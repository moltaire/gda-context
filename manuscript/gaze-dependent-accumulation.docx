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1CD7F0D1" w:rsidR="00B76BF1" w:rsidRPr="00E53719" w:rsidRDefault="00C418A2">
      <w:pPr>
        <w:pStyle w:val="BodyText"/>
        <w:ind w:firstLine="0"/>
        <w:rPr>
          <w:lang w:val="en-GB"/>
        </w:rPr>
      </w:pPr>
      <w:r w:rsidRPr="00E53719">
        <w:rPr>
          <w:lang w:val="en-GB"/>
        </w:rPr>
        <w:t xml:space="preserve">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w:t>
      </w:r>
      <w:del w:id="0" w:author="Felix Molter" w:date="2021-01-21T16:18:00Z">
        <w:r w:rsidRPr="00E53719" w:rsidDel="00F5208B">
          <w:rPr>
            <w:lang w:val="en-GB"/>
          </w:rPr>
          <w:delText xml:space="preserve">context </w:delText>
        </w:r>
      </w:del>
      <w:ins w:id="1" w:author="Felix Molter" w:date="2021-01-21T16:18:00Z">
        <w:r w:rsidR="00F5208B">
          <w:rPr>
            <w:lang w:val="en-GB"/>
          </w:rPr>
          <w:t>attraction</w:t>
        </w:r>
        <w:r w:rsidR="00F5208B" w:rsidRPr="00E53719">
          <w:rPr>
            <w:lang w:val="en-GB"/>
          </w:rPr>
          <w:t xml:space="preserve"> </w:t>
        </w:r>
      </w:ins>
      <w:r w:rsidRPr="00E53719">
        <w:rPr>
          <w:lang w:val="en-GB"/>
        </w:rPr>
        <w:t>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5DF1EC20"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2"/>
      <w:commentRangeStart w:id="3"/>
      <w:r w:rsidRPr="00E53719">
        <w:rPr>
          <w:lang w:val="en-GB"/>
        </w:rPr>
        <w:t>explain</w:t>
      </w:r>
      <w:commentRangeEnd w:id="2"/>
      <w:r w:rsidRPr="00E53719">
        <w:rPr>
          <w:lang w:val="en-GB"/>
        </w:rPr>
        <w:commentReference w:id="2"/>
      </w:r>
      <w:commentRangeEnd w:id="3"/>
      <w:r w:rsidR="00F82B2B" w:rsidRPr="00E53719">
        <w:rPr>
          <w:rStyle w:val="CommentReference"/>
          <w:lang w:val="en-GB"/>
        </w:rPr>
        <w:commentReference w:id="3"/>
      </w:r>
      <w:r w:rsidRPr="00E53719">
        <w:rPr>
          <w:lang w:val="en-GB"/>
        </w:rPr>
        <w:t xml:space="preserve"> risky choice in the presence of context effects. We </w:t>
      </w:r>
      <w:del w:id="4" w:author="Felix Molter" w:date="2020-12-16T18:19:00Z">
        <w:r w:rsidRPr="00E53719">
          <w:rPr>
            <w:lang w:val="en-GB"/>
          </w:rPr>
          <w:delText xml:space="preserve">hypothesize that we can </w:delText>
        </w:r>
      </w:del>
      <w:commentRangeStart w:id="5"/>
      <w:r w:rsidRPr="00E53719">
        <w:rPr>
          <w:lang w:val="en-GB"/>
        </w:rPr>
        <w:t>replicate the attraction and compromise</w:t>
      </w:r>
      <w:commentRangeEnd w:id="5"/>
      <w:r w:rsidRPr="00E53719">
        <w:rPr>
          <w:lang w:val="en-GB"/>
        </w:rPr>
        <w:commentReference w:id="5"/>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6" w:name="introduction"/>
      <w:bookmarkEnd w:id="6"/>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7"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7"/>
    </w:p>
    <w:p w14:paraId="63125AFC" w14:textId="0082583B"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w:t>
      </w:r>
      <w:r w:rsidR="00D36F34" w:rsidRPr="00E53719">
        <w:rPr>
          <w:lang w:val="en-GB"/>
        </w:rPr>
        <w:t>centre</w:t>
      </w:r>
      <w:r w:rsidRPr="00E53719">
        <w:rPr>
          <w:lang w:val="en-GB"/>
        </w:rPr>
        <w:t xml:space="preserve">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5C572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5C572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5C572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5C5727">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8" w:name="tab%252525253Atab1-cfs"/>
            <w:bookmarkEnd w:id="8"/>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9" w:name="fig%252525253Afig2-cfs1"/>
      <w:bookmarkEnd w:id="9"/>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10"/>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10"/>
      <w:r w:rsidRPr="00E53719">
        <w:rPr>
          <w:lang w:val="en-GB"/>
        </w:rPr>
        <w:commentReference w:id="10"/>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634C4C30" w:rsidR="00B76BF1" w:rsidRDefault="00C418A2" w:rsidP="00173A3B">
      <w:pPr>
        <w:pStyle w:val="Heading2"/>
        <w:rPr>
          <w:lang w:val="en-GB"/>
        </w:rPr>
      </w:pPr>
      <w:r w:rsidRPr="00E53719">
        <w:rPr>
          <w:lang w:val="en-GB"/>
        </w:rPr>
        <w:lastRenderedPageBreak/>
        <w:t>Behavioural mode</w:t>
      </w:r>
      <w:r w:rsidR="005B587E">
        <w:rPr>
          <w:lang w:val="en-GB"/>
        </w:rPr>
        <w:t>l</w:t>
      </w:r>
      <w:r w:rsidRPr="00E53719">
        <w:rPr>
          <w:lang w:val="en-GB"/>
        </w:rPr>
        <w:t>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11" w:name="fig%252525253Afig3-modelcomparison"/>
      <w:del w:id="12"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11"/>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52C41F4D" w:rsidR="00B76BF1" w:rsidRPr="00E53719" w:rsidRDefault="00C418A2" w:rsidP="009140E0">
      <w:pPr>
        <w:pStyle w:val="ImageCaption"/>
        <w:spacing w:line="276" w:lineRule="auto"/>
        <w:rPr>
          <w:lang w:val="en-GB"/>
        </w:rPr>
      </w:pPr>
      <w:r w:rsidRPr="00E53719">
        <w:rPr>
          <w:b/>
          <w:lang w:val="en-GB"/>
        </w:rPr>
        <w:t xml:space="preserve">Figure 3. Model comparison </w:t>
      </w:r>
      <w:ins w:id="13" w:author="Felix Molter" w:date="2021-01-16T13:57:00Z">
        <w:r w:rsidR="00542F2C" w:rsidRPr="00E53719">
          <w:rPr>
            <w:b/>
            <w:lang w:val="en-GB"/>
          </w:rPr>
          <w:t xml:space="preserve">and </w:t>
        </w:r>
      </w:ins>
      <w:del w:id="14" w:author="Felix Molter" w:date="2021-01-15T19:40:00Z">
        <w:r w:rsidRPr="00E53719" w:rsidDel="00D50B5F">
          <w:rPr>
            <w:b/>
            <w:lang w:val="en-GB"/>
          </w:rPr>
          <w:delText>and context-effects predicted from best-fitting model</w:delText>
        </w:r>
      </w:del>
      <w:ins w:id="15"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6" w:author="Felix Molter" w:date="2021-01-15T19:40:00Z">
        <w:r w:rsidR="009140E0" w:rsidRPr="00E53719">
          <w:rPr>
            <w:b/>
            <w:lang w:val="en-GB"/>
          </w:rPr>
          <w:t>(</w:t>
        </w:r>
      </w:ins>
      <w:r w:rsidR="009140E0">
        <w:rPr>
          <w:b/>
          <w:lang w:val="en-GB"/>
        </w:rPr>
        <w:t>c</w:t>
      </w:r>
      <w:ins w:id="17" w:author="Felix Molter" w:date="2021-01-15T19:40:00Z">
        <w:r w:rsidR="009140E0" w:rsidRPr="00E53719">
          <w:rPr>
            <w:b/>
            <w:lang w:val="en-GB"/>
          </w:rPr>
          <w:t>-</w:t>
        </w:r>
      </w:ins>
      <w:r w:rsidR="009140E0">
        <w:rPr>
          <w:b/>
          <w:lang w:val="en-GB"/>
        </w:rPr>
        <w:t>h</w:t>
      </w:r>
      <w:ins w:id="18" w:author="Felix Molter" w:date="2021-01-15T19:40:00Z">
        <w:r w:rsidR="009140E0" w:rsidRPr="00E53719">
          <w:rPr>
            <w:b/>
            <w:lang w:val="en-GB"/>
          </w:rPr>
          <w:t>)</w:t>
        </w:r>
      </w:ins>
      <w:r w:rsidR="009140E0" w:rsidRPr="00E53719">
        <w:rPr>
          <w:lang w:val="en-GB"/>
        </w:rPr>
        <w:t xml:space="preserve"> </w:t>
      </w:r>
      <w:ins w:id="19"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20" w:author="Felix Molter" w:date="2021-01-15T19:45:00Z">
        <w:r w:rsidR="009140E0" w:rsidRPr="00E53719">
          <w:rPr>
            <w:b/>
            <w:lang w:val="en-GB"/>
          </w:rPr>
          <w:t xml:space="preserve">, </w:t>
        </w:r>
      </w:ins>
      <w:r w:rsidR="00486C45">
        <w:rPr>
          <w:b/>
          <w:lang w:val="en-GB"/>
        </w:rPr>
        <w:t>d</w:t>
      </w:r>
      <w:ins w:id="21"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2" w:author="Felix Molter" w:date="2021-01-15T19:45:00Z">
        <w:r w:rsidR="009140E0" w:rsidRPr="00E53719">
          <w:rPr>
            <w:b/>
            <w:lang w:val="en-GB"/>
          </w:rPr>
          <w:t>,</w:t>
        </w:r>
      </w:ins>
      <w:r w:rsidR="00486C45">
        <w:rPr>
          <w:b/>
          <w:lang w:val="en-GB"/>
        </w:rPr>
        <w:t xml:space="preserve"> f</w:t>
      </w:r>
      <w:ins w:id="23"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4"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5"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6"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7" w:author="Felix Molter" w:date="2021-01-15T19:46:00Z">
        <w:r w:rsidR="009140E0" w:rsidRPr="00E53719">
          <w:rPr>
            <w:lang w:val="en-GB"/>
          </w:rPr>
          <w:t>was</w:t>
        </w:r>
      </w:ins>
      <w:ins w:id="28" w:author="Felix Molter" w:date="2021-01-15T19:45:00Z">
        <w:r w:rsidR="009140E0" w:rsidRPr="00E53719">
          <w:rPr>
            <w:lang w:val="en-GB"/>
          </w:rPr>
          <w:t xml:space="preserve"> computed as relative dwell time towards an </w:t>
        </w:r>
      </w:ins>
      <w:ins w:id="29" w:author="Felix Molter" w:date="2021-01-21T16:03:00Z">
        <w:r w:rsidR="0016269E">
          <w:rPr>
            <w:lang w:val="en-GB"/>
          </w:rPr>
          <w:t>alternative</w:t>
        </w:r>
      </w:ins>
      <w:ins w:id="30" w:author="Felix Molter" w:date="2021-01-15T19:45:00Z">
        <w:r w:rsidR="009140E0" w:rsidRPr="00E53719">
          <w:rPr>
            <w:lang w:val="en-GB"/>
          </w:rPr>
          <w:t xml:space="preserve"> minus the mean relative dwell time to all other </w:t>
        </w:r>
      </w:ins>
      <w:ins w:id="31" w:author="Felix Molter" w:date="2021-01-21T16:03:00Z">
        <w:r w:rsidR="0016269E">
          <w:rPr>
            <w:lang w:val="en-GB"/>
          </w:rPr>
          <w:t>alternatives</w:t>
        </w:r>
      </w:ins>
      <w:ins w:id="32" w:author="Felix Molter" w:date="2021-01-15T19:45:00Z">
        <w:r w:rsidR="009140E0" w:rsidRPr="00E53719">
          <w:rPr>
            <w:lang w:val="en-GB"/>
          </w:rPr>
          <w:t xml:space="preserve">. White bars </w:t>
        </w:r>
      </w:ins>
      <w:ins w:id="33" w:author="Felix Molter" w:date="2021-01-15T19:46:00Z">
        <w:r w:rsidR="009140E0" w:rsidRPr="00E53719">
          <w:rPr>
            <w:lang w:val="en-GB"/>
          </w:rPr>
          <w:t xml:space="preserve">and error bars </w:t>
        </w:r>
      </w:ins>
      <w:ins w:id="34" w:author="Felix Molter" w:date="2021-01-15T19:45:00Z">
        <w:r w:rsidR="009140E0" w:rsidRPr="00E53719">
          <w:rPr>
            <w:lang w:val="en-GB"/>
          </w:rPr>
          <w:t xml:space="preserve">show </w:t>
        </w:r>
      </w:ins>
      <w:ins w:id="35" w:author="Felix Molter" w:date="2021-01-15T19:46:00Z">
        <w:r w:rsidR="009140E0" w:rsidRPr="00E53719">
          <w:rPr>
            <w:lang w:val="en-GB"/>
          </w:rPr>
          <w:t xml:space="preserve">mean ± s.e. </w:t>
        </w:r>
      </w:ins>
      <w:ins w:id="36" w:author="Felix Molter" w:date="2021-01-15T19:45:00Z">
        <w:r w:rsidR="009140E0" w:rsidRPr="00E53719">
          <w:rPr>
            <w:lang w:val="en-GB"/>
          </w:rPr>
          <w:t>observed data from even-numbered trials. Model predictions</w:t>
        </w:r>
      </w:ins>
      <w:ins w:id="37" w:author="Felix Molter" w:date="2021-01-16T13:57:00Z">
        <w:r w:rsidR="009140E0" w:rsidRPr="00E53719">
          <w:rPr>
            <w:lang w:val="en-GB"/>
          </w:rPr>
          <w:t xml:space="preserve"> (coloured lines)</w:t>
        </w:r>
      </w:ins>
      <w:ins w:id="38" w:author="Felix Molter" w:date="2021-01-15T19:45:00Z">
        <w:r w:rsidR="009140E0" w:rsidRPr="00E53719">
          <w:rPr>
            <w:lang w:val="en-GB"/>
          </w:rPr>
          <w:t xml:space="preserve"> are based on 50 simulations of each odd-numbered trial.</w:t>
        </w:r>
      </w:ins>
      <w:r w:rsidR="009140E0">
        <w:rPr>
          <w:lang w:val="en-GB"/>
        </w:rPr>
        <w:t xml:space="preserve"> </w:t>
      </w:r>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9"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2465CAD8" w:rsidR="00B76BF1" w:rsidRPr="00E53719" w:rsidRDefault="005C572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ins w:id="40" w:author="Felix Molter" w:date="2021-01-20T15:25:00Z">
                        <m:rPr>
                          <m:nor/>
                        </m:rPr>
                        <w:rPr>
                          <w:rFonts w:ascii="Cambria Math" w:hAnsi="Cambria Math"/>
                          <w:lang w:val="en-GB"/>
                        </w:rPr>
                        <m:t xml:space="preserve"> </m:t>
                      </w:ins>
                    </m:r>
                    <m:r>
                      <w:rPr>
                        <w:rFonts w:ascii="Cambria Math" w:hAnsi="Cambria Math"/>
                        <w:lang w:val="en-GB"/>
                      </w:rPr>
                      <m:t>i</m:t>
                    </m:r>
                    <m:r>
                      <w:ins w:id="41" w:author="Felix Molter" w:date="2021-01-20T15:25:00Z">
                        <w:rPr>
                          <w:rFonts w:ascii="Cambria Math" w:hAnsi="Cambria Math"/>
                          <w:lang w:val="en-GB"/>
                        </w:rPr>
                        <m:t xml:space="preserve"> </m:t>
                      </w:ins>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16DE6851"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ins w:id="42" w:author="Felix Molter" w:date="2021-01-21T16:22:00Z">
        <w:r w:rsidR="00742D34">
          <w:rPr>
            <w:rFonts w:eastAsiaTheme="minorEastAsia"/>
            <w:lang w:val="en-GB"/>
          </w:rPr>
          <w:t xml:space="preserve"> (see Supplementary Figure 4 for </w:t>
        </w:r>
        <w:r w:rsidR="00742D34">
          <w:rPr>
            <w:lang w:val="en-GB"/>
          </w:rPr>
          <w:t>d</w:t>
        </w:r>
        <w:r w:rsidR="00742D34">
          <w:rPr>
            <w:lang w:val="en-GB"/>
          </w:rPr>
          <w:t>istributions of model-predicted choice probabilities</w:t>
        </w:r>
        <w:r w:rsidR="00742D34">
          <w:rPr>
            <w:lang w:val="en-GB"/>
          </w:rPr>
          <w:t>)</w:t>
        </w:r>
      </w:ins>
      <w:r w:rsidRPr="00E53719">
        <w:rPr>
          <w:rFonts w:eastAsiaTheme="minorEastAsia"/>
          <w:lang w:val="en-GB"/>
        </w:rPr>
        <w:t>. Note, that target and competitor options</w:t>
      </w:r>
      <w:r w:rsidR="00AC3159">
        <w:rPr>
          <w:rFonts w:eastAsiaTheme="minorEastAsia"/>
          <w:lang w:val="en-GB"/>
        </w:rPr>
        <w:t xml:space="preserve"> (and decoys in compromise trials)</w:t>
      </w:r>
      <w:r w:rsidRPr="00E53719">
        <w:rPr>
          <w:rFonts w:eastAsiaTheme="minorEastAsia"/>
          <w:lang w:val="en-GB"/>
        </w:rPr>
        <w:t xml:space="preserve">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700A334A"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controlling the degree to which alternative’s values are attenuated while not fixated, indicate that participants exhibited a moderate gaze</w:t>
      </w:r>
      <w:ins w:id="43" w:author="Felix Molter" w:date="2021-01-20T14:48:00Z">
        <w:r w:rsidR="005C1265">
          <w:rPr>
            <w:lang w:val="en-GB"/>
          </w:rPr>
          <w:t>-</w:t>
        </w:r>
      </w:ins>
      <w:r w:rsidRPr="00E53719">
        <w:rPr>
          <w:lang w:val="en-GB"/>
        </w:rPr>
        <w:t xml:space="preserve">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w:t>
      </w:r>
      <w:r w:rsidRPr="00E53719">
        <w:rPr>
          <w:lang w:val="en-GB"/>
        </w:rPr>
        <w:lastRenderedPageBreak/>
        <w:t>0.2. In principle, the model could produce a choice bias towards the alternative fixated last, by 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339D5A5C" w:rsidR="00B76BF1" w:rsidRDefault="00C418A2">
      <w:pPr>
        <w:pStyle w:val="BodyText"/>
        <w:rPr>
          <w:ins w:id="44" w:author="Felix Molter" w:date="2021-01-21T10:49:00Z"/>
          <w:lang w:val="en-GB"/>
        </w:rPr>
      </w:pPr>
      <w:commentRangeStart w:id="45"/>
      <w:commentRangeStart w:id="46"/>
      <w:r w:rsidRPr="00E53719">
        <w:rPr>
          <w:lang w:val="en-GB"/>
        </w:rPr>
        <w:t>Given</w:t>
      </w:r>
      <w:commentRangeEnd w:id="45"/>
      <w:r w:rsidRPr="00E53719">
        <w:rPr>
          <w:lang w:val="en-GB"/>
        </w:rPr>
        <w:commentReference w:id="45"/>
      </w:r>
      <w:commentRangeEnd w:id="46"/>
      <w:r w:rsidR="00DD564F" w:rsidRPr="00E53719">
        <w:rPr>
          <w:rStyle w:val="CommentReference"/>
          <w:lang w:val="en-GB"/>
        </w:rPr>
        <w:commentReference w:id="46"/>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ins w:id="47" w:author="Felix Molter" w:date="2021-01-20T15:46:00Z">
        <w:r w:rsidR="009F7069">
          <w:rPr>
            <w:rStyle w:val="Hyperlink"/>
            <w:rFonts w:eastAsia="Cambria"/>
            <w:lang w:val="en-GB"/>
          </w:rPr>
          <w:fldChar w:fldCharType="begin"/>
        </w:r>
        <w:r w:rsidR="009F7069">
          <w:rPr>
            <w:rStyle w:val="Hyperlink"/>
            <w:rFonts w:eastAsia="Cambria"/>
            <w:lang w:val="en-GB"/>
          </w:rPr>
          <w:instrText xml:space="preserve"> HYPERLINK \l "fig:dbic-rst" \h </w:instrText>
        </w:r>
        <w:r w:rsidR="009F7069">
          <w:rPr>
            <w:rStyle w:val="Hyperlink"/>
            <w:rFonts w:eastAsia="Cambria"/>
            <w:lang w:val="en-GB"/>
          </w:rPr>
          <w:fldChar w:fldCharType="separate"/>
        </w:r>
        <w:r w:rsidR="009F7069">
          <w:rPr>
            <w:rStyle w:val="Hyperlink"/>
            <w:rFonts w:eastAsia="Cambria"/>
            <w:lang w:val="en-GB"/>
          </w:rPr>
          <w:t>5</w:t>
        </w:r>
        <w:r w:rsidR="009F7069">
          <w:rPr>
            <w:rStyle w:val="Hyperlink"/>
            <w:rFonts w:eastAsia="Cambria"/>
            <w:lang w:val="en-GB"/>
          </w:rPr>
          <w:fldChar w:fldCharType="end"/>
        </w:r>
      </w:ins>
      <w:r w:rsidRPr="00E53719">
        <w:rPr>
          <w:lang w:val="en-GB"/>
        </w:rPr>
        <w:t>), so that the relative superiority of GLA over MDFT decreased for participants with strong attraction effects. This suggests that some features of MDFT might help predict choice above GLA’s gaze-discount mechanism.</w:t>
      </w:r>
    </w:p>
    <w:p w14:paraId="726AAD22" w14:textId="7C4C64AD" w:rsidR="00EB6310" w:rsidRDefault="00103EFE" w:rsidP="00EB6310">
      <w:pPr>
        <w:pStyle w:val="BodyText"/>
        <w:rPr>
          <w:ins w:id="48" w:author="Felix Molter" w:date="2021-01-21T11:23:00Z"/>
          <w:lang w:val="en-GB"/>
        </w:rPr>
      </w:pPr>
      <w:ins w:id="49" w:author="Felix Molter" w:date="2021-01-21T10:53:00Z">
        <w:r>
          <w:rPr>
            <w:lang w:val="en-GB"/>
          </w:rPr>
          <w:t xml:space="preserve">As an additional indicator of model fit, we tested if the models could </w:t>
        </w:r>
      </w:ins>
      <w:ins w:id="50" w:author="Felix Molter" w:date="2021-01-21T10:57:00Z">
        <w:r>
          <w:rPr>
            <w:lang w:val="en-GB"/>
          </w:rPr>
          <w:t xml:space="preserve">quantitatively </w:t>
        </w:r>
      </w:ins>
      <w:ins w:id="51" w:author="Felix Molter" w:date="2021-01-21T10:53:00Z">
        <w:r>
          <w:rPr>
            <w:lang w:val="en-GB"/>
          </w:rPr>
          <w:t>reproduce the</w:t>
        </w:r>
      </w:ins>
      <w:ins w:id="52" w:author="Felix Molter" w:date="2021-01-21T10:57:00Z">
        <w:r>
          <w:rPr>
            <w:lang w:val="en-GB"/>
          </w:rPr>
          <w:t xml:space="preserve"> observed</w:t>
        </w:r>
      </w:ins>
      <w:ins w:id="53" w:author="Felix Molter" w:date="2021-01-21T10:53:00Z">
        <w:r>
          <w:rPr>
            <w:lang w:val="en-GB"/>
          </w:rPr>
          <w:t xml:space="preserve"> positive association of gaze and choice</w:t>
        </w:r>
      </w:ins>
      <w:ins w:id="54" w:author="Felix Molter" w:date="2021-01-21T10:57:00Z">
        <w:r>
          <w:rPr>
            <w:lang w:val="en-GB"/>
          </w:rPr>
          <w:t xml:space="preserve"> (</w:t>
        </w:r>
      </w:ins>
      <w:ins w:id="55" w:author="Felix Molter" w:date="2021-01-21T10:58:00Z">
        <w:r w:rsidR="007859CB">
          <w:rPr>
            <w:lang w:val="en-GB"/>
          </w:rPr>
          <w:t>Supplemental Figure 1d, j)</w:t>
        </w:r>
      </w:ins>
      <w:ins w:id="56" w:author="Felix Molter" w:date="2021-01-21T10:53:00Z">
        <w:r>
          <w:rPr>
            <w:lang w:val="en-GB"/>
          </w:rPr>
          <w:t>. Specifically</w:t>
        </w:r>
      </w:ins>
      <w:ins w:id="57" w:author="Felix Molter" w:date="2021-01-21T10:54:00Z">
        <w:r>
          <w:rPr>
            <w:lang w:val="en-GB"/>
          </w:rPr>
          <w:t>, following previous work (Krajbich et al., 2010; Krajbich &amp; Rangel, 2011)</w:t>
        </w:r>
      </w:ins>
      <w:ins w:id="58" w:author="Felix Molter" w:date="2021-01-21T10:53:00Z">
        <w:r>
          <w:rPr>
            <w:lang w:val="en-GB"/>
          </w:rPr>
          <w:t xml:space="preserve">, we inspected the </w:t>
        </w:r>
      </w:ins>
      <w:ins w:id="59" w:author="Felix Molter" w:date="2021-01-21T10:54:00Z">
        <w:r>
          <w:rPr>
            <w:lang w:val="en-GB"/>
          </w:rPr>
          <w:t>model-predicted probability of choosing an alternative as a function of its relative dwell advantage</w:t>
        </w:r>
      </w:ins>
      <w:ins w:id="60" w:author="Felix Molter" w:date="2021-01-21T10:55:00Z">
        <w:r>
          <w:rPr>
            <w:lang w:val="en-GB"/>
          </w:rPr>
          <w:t xml:space="preserve">. This measure </w:t>
        </w:r>
      </w:ins>
      <w:ins w:id="61" w:author="Felix Molter" w:date="2021-01-21T10:56:00Z">
        <w:r>
          <w:rPr>
            <w:lang w:val="en-GB"/>
          </w:rPr>
          <w:t xml:space="preserve">is computed as the difference in relative dwell </w:t>
        </w:r>
      </w:ins>
      <w:ins w:id="62" w:author="Felix Molter" w:date="2021-01-21T16:32:00Z">
        <w:r w:rsidR="00A5421D">
          <w:rPr>
            <w:lang w:val="en-GB"/>
          </w:rPr>
          <w:t xml:space="preserve">time </w:t>
        </w:r>
      </w:ins>
      <w:ins w:id="63" w:author="Felix Molter" w:date="2021-01-21T10:56:00Z">
        <w:r>
          <w:rPr>
            <w:lang w:val="en-GB"/>
          </w:rPr>
          <w:t xml:space="preserve">towards an alternative minus the mean relative dwell </w:t>
        </w:r>
      </w:ins>
      <w:ins w:id="64" w:author="Felix Molter" w:date="2021-01-21T16:32:00Z">
        <w:r w:rsidR="00A5421D">
          <w:rPr>
            <w:lang w:val="en-GB"/>
          </w:rPr>
          <w:t xml:space="preserve">time </w:t>
        </w:r>
      </w:ins>
      <w:ins w:id="65" w:author="Felix Molter" w:date="2021-01-21T10:56:00Z">
        <w:r>
          <w:rPr>
            <w:lang w:val="en-GB"/>
          </w:rPr>
          <w:t>to other alternatives.</w:t>
        </w:r>
      </w:ins>
      <w:ins w:id="66" w:author="Felix Molter" w:date="2021-01-21T10:59:00Z">
        <w:r w:rsidR="007859CB">
          <w:rPr>
            <w:lang w:val="en-GB"/>
          </w:rPr>
          <w:t xml:space="preserve"> The probability of choosing an alternative generally increased with its relative dwell </w:t>
        </w:r>
      </w:ins>
      <w:ins w:id="67" w:author="Felix Molter" w:date="2021-01-21T16:32:00Z">
        <w:r w:rsidR="00A5421D">
          <w:rPr>
            <w:lang w:val="en-GB"/>
          </w:rPr>
          <w:t xml:space="preserve">time </w:t>
        </w:r>
      </w:ins>
      <w:ins w:id="68" w:author="Felix Molter" w:date="2021-01-21T10:59:00Z">
        <w:r w:rsidR="007859CB">
          <w:rPr>
            <w:lang w:val="en-GB"/>
          </w:rPr>
          <w:t>advantage</w:t>
        </w:r>
      </w:ins>
      <w:ins w:id="69" w:author="Felix Molter" w:date="2021-01-21T11:01:00Z">
        <w:r w:rsidR="007859CB">
          <w:rPr>
            <w:lang w:val="en-GB"/>
          </w:rPr>
          <w:t xml:space="preserve"> (Figure 3c-h)</w:t>
        </w:r>
      </w:ins>
      <w:ins w:id="70" w:author="Felix Molter" w:date="2021-01-21T10:59:00Z">
        <w:r w:rsidR="007859CB">
          <w:rPr>
            <w:lang w:val="en-GB"/>
          </w:rPr>
          <w:t>, except for dominated decoys in attraction trials</w:t>
        </w:r>
      </w:ins>
      <w:ins w:id="71" w:author="Felix Molter" w:date="2021-01-21T11:00:00Z">
        <w:r w:rsidR="007859CB">
          <w:rPr>
            <w:lang w:val="en-GB"/>
          </w:rPr>
          <w:t>, which were not chosen even if looked at longer than other alternatives</w:t>
        </w:r>
      </w:ins>
      <w:ins w:id="72" w:author="Felix Molter" w:date="2021-01-21T11:01:00Z">
        <w:r w:rsidR="007859CB">
          <w:rPr>
            <w:lang w:val="en-GB"/>
          </w:rPr>
          <w:t xml:space="preserve"> (Figure 3g)</w:t>
        </w:r>
      </w:ins>
      <w:ins w:id="73" w:author="Felix Molter" w:date="2021-01-21T10:59:00Z">
        <w:r w:rsidR="007859CB">
          <w:rPr>
            <w:lang w:val="en-GB"/>
          </w:rPr>
          <w:t>.</w:t>
        </w:r>
      </w:ins>
    </w:p>
    <w:p w14:paraId="302E9A1E" w14:textId="18B04FA3" w:rsidR="008B3F9A" w:rsidRDefault="007859CB" w:rsidP="00EB6310">
      <w:pPr>
        <w:pStyle w:val="BodyText"/>
        <w:rPr>
          <w:ins w:id="74" w:author="Felix Molter" w:date="2021-01-21T11:32:00Z"/>
          <w:rFonts w:eastAsiaTheme="minorEastAsia"/>
          <w:lang w:val="en-GB"/>
        </w:rPr>
      </w:pPr>
      <w:ins w:id="75" w:author="Felix Molter" w:date="2021-01-21T11:01:00Z">
        <w:r>
          <w:rPr>
            <w:lang w:val="en-GB"/>
          </w:rPr>
          <w:t xml:space="preserve">All gaze-dependent models were able to capture this </w:t>
        </w:r>
      </w:ins>
      <w:ins w:id="76" w:author="Felix Molter" w:date="2021-01-21T11:21:00Z">
        <w:r w:rsidR="005113F2">
          <w:rPr>
            <w:lang w:val="en-GB"/>
          </w:rPr>
          <w:t xml:space="preserve">positive </w:t>
        </w:r>
      </w:ins>
      <w:ins w:id="77" w:author="Felix Molter" w:date="2021-01-21T11:01:00Z">
        <w:r>
          <w:rPr>
            <w:lang w:val="en-GB"/>
          </w:rPr>
          <w:t>association.</w:t>
        </w:r>
        <w:r w:rsidRPr="00E53719">
          <w:rPr>
            <w:lang w:val="en-GB"/>
          </w:rPr>
          <w:t xml:space="preserve"> </w:t>
        </w:r>
      </w:ins>
      <w:ins w:id="78" w:author="Felix Molter" w:date="2021-01-21T11:23:00Z">
        <w:r w:rsidR="00EB6310" w:rsidRPr="00E53719">
          <w:rPr>
            <w:lang w:val="en-GB"/>
          </w:rPr>
          <w:t>Note</w:t>
        </w:r>
        <w:r w:rsidR="00EB6310">
          <w:rPr>
            <w:lang w:val="en-GB"/>
          </w:rPr>
          <w:t>, however,</w:t>
        </w:r>
        <w:r w:rsidR="00EB6310" w:rsidRPr="00E53719">
          <w:rPr>
            <w:lang w:val="en-GB"/>
          </w:rPr>
          <w:t xml:space="preserve"> that </w:t>
        </w:r>
      </w:ins>
      <w:ins w:id="79" w:author="Felix Molter" w:date="2021-01-21T11:24:00Z">
        <w:r w:rsidR="00EB6310">
          <w:rPr>
            <w:lang w:val="en-GB"/>
          </w:rPr>
          <w:t xml:space="preserve">they also </w:t>
        </w:r>
      </w:ins>
      <w:ins w:id="80" w:author="Felix Molter" w:date="2021-01-21T11:23:00Z">
        <w:r w:rsidR="00EB6310" w:rsidRPr="00E53719">
          <w:rPr>
            <w:lang w:val="en-GB"/>
          </w:rPr>
          <w:t>predict</w:t>
        </w:r>
      </w:ins>
      <w:ins w:id="81" w:author="Felix Molter" w:date="2021-01-21T15:03:00Z">
        <w:r w:rsidR="006D742F">
          <w:rPr>
            <w:lang w:val="en-GB"/>
          </w:rPr>
          <w:t>ed</w:t>
        </w:r>
      </w:ins>
      <w:ins w:id="82" w:author="Felix Molter" w:date="2021-01-21T11:23:00Z">
        <w:r w:rsidR="00EB6310" w:rsidRPr="00E53719">
          <w:rPr>
            <w:lang w:val="en-GB"/>
          </w:rPr>
          <w:t xml:space="preserve"> choices of dominated decoy</w:t>
        </w:r>
      </w:ins>
      <w:ins w:id="83" w:author="Felix Molter" w:date="2021-01-21T11:27:00Z">
        <w:r w:rsidR="00EB6310">
          <w:rPr>
            <w:lang w:val="en-GB"/>
          </w:rPr>
          <w:t>s</w:t>
        </w:r>
      </w:ins>
      <w:ins w:id="84" w:author="Felix Molter" w:date="2021-01-21T11:23:00Z">
        <w:r w:rsidR="00EB6310" w:rsidRPr="00E53719">
          <w:rPr>
            <w:lang w:val="en-GB"/>
          </w:rPr>
          <w:t xml:space="preserve"> in attraction trials, if decoy</w:t>
        </w:r>
      </w:ins>
      <w:ins w:id="85" w:author="Felix Molter" w:date="2021-01-21T11:27:00Z">
        <w:r w:rsidR="00EB6310">
          <w:rPr>
            <w:lang w:val="en-GB"/>
          </w:rPr>
          <w:t>s</w:t>
        </w:r>
      </w:ins>
      <w:ins w:id="86" w:author="Felix Molter" w:date="2021-01-21T11:23:00Z">
        <w:r w:rsidR="00EB6310">
          <w:rPr>
            <w:lang w:val="en-GB"/>
          </w:rPr>
          <w:t xml:space="preserve"> ha</w:t>
        </w:r>
      </w:ins>
      <w:ins w:id="87" w:author="Felix Molter" w:date="2021-01-21T15:03:00Z">
        <w:r w:rsidR="006D742F">
          <w:rPr>
            <w:lang w:val="en-GB"/>
          </w:rPr>
          <w:t>d</w:t>
        </w:r>
      </w:ins>
      <w:ins w:id="88" w:author="Felix Molter" w:date="2021-01-21T11:23:00Z">
        <w:r w:rsidR="00EB6310" w:rsidRPr="00E53719">
          <w:rPr>
            <w:lang w:val="en-GB"/>
          </w:rPr>
          <w:t xml:space="preserve"> </w:t>
        </w:r>
      </w:ins>
      <w:ins w:id="89" w:author="Felix Molter" w:date="2021-01-21T11:27:00Z">
        <w:r w:rsidR="00EB6310">
          <w:rPr>
            <w:lang w:val="en-GB"/>
          </w:rPr>
          <w:t xml:space="preserve">a </w:t>
        </w:r>
      </w:ins>
      <w:ins w:id="90" w:author="Felix Molter" w:date="2021-01-21T11:23:00Z">
        <w:r w:rsidR="00EB6310" w:rsidRPr="00E53719">
          <w:rPr>
            <w:lang w:val="en-GB"/>
          </w:rPr>
          <w:t xml:space="preserve">large </w:t>
        </w:r>
        <w:r w:rsidR="00EB6310" w:rsidRPr="00E53719">
          <w:rPr>
            <w:lang w:val="en-GB"/>
          </w:rPr>
          <w:lastRenderedPageBreak/>
          <w:t xml:space="preserve">dwell </w:t>
        </w:r>
      </w:ins>
      <w:ins w:id="91" w:author="Felix Molter" w:date="2021-01-21T16:33:00Z">
        <w:r w:rsidR="004C3045">
          <w:rPr>
            <w:lang w:val="en-GB"/>
          </w:rPr>
          <w:t xml:space="preserve">time </w:t>
        </w:r>
      </w:ins>
      <w:ins w:id="92" w:author="Felix Molter" w:date="2021-01-21T11:23:00Z">
        <w:r w:rsidR="00EB6310" w:rsidRPr="00E53719">
          <w:rPr>
            <w:lang w:val="en-GB"/>
          </w:rPr>
          <w:t>advantage</w:t>
        </w:r>
      </w:ins>
      <w:ins w:id="93" w:author="Felix Molter" w:date="2021-01-21T11:24:00Z">
        <w:r w:rsidR="00EB6310">
          <w:rPr>
            <w:lang w:val="en-GB"/>
          </w:rPr>
          <w:t xml:space="preserve"> (Figure 3g). </w:t>
        </w:r>
      </w:ins>
      <w:ins w:id="94" w:author="Felix Molter" w:date="2021-01-21T11:29:00Z">
        <w:r w:rsidR="00EB6310">
          <w:rPr>
            <w:lang w:val="en-GB"/>
          </w:rPr>
          <w:t>In this case</w:t>
        </w:r>
      </w:ins>
      <w:ins w:id="95" w:author="Felix Molter" w:date="2021-01-21T11:25:00Z">
        <w:r w:rsidR="00EB6310">
          <w:rPr>
            <w:lang w:val="en-GB"/>
          </w:rPr>
          <w:t>, GLA</w:t>
        </w:r>
      </w:ins>
      <w:ins w:id="96" w:author="Felix Molter" w:date="2021-01-21T11:31:00Z">
        <w:r w:rsidR="00EB6310">
          <w:rPr>
            <w:lang w:val="en-GB"/>
          </w:rPr>
          <w:t xml:space="preserve"> </w:t>
        </w:r>
      </w:ins>
      <w:ins w:id="97" w:author="Felix Molter" w:date="2021-01-21T11:32:00Z">
        <w:r w:rsidR="00CF095C">
          <w:rPr>
            <w:lang w:val="en-GB"/>
          </w:rPr>
          <w:t>perform</w:t>
        </w:r>
      </w:ins>
      <w:ins w:id="98" w:author="Felix Molter" w:date="2021-01-21T15:03:00Z">
        <w:r w:rsidR="00CF095C">
          <w:rPr>
            <w:lang w:val="en-GB"/>
          </w:rPr>
          <w:t>ed</w:t>
        </w:r>
      </w:ins>
      <w:ins w:id="99" w:author="Felix Molter" w:date="2021-01-21T11:32:00Z">
        <w:r w:rsidR="00C704B8">
          <w:rPr>
            <w:lang w:val="en-GB"/>
          </w:rPr>
          <w:t xml:space="preserve"> better than</w:t>
        </w:r>
      </w:ins>
      <w:ins w:id="100" w:author="Felix Molter" w:date="2021-01-21T11:26:00Z">
        <w:r w:rsidR="00EB6310">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ins>
      <w:ins w:id="101" w:author="Felix Molter" w:date="2021-01-21T11:32:00Z">
        <w:r w:rsidR="00787D8D">
          <w:rPr>
            <w:rFonts w:eastAsiaTheme="minorEastAsia"/>
            <w:lang w:val="en-GB"/>
          </w:rPr>
          <w:t>, as it predict</w:t>
        </w:r>
      </w:ins>
      <w:ins w:id="102" w:author="Felix Molter" w:date="2021-01-21T15:03:00Z">
        <w:r w:rsidR="00787D8D">
          <w:rPr>
            <w:rFonts w:eastAsiaTheme="minorEastAsia"/>
            <w:lang w:val="en-GB"/>
          </w:rPr>
          <w:t>ed</w:t>
        </w:r>
      </w:ins>
      <w:ins w:id="103" w:author="Felix Molter" w:date="2021-01-21T11:32:00Z">
        <w:r w:rsidR="00C704B8">
          <w:rPr>
            <w:rFonts w:eastAsiaTheme="minorEastAsia"/>
            <w:lang w:val="en-GB"/>
          </w:rPr>
          <w:t xml:space="preserve"> fewer decoy choices</w:t>
        </w:r>
      </w:ins>
      <w:ins w:id="104" w:author="Felix Molter" w:date="2021-01-21T11:30:00Z">
        <w:r w:rsidR="00EB6310">
          <w:rPr>
            <w:rFonts w:eastAsiaTheme="minorEastAsia"/>
            <w:lang w:val="en-GB"/>
          </w:rPr>
          <w:t>.</w:t>
        </w:r>
      </w:ins>
    </w:p>
    <w:p w14:paraId="1C49C7A9" w14:textId="7E3114D2" w:rsidR="00774FF0" w:rsidRPr="00E53719" w:rsidRDefault="00774FF0" w:rsidP="00EB6310">
      <w:pPr>
        <w:pStyle w:val="BodyText"/>
        <w:rPr>
          <w:ins w:id="105" w:author="Felix Molter" w:date="2021-01-19T16:55:00Z"/>
          <w:lang w:val="en-GB"/>
        </w:rPr>
      </w:pPr>
      <w:ins w:id="106" w:author="Felix Molter" w:date="2021-01-19T16:54:00Z">
        <w:r w:rsidRPr="00E53719">
          <w:rPr>
            <w:lang w:val="en-GB"/>
          </w:rPr>
          <w:t xml:space="preserve">MDFT and EU </w:t>
        </w:r>
      </w:ins>
      <w:ins w:id="107" w:author="Felix Molter" w:date="2021-01-21T11:33:00Z">
        <w:r w:rsidR="008B3F9A">
          <w:rPr>
            <w:lang w:val="en-GB"/>
          </w:rPr>
          <w:t xml:space="preserve">generally </w:t>
        </w:r>
      </w:ins>
      <w:ins w:id="108" w:author="Felix Molter" w:date="2021-01-21T15:03:00Z">
        <w:r w:rsidR="004F794B">
          <w:rPr>
            <w:lang w:val="en-GB"/>
          </w:rPr>
          <w:t xml:space="preserve">could not </w:t>
        </w:r>
      </w:ins>
      <w:ins w:id="109" w:author="Felix Molter" w:date="2021-01-21T11:33:00Z">
        <w:r w:rsidR="008B3F9A">
          <w:rPr>
            <w:lang w:val="en-GB"/>
          </w:rPr>
          <w:t xml:space="preserve">capture </w:t>
        </w:r>
      </w:ins>
      <w:ins w:id="110" w:author="Felix Molter" w:date="2021-01-21T11:22:00Z">
        <w:r w:rsidR="00EB6310">
          <w:rPr>
            <w:lang w:val="en-GB"/>
          </w:rPr>
          <w:t>the</w:t>
        </w:r>
      </w:ins>
      <w:ins w:id="111" w:author="Felix Molter" w:date="2021-01-21T11:34:00Z">
        <w:r w:rsidR="002A3006">
          <w:rPr>
            <w:lang w:val="en-GB"/>
          </w:rPr>
          <w:t xml:space="preserve"> association between gaze and choice. They predict</w:t>
        </w:r>
      </w:ins>
      <w:ins w:id="112" w:author="Felix Molter" w:date="2021-01-21T15:04:00Z">
        <w:r w:rsidR="0023559F">
          <w:rPr>
            <w:lang w:val="en-GB"/>
          </w:rPr>
          <w:t>ed</w:t>
        </w:r>
      </w:ins>
      <w:ins w:id="113" w:author="Felix Molter" w:date="2021-01-21T11:34:00Z">
        <w:r w:rsidR="002A3006">
          <w:rPr>
            <w:lang w:val="en-GB"/>
          </w:rPr>
          <w:t xml:space="preserve"> too many choices </w:t>
        </w:r>
      </w:ins>
      <w:ins w:id="114" w:author="Felix Molter" w:date="2021-01-21T11:37:00Z">
        <w:r w:rsidR="002A3006">
          <w:rPr>
            <w:lang w:val="en-GB"/>
          </w:rPr>
          <w:t xml:space="preserve">of </w:t>
        </w:r>
      </w:ins>
      <w:ins w:id="115" w:author="Felix Molter" w:date="2021-01-21T11:36:00Z">
        <w:r w:rsidR="002A3006">
          <w:rPr>
            <w:lang w:val="en-GB"/>
          </w:rPr>
          <w:t>alternatives</w:t>
        </w:r>
      </w:ins>
      <w:ins w:id="116" w:author="Felix Molter" w:date="2021-01-21T11:34:00Z">
        <w:r w:rsidR="002A3006">
          <w:rPr>
            <w:lang w:val="en-GB"/>
          </w:rPr>
          <w:t xml:space="preserve"> with negativ</w:t>
        </w:r>
      </w:ins>
      <w:ins w:id="117" w:author="Felix Molter" w:date="2021-01-21T11:37:00Z">
        <w:r w:rsidR="002A3006">
          <w:rPr>
            <w:lang w:val="en-GB"/>
          </w:rPr>
          <w:t>e</w:t>
        </w:r>
      </w:ins>
      <w:ins w:id="118" w:author="Felix Molter" w:date="2021-01-21T11:34:00Z">
        <w:r w:rsidR="002A3006">
          <w:rPr>
            <w:lang w:val="en-GB"/>
          </w:rPr>
          <w:t xml:space="preserve">, and too few choices of </w:t>
        </w:r>
      </w:ins>
      <w:ins w:id="119" w:author="Felix Molter" w:date="2021-01-21T11:35:00Z">
        <w:r w:rsidR="002A3006">
          <w:rPr>
            <w:lang w:val="en-GB"/>
          </w:rPr>
          <w:t xml:space="preserve">alternatives </w:t>
        </w:r>
      </w:ins>
      <w:ins w:id="120" w:author="Felix Molter" w:date="2021-01-21T11:37:00Z">
        <w:r w:rsidR="002A3006">
          <w:rPr>
            <w:lang w:val="en-GB"/>
          </w:rPr>
          <w:t xml:space="preserve">with positive dwell </w:t>
        </w:r>
      </w:ins>
      <w:ins w:id="121" w:author="Felix Molter" w:date="2021-01-21T16:33:00Z">
        <w:r w:rsidR="00217AA0">
          <w:rPr>
            <w:lang w:val="en-GB"/>
          </w:rPr>
          <w:t xml:space="preserve">time </w:t>
        </w:r>
      </w:ins>
      <w:ins w:id="122" w:author="Felix Molter" w:date="2021-01-21T11:37:00Z">
        <w:r w:rsidR="002A3006">
          <w:rPr>
            <w:lang w:val="en-GB"/>
          </w:rPr>
          <w:t>advantage.</w:t>
        </w:r>
        <w:r w:rsidR="0001448D">
          <w:rPr>
            <w:lang w:val="en-GB"/>
          </w:rPr>
          <w:t xml:space="preserve"> However, they also </w:t>
        </w:r>
      </w:ins>
      <w:ins w:id="123" w:author="Felix Molter" w:date="2021-01-21T15:04:00Z">
        <w:r w:rsidR="000A386D">
          <w:rPr>
            <w:lang w:val="en-GB"/>
          </w:rPr>
          <w:t xml:space="preserve">did </w:t>
        </w:r>
      </w:ins>
      <w:ins w:id="124" w:author="Felix Molter" w:date="2021-01-21T11:37:00Z">
        <w:r w:rsidR="0001448D">
          <w:rPr>
            <w:lang w:val="en-GB"/>
          </w:rPr>
          <w:t xml:space="preserve">not predict choices of dominated decoys, even </w:t>
        </w:r>
      </w:ins>
      <w:ins w:id="125" w:author="Felix Molter" w:date="2021-01-21T11:38:00Z">
        <w:r w:rsidR="0001448D">
          <w:rPr>
            <w:lang w:val="en-GB"/>
          </w:rPr>
          <w:t>if the decoy was looked at longer.</w:t>
        </w:r>
      </w:ins>
    </w:p>
    <w:p w14:paraId="0E829F55" w14:textId="3AE6B244" w:rsidR="007973A3" w:rsidRDefault="00C418A2" w:rsidP="007973A3">
      <w:pPr>
        <w:pStyle w:val="BodyText"/>
        <w:rPr>
          <w:ins w:id="126" w:author="Felix Molter" w:date="2021-01-21T12:25:00Z"/>
          <w:lang w:val="en-GB"/>
        </w:rPr>
      </w:pPr>
      <w:r w:rsidRPr="00E53719">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ins w:id="127" w:author="Felix Molter" w:date="2021-01-20T15:26:00Z">
        <w:r w:rsidR="005175F2">
          <w:rPr>
            <w:lang w:val="en-GB"/>
          </w:rPr>
          <w:t>i</w:t>
        </w:r>
      </w:ins>
      <w:r w:rsidRPr="00E53719">
        <w:rPr>
          <w:lang w:val="en-GB"/>
        </w:rPr>
        <w:t>)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ins w:id="128" w:author="Felix Molter" w:date="2021-01-20T15:26:00Z">
        <w:r w:rsidR="005175F2">
          <w:rPr>
            <w:lang w:val="en-GB"/>
          </w:rPr>
          <w:t>j</w:t>
        </w:r>
      </w:ins>
      <w:r w:rsidRPr="00E53719">
        <w:rPr>
          <w:lang w:val="en-GB"/>
        </w:rPr>
        <w:t>) trials. However, the model underestimates large deviations from RST = 0.5, suggesting that the gaze-discount mechanism by itself is limited in its predictive range</w:t>
      </w:r>
      <w:ins w:id="129" w:author="Felix Molter" w:date="2021-01-21T11:51:00Z">
        <w:r w:rsidR="004656E2">
          <w:rPr>
            <w:lang w:val="en-GB"/>
          </w:rPr>
          <w:t xml:space="preserve">: </w:t>
        </w:r>
      </w:ins>
      <w:ins w:id="130" w:author="Felix Molter" w:date="2021-01-21T12:14:00Z">
        <w:r w:rsidR="00947C20">
          <w:rPr>
            <w:lang w:val="en-GB"/>
          </w:rPr>
          <w:t xml:space="preserve">While target alternatives were chosen frequently </w:t>
        </w:r>
      </w:ins>
      <w:ins w:id="131" w:author="Felix Molter" w:date="2021-01-21T16:34:00Z">
        <w:r w:rsidR="004613C6">
          <w:rPr>
            <w:lang w:val="en-GB"/>
          </w:rPr>
          <w:t>by</w:t>
        </w:r>
      </w:ins>
      <w:ins w:id="132" w:author="Felix Molter" w:date="2021-01-21T12:14:00Z">
        <w:r w:rsidR="00947C20">
          <w:rPr>
            <w:lang w:val="en-GB"/>
          </w:rPr>
          <w:t xml:space="preserve"> some participants</w:t>
        </w:r>
      </w:ins>
      <w:ins w:id="133" w:author="Felix Molter" w:date="2021-01-21T12:15:00Z">
        <w:r w:rsidR="00947C20">
          <w:rPr>
            <w:lang w:val="en-GB"/>
          </w:rPr>
          <w:t xml:space="preserve">, gaze was distributed much more evenly across alternatives for a large part of the trial (see Supplementary Figure 1d, j). This limits simple gaze-dependent models like GLA in increasing </w:t>
        </w:r>
      </w:ins>
      <w:ins w:id="134" w:author="Felix Molter" w:date="2021-01-21T12:16:00Z">
        <w:r w:rsidR="00947C20">
          <w:rPr>
            <w:lang w:val="en-GB"/>
          </w:rPr>
          <w:t>and decreasing choice probabilities for target and competitor alternatives, respectively, even with a strong gaze discount.</w:t>
        </w:r>
      </w:ins>
      <w:ins w:id="135" w:author="Felix Molter" w:date="2021-01-21T12:25:00Z">
        <w:r w:rsidR="007973A3">
          <w:rPr>
            <w:lang w:val="en-GB"/>
          </w:rPr>
          <w:t xml:space="preserve"> </w:t>
        </w:r>
      </w:ins>
    </w:p>
    <w:p w14:paraId="7DD66280" w14:textId="46F75C35" w:rsidR="00442557" w:rsidRPr="00E53719" w:rsidRDefault="00634092">
      <w:pPr>
        <w:pStyle w:val="BodyText"/>
        <w:rPr>
          <w:lang w:val="en-GB"/>
        </w:rPr>
      </w:pPr>
      <w:ins w:id="136" w:author="Felix Molter" w:date="2021-01-21T12:22:00Z">
        <w:r>
          <w:rPr>
            <w:lang w:val="en-GB"/>
          </w:rPr>
          <w:t>I</w:t>
        </w:r>
      </w:ins>
      <w:ins w:id="137" w:author="Felix Molter" w:date="2021-01-19T17:01:00Z">
        <w:r w:rsidR="00620A14" w:rsidRPr="00E53719">
          <w:rPr>
            <w:lang w:val="en-GB"/>
          </w:rPr>
          <w:t>nspection of predicted choice probabilities (</w:t>
        </w:r>
      </w:ins>
      <w:ins w:id="138" w:author="Felix Molter" w:date="2021-01-20T15:47:00Z">
        <w:r w:rsidR="00366C19">
          <w:rPr>
            <w:lang w:val="en-GB"/>
          </w:rPr>
          <w:t>S</w:t>
        </w:r>
      </w:ins>
      <w:ins w:id="139" w:author="Felix Molter" w:date="2021-01-19T17:01:00Z">
        <w:r w:rsidR="00620A14" w:rsidRPr="00E53719">
          <w:rPr>
            <w:lang w:val="en-GB"/>
          </w:rPr>
          <w:t xml:space="preserve">upplemental </w:t>
        </w:r>
      </w:ins>
      <w:ins w:id="140" w:author="Felix Molter" w:date="2021-01-20T15:47:00Z">
        <w:r w:rsidR="00366C19">
          <w:rPr>
            <w:lang w:val="en-GB"/>
          </w:rPr>
          <w:t>F</w:t>
        </w:r>
      </w:ins>
      <w:ins w:id="141" w:author="Felix Molter" w:date="2021-01-19T17:01:00Z">
        <w:r w:rsidR="00620A14" w:rsidRPr="00E53719">
          <w:rPr>
            <w:lang w:val="en-GB"/>
          </w:rPr>
          <w:t>igure</w:t>
        </w:r>
      </w:ins>
      <w:ins w:id="142" w:author="Felix Molter" w:date="2021-01-20T15:47:00Z">
        <w:r w:rsidR="00366C19">
          <w:rPr>
            <w:lang w:val="en-GB"/>
          </w:rPr>
          <w:t xml:space="preserve"> 4</w:t>
        </w:r>
      </w:ins>
      <w:ins w:id="143" w:author="Felix Molter" w:date="2021-01-19T17:01:00Z">
        <w:r w:rsidR="00620A14" w:rsidRPr="00E53719">
          <w:rPr>
            <w:lang w:val="en-GB"/>
          </w:rPr>
          <w:t xml:space="preserve">) shows that, on average, </w:t>
        </w:r>
      </w:ins>
      <w:ins w:id="144" w:author="Felix Molter" w:date="2021-01-21T12:25:00Z">
        <w:r w:rsidR="007973A3">
          <w:rPr>
            <w:lang w:val="en-GB"/>
          </w:rPr>
          <w:t>GLA</w:t>
        </w:r>
      </w:ins>
      <w:ins w:id="145" w:author="Felix Molter" w:date="2021-01-19T17:01:00Z">
        <w:r w:rsidR="00ED6997">
          <w:rPr>
            <w:lang w:val="en-GB"/>
          </w:rPr>
          <w:t xml:space="preserve"> predict</w:t>
        </w:r>
      </w:ins>
      <w:ins w:id="146" w:author="Felix Molter" w:date="2021-01-21T16:35:00Z">
        <w:r w:rsidR="00ED6997">
          <w:rPr>
            <w:lang w:val="en-GB"/>
          </w:rPr>
          <w:t>ed</w:t>
        </w:r>
      </w:ins>
      <w:ins w:id="147" w:author="Felix Molter" w:date="2021-01-19T17:01:00Z">
        <w:r w:rsidR="007973A3">
          <w:rPr>
            <w:lang w:val="en-GB"/>
          </w:rPr>
          <w:t xml:space="preserve"> high probabilit</w:t>
        </w:r>
      </w:ins>
      <w:ins w:id="148" w:author="Felix Molter" w:date="2021-01-21T12:25:00Z">
        <w:r w:rsidR="007973A3">
          <w:rPr>
            <w:lang w:val="en-GB"/>
          </w:rPr>
          <w:t>ies</w:t>
        </w:r>
      </w:ins>
      <w:ins w:id="149" w:author="Felix Molter" w:date="2021-01-19T17:01:00Z">
        <w:r w:rsidR="00620A14" w:rsidRPr="00E53719">
          <w:rPr>
            <w:lang w:val="en-GB"/>
          </w:rPr>
          <w:t xml:space="preserve"> for the empirically chosen alternative (</w:t>
        </w:r>
      </w:ins>
      <w:ins w:id="150" w:author="Felix Molter" w:date="2021-01-21T12:26:00Z">
        <w:r w:rsidR="007973A3">
          <w:rPr>
            <w:lang w:val="en-GB"/>
          </w:rPr>
          <w:t xml:space="preserve">indicating </w:t>
        </w:r>
      </w:ins>
      <w:ins w:id="151" w:author="Felix Molter" w:date="2021-01-19T17:02:00Z">
        <w:r w:rsidR="00620A14" w:rsidRPr="00E53719">
          <w:rPr>
            <w:lang w:val="en-GB"/>
          </w:rPr>
          <w:t>good overall fit), but</w:t>
        </w:r>
      </w:ins>
      <w:ins w:id="152" w:author="Felix Molter" w:date="2021-01-21T12:23:00Z">
        <w:r w:rsidR="00BF6225">
          <w:rPr>
            <w:lang w:val="en-GB"/>
          </w:rPr>
          <w:t xml:space="preserve"> comparable</w:t>
        </w:r>
      </w:ins>
      <w:ins w:id="153" w:author="Felix Molter" w:date="2021-01-19T17:02:00Z">
        <w:r w:rsidR="00620A14" w:rsidRPr="00E53719">
          <w:rPr>
            <w:lang w:val="en-GB"/>
          </w:rPr>
          <w:t xml:space="preserve"> proportions of target and competitor choices (resulting in </w:t>
        </w:r>
      </w:ins>
      <w:ins w:id="154" w:author="Felix Molter" w:date="2021-01-19T17:03:00Z">
        <w:r w:rsidR="00620A14" w:rsidRPr="00E53719">
          <w:rPr>
            <w:lang w:val="en-GB"/>
          </w:rPr>
          <w:t>reduced RST)</w:t>
        </w:r>
      </w:ins>
      <w:ins w:id="155" w:author="Felix Molter" w:date="2021-01-21T12:23:00Z">
        <w:r w:rsidR="00BF6225">
          <w:rPr>
            <w:lang w:val="en-GB"/>
          </w:rPr>
          <w:t>.</w:t>
        </w:r>
      </w:ins>
      <w:ins w:id="156" w:author="Felix Molter" w:date="2021-01-21T12:26:00Z">
        <w:r w:rsidR="007973A3">
          <w:rPr>
            <w:lang w:val="en-GB"/>
          </w:rPr>
          <w:t xml:space="preserve"> </w:t>
        </w:r>
      </w:ins>
      <w:ins w:id="157" w:author="Felix Molter" w:date="2021-01-19T17:03:00Z">
        <w:r w:rsidR="00442557" w:rsidRPr="00E53719">
          <w:rPr>
            <w:lang w:val="en-GB"/>
          </w:rPr>
          <w:t xml:space="preserve">Other models, like MDFT, </w:t>
        </w:r>
        <w:r w:rsidR="005079F6" w:rsidRPr="00E53719">
          <w:rPr>
            <w:lang w:val="en-GB"/>
          </w:rPr>
          <w:t>predict</w:t>
        </w:r>
      </w:ins>
      <w:ins w:id="158" w:author="Felix Molter" w:date="2021-01-21T16:35:00Z">
        <w:r w:rsidR="00ED6997">
          <w:rPr>
            <w:lang w:val="en-GB"/>
          </w:rPr>
          <w:t>ed</w:t>
        </w:r>
      </w:ins>
      <w:ins w:id="159" w:author="Felix Molter" w:date="2021-01-19T17:03:00Z">
        <w:r w:rsidR="005079F6" w:rsidRPr="00E53719">
          <w:rPr>
            <w:lang w:val="en-GB"/>
          </w:rPr>
          <w:t xml:space="preserve"> larger differences </w:t>
        </w:r>
      </w:ins>
      <w:ins w:id="160" w:author="Felix Molter" w:date="2021-01-21T12:27:00Z">
        <w:r w:rsidR="007973A3">
          <w:rPr>
            <w:lang w:val="en-GB"/>
          </w:rPr>
          <w:t>between target and competitor choices for some participants</w:t>
        </w:r>
      </w:ins>
      <w:ins w:id="161" w:author="Felix Molter" w:date="2021-01-19T17:03:00Z">
        <w:r w:rsidR="005079F6" w:rsidRPr="00E53719">
          <w:rPr>
            <w:lang w:val="en-GB"/>
          </w:rPr>
          <w:t xml:space="preserve">, but </w:t>
        </w:r>
      </w:ins>
      <w:ins w:id="162" w:author="Felix Molter" w:date="2021-01-21T12:28:00Z">
        <w:r w:rsidR="007973A3">
          <w:rPr>
            <w:lang w:val="en-GB"/>
          </w:rPr>
          <w:t>assign</w:t>
        </w:r>
      </w:ins>
      <w:ins w:id="163" w:author="Felix Molter" w:date="2021-01-21T16:35:00Z">
        <w:r w:rsidR="00ED6997">
          <w:rPr>
            <w:lang w:val="en-GB"/>
          </w:rPr>
          <w:t>ed</w:t>
        </w:r>
      </w:ins>
      <w:ins w:id="164" w:author="Felix Molter" w:date="2021-01-21T12:28:00Z">
        <w:r w:rsidR="007973A3">
          <w:rPr>
            <w:lang w:val="en-GB"/>
          </w:rPr>
          <w:t xml:space="preserve"> lower </w:t>
        </w:r>
      </w:ins>
      <w:ins w:id="165" w:author="Felix Molter" w:date="2021-01-19T17:04:00Z">
        <w:r w:rsidR="005079F6" w:rsidRPr="00E53719">
          <w:rPr>
            <w:lang w:val="en-GB"/>
          </w:rPr>
          <w:t xml:space="preserve">probability </w:t>
        </w:r>
      </w:ins>
      <w:ins w:id="166" w:author="Felix Molter" w:date="2021-01-21T12:28:00Z">
        <w:r w:rsidR="007973A3">
          <w:rPr>
            <w:lang w:val="en-GB"/>
          </w:rPr>
          <w:t xml:space="preserve">to </w:t>
        </w:r>
      </w:ins>
      <w:ins w:id="167" w:author="Felix Molter" w:date="2021-01-19T17:04:00Z">
        <w:r w:rsidR="005079F6" w:rsidRPr="00E53719">
          <w:rPr>
            <w:lang w:val="en-GB"/>
          </w:rPr>
          <w:t>empirically chosen alternative</w:t>
        </w:r>
      </w:ins>
      <w:ins w:id="168" w:author="Felix Molter" w:date="2021-01-21T12:28:00Z">
        <w:r w:rsidR="007973A3">
          <w:rPr>
            <w:lang w:val="en-GB"/>
          </w:rPr>
          <w:t>s (resulting in inferior fit)</w:t>
        </w:r>
      </w:ins>
      <w:ins w:id="169" w:author="Felix Molter" w:date="2021-01-19T17:04:00Z">
        <w:r w:rsidR="005079F6" w:rsidRPr="00E53719">
          <w:rPr>
            <w:lang w:val="en-GB"/>
          </w:rPr>
          <w: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w:t>
      </w:r>
      <w:r w:rsidRPr="00E53719">
        <w:rPr>
          <w:lang w:val="en-GB"/>
        </w:rPr>
        <w:lastRenderedPageBreak/>
        <w:t xml:space="preserve">accumulation leak, inhibition between alternatives, or the gaze-dependent discount) to model 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3F12313A"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ins w:id="170" w:author="Felix Molter" w:date="2021-01-20T14:48:00Z">
        <w:r w:rsidR="00BB7E7E">
          <w:rPr>
            <w:lang w:val="en-GB"/>
          </w:rPr>
          <w:t>-</w:t>
        </w:r>
      </w:ins>
      <w:r w:rsidRPr="00E53719">
        <w:rPr>
          <w:lang w:val="en-GB"/>
        </w:rPr>
        <w:t>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171" w:name="fig%252525253Afig4-switchboard-overview"/>
      <w:commentRangeStart w:id="172"/>
      <w:commentRangeStart w:id="173"/>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171"/>
      <w:commentRangeEnd w:id="172"/>
      <w:commentRangeEnd w:id="173"/>
      <w:r w:rsidRPr="00E53719">
        <w:rPr>
          <w:lang w:val="en-GB"/>
        </w:rPr>
        <w:commentReference w:id="172"/>
      </w:r>
      <w:r w:rsidR="005F229B" w:rsidRPr="00E53719">
        <w:rPr>
          <w:rStyle w:val="CommentReference"/>
          <w:lang w:val="en-GB"/>
        </w:rPr>
        <w:commentReference w:id="173"/>
      </w:r>
    </w:p>
    <w:p w14:paraId="50121C08" w14:textId="3705ECFD"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w:t>
      </w:r>
      <w:ins w:id="174" w:author="Felix Molter" w:date="2021-01-20T15:27:00Z">
        <w:r w:rsidR="00CD2235">
          <w:rPr>
            <w:lang w:val="en-GB"/>
          </w:rPr>
          <w:t>More yellow</w:t>
        </w:r>
        <w:r w:rsidR="00CD2235" w:rsidRPr="00E53719">
          <w:rPr>
            <w:lang w:val="en-GB"/>
          </w:rPr>
          <w:t xml:space="preserve"> </w:t>
        </w:r>
      </w:ins>
      <w:r w:rsidRPr="00E53719">
        <w:rPr>
          <w:lang w:val="en-GB"/>
        </w:rPr>
        <w:t>colo</w:t>
      </w:r>
      <w:ins w:id="175" w:author="Felix Molter" w:date="2021-01-20T15:26:00Z">
        <w:r w:rsidR="00CD2235">
          <w:rPr>
            <w:lang w:val="en-GB"/>
          </w:rPr>
          <w:t>u</w:t>
        </w:r>
      </w:ins>
      <w:r w:rsidRPr="00E53719">
        <w:rPr>
          <w:lang w:val="en-GB"/>
        </w:rPr>
        <w:t>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176" w:name="tab%252525253Aswitchboard-best-ind"/>
            <w:bookmarkEnd w:id="176"/>
          </w:p>
        </w:tc>
      </w:tr>
    </w:tbl>
    <w:p w14:paraId="79EF791C" w14:textId="20B5013F"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ins w:id="177" w:author="Felix Molter" w:date="2021-01-20T14:48:00Z">
        <w:r w:rsidR="00331FA3">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768E3E8A"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w:t>
      </w:r>
      <w:ins w:id="178" w:author="Felix Molter" w:date="2021-01-20T14:48:00Z">
        <w:r w:rsidR="00F14599">
          <w:rPr>
            <w:lang w:val="en-GB"/>
          </w:rPr>
          <w:t>-</w:t>
        </w:r>
      </w:ins>
      <w:r w:rsidRPr="00E53719">
        <w:rPr>
          <w:lang w:val="en-GB"/>
        </w:rPr>
        <w:t>discount, constant leak, no inhibition, no comparison). Similarly, one variant (not in Table 2) conceptually resembles MDFT in some, but not all aspects (additive attribute integration, comparative evidence accumulation, constant leak, distance-based inhibition, strong attribute-wise gaze</w:t>
      </w:r>
      <w:ins w:id="179" w:author="Felix Molter" w:date="2021-01-20T14:48:00Z">
        <w:r w:rsidR="008D25B6">
          <w:rPr>
            <w:lang w:val="en-GB"/>
          </w:rPr>
          <w:t>-</w:t>
        </w:r>
      </w:ins>
      <w:r w:rsidRPr="00E53719">
        <w:rPr>
          <w:lang w:val="en-GB"/>
        </w:rPr>
        <w:t>discount).</w:t>
      </w:r>
    </w:p>
    <w:p w14:paraId="407E914B" w14:textId="77777777" w:rsidR="00B76BF1" w:rsidRPr="00E53719" w:rsidRDefault="00C418A2">
      <w:pPr>
        <w:pStyle w:val="BodyText"/>
        <w:rPr>
          <w:lang w:val="en-GB"/>
        </w:rPr>
      </w:pPr>
      <w:commentRangeStart w:id="180"/>
      <w:commentRangeStart w:id="181"/>
      <w:r w:rsidRPr="00E53719">
        <w:rPr>
          <w:lang w:val="en-GB"/>
        </w:rPr>
        <w:lastRenderedPageBreak/>
        <w:t>The</w:t>
      </w:r>
      <w:commentRangeEnd w:id="180"/>
      <w:r w:rsidRPr="00E53719">
        <w:rPr>
          <w:lang w:val="en-GB"/>
        </w:rPr>
        <w:commentReference w:id="180"/>
      </w:r>
      <w:commentRangeEnd w:id="181"/>
      <w:r w:rsidR="005F229B" w:rsidRPr="00E53719">
        <w:rPr>
          <w:rStyle w:val="CommentReference"/>
          <w:lang w:val="en-GB"/>
        </w:rPr>
        <w:commentReference w:id="181"/>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182"/>
      <w:commentRangeStart w:id="183"/>
      <w:r w:rsidRPr="00E53719">
        <w:rPr>
          <w:lang w:val="en-GB"/>
        </w:rPr>
        <w:t>The</w:t>
      </w:r>
      <w:commentRangeEnd w:id="182"/>
      <w:r w:rsidRPr="00E53719">
        <w:rPr>
          <w:lang w:val="en-GB"/>
        </w:rPr>
        <w:commentReference w:id="182"/>
      </w:r>
      <w:commentRangeEnd w:id="183"/>
      <w:r w:rsidR="00D63D4A" w:rsidRPr="00E53719">
        <w:rPr>
          <w:rStyle w:val="CommentReference"/>
          <w:lang w:val="en-GB"/>
        </w:rPr>
        <w:commentReference w:id="183"/>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087611E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ins w:id="184" w:author="Felix Molter" w:date="2021-01-20T14:48:00Z">
        <w:r w:rsidR="00DB79B1">
          <w:rPr>
            <w:lang w:val="en-GB"/>
          </w:rPr>
          <w:t>-</w:t>
        </w:r>
      </w:ins>
      <w:r w:rsidRPr="00E53719">
        <w:rPr>
          <w:lang w:val="en-GB"/>
        </w:rPr>
        <w:t>discount. Note that gaze-dependent inhibition and leakage mechanisms can act similarly to an alternative-wise gaze</w:t>
      </w:r>
      <w:ins w:id="185" w:author="Felix Molter" w:date="2021-01-20T14:48:00Z">
        <w:r w:rsidR="00F07886">
          <w:rPr>
            <w:lang w:val="en-GB"/>
          </w:rPr>
          <w:t>-</w:t>
        </w:r>
      </w:ins>
      <w:r w:rsidRPr="00E53719">
        <w:rPr>
          <w:lang w:val="en-GB"/>
        </w:rPr>
        <w:t>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186"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187"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7D52B6BD" w:rsidR="00B76BF1" w:rsidRPr="0060554F" w:rsidRDefault="00C418A2">
      <w:pPr>
        <w:pStyle w:val="CaptionedFigure"/>
        <w:spacing w:line="276" w:lineRule="auto"/>
        <w:rPr>
          <w:lang w:val="en-GB"/>
        </w:rPr>
      </w:pPr>
      <w:r w:rsidRPr="00E53719">
        <w:rPr>
          <w:b/>
          <w:bCs/>
          <w:lang w:val="en-GB"/>
        </w:rPr>
        <w:t>Figure 5.</w:t>
      </w:r>
      <w:r w:rsidRPr="00E53719">
        <w:rPr>
          <w:lang w:val="en-GB"/>
        </w:rPr>
        <w:t xml:space="preserve"> </w:t>
      </w:r>
      <w:del w:id="188" w:author="Felix Molter" w:date="2021-01-20T13:32:00Z">
        <w:r w:rsidRPr="00E53719" w:rsidDel="00D23187">
          <w:rPr>
            <w:b/>
            <w:bCs/>
            <w:lang w:val="en-GB"/>
          </w:rPr>
          <w:delText>Predicted context effects from two variants that fit the most participants' data best individually</w:delText>
        </w:r>
      </w:del>
      <w:ins w:id="189"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190" w:author="Felix Molter" w:date="2021-01-20T13:33:00Z">
        <w:r w:rsidR="00A77FB2">
          <w:rPr>
            <w:b/>
            <w:lang w:val="en-GB"/>
          </w:rPr>
          <w:t>(a, b)</w:t>
        </w:r>
        <w:r w:rsidR="00A77FB2">
          <w:rPr>
            <w:lang w:val="en-GB"/>
          </w:rPr>
          <w:t xml:space="preserve"> Number of participants better described by the hybri</w:t>
        </w:r>
        <w:r w:rsidR="00CF6785">
          <w:rPr>
            <w:lang w:val="en-GB"/>
          </w:rPr>
          <w:t>d variant (pink) or the GLA (gr</w:t>
        </w:r>
      </w:ins>
      <w:ins w:id="191" w:author="Felix Molter" w:date="2021-01-20T16:42:00Z">
        <w:r w:rsidR="00CF6785">
          <w:rPr>
            <w:lang w:val="en-GB"/>
          </w:rPr>
          <w:t>e</w:t>
        </w:r>
      </w:ins>
      <w:ins w:id="192" w:author="Felix Molter" w:date="2021-01-20T13:33:00Z">
        <w:r w:rsidR="00A77FB2">
          <w:rPr>
            <w:lang w:val="en-GB"/>
          </w:rPr>
          <w:t xml:space="preserve">y), </w:t>
        </w:r>
      </w:ins>
      <w:ins w:id="193" w:author="Felix Molter" w:date="2021-01-20T13:34:00Z">
        <w:r w:rsidR="00A77FB2">
          <w:rPr>
            <w:lang w:val="en-GB"/>
          </w:rPr>
          <w:t xml:space="preserve">dependent on strength </w:t>
        </w:r>
      </w:ins>
      <w:ins w:id="194" w:author="Felix Molter" w:date="2021-01-21T15:05:00Z">
        <w:r w:rsidR="002738C7">
          <w:rPr>
            <w:lang w:val="en-GB"/>
          </w:rPr>
          <w:t xml:space="preserve">of </w:t>
        </w:r>
      </w:ins>
      <w:ins w:id="195" w:author="Felix Molter" w:date="2021-01-20T13:34:00Z">
        <w:r w:rsidR="00A77FB2">
          <w:rPr>
            <w:lang w:val="en-GB"/>
          </w:rPr>
          <w:t xml:space="preserve">attraction </w:t>
        </w:r>
        <w:r w:rsidR="00A77FB2">
          <w:rPr>
            <w:b/>
            <w:lang w:val="en-GB"/>
          </w:rPr>
          <w:t>(a)</w:t>
        </w:r>
        <w:r w:rsidR="00A77FB2">
          <w:rPr>
            <w:lang w:val="en-GB"/>
          </w:rPr>
          <w:t xml:space="preserve"> and compromise </w:t>
        </w:r>
        <w:r w:rsidR="00A77FB2">
          <w:rPr>
            <w:b/>
            <w:lang w:val="en-GB"/>
          </w:rPr>
          <w:t>(b)</w:t>
        </w:r>
        <w:r w:rsidR="00A77FB2">
          <w:rPr>
            <w:lang w:val="en-GB"/>
          </w:rPr>
          <w:t xml:space="preserve"> </w:t>
        </w:r>
      </w:ins>
      <w:ins w:id="196" w:author="Felix Molter" w:date="2021-01-21T15:05:00Z">
        <w:r w:rsidR="002738C7">
          <w:rPr>
            <w:lang w:val="en-GB"/>
          </w:rPr>
          <w:t>effects</w:t>
        </w:r>
      </w:ins>
      <w:ins w:id="197" w:author="Felix Molter" w:date="2021-01-20T13:34:00Z">
        <w:r w:rsidR="00A77FB2">
          <w:rPr>
            <w:lang w:val="en-GB"/>
          </w:rPr>
          <w:t xml:space="preserve">. </w:t>
        </w:r>
      </w:ins>
      <w:ins w:id="198" w:author="Felix Molter" w:date="2021-01-20T13:35:00Z">
        <w:r w:rsidR="00A77FB2">
          <w:rPr>
            <w:lang w:val="en-GB"/>
          </w:rPr>
          <w:t xml:space="preserve">Participants with strong attraction effects were better described by the </w:t>
        </w:r>
      </w:ins>
      <w:ins w:id="199" w:author="Felix Molter" w:date="2021-01-20T13:36:00Z">
        <w:r w:rsidR="00A77FB2">
          <w:rPr>
            <w:lang w:val="en-GB"/>
          </w:rPr>
          <w:t>hybrid</w:t>
        </w:r>
      </w:ins>
      <w:ins w:id="200" w:author="Felix Molter" w:date="2021-01-20T13:35:00Z">
        <w:r w:rsidR="00A77FB2">
          <w:rPr>
            <w:lang w:val="en-GB"/>
          </w:rPr>
          <w:t xml:space="preserve"> variant. </w:t>
        </w:r>
      </w:ins>
      <w:ins w:id="201" w:author="Felix Molter" w:date="2021-01-20T13:36:00Z">
        <w:r w:rsidR="00C5065F">
          <w:rPr>
            <w:b/>
            <w:lang w:val="en-GB"/>
          </w:rPr>
          <w:t>(c, d)</w:t>
        </w:r>
        <w:r w:rsidR="00C5065F">
          <w:rPr>
            <w:lang w:val="en-GB"/>
          </w:rPr>
          <w:t xml:space="preserve"> </w:t>
        </w:r>
      </w:ins>
      <w:ins w:id="202" w:author="Felix Molter" w:date="2021-01-20T13:37:00Z">
        <w:r w:rsidR="00C5065F">
          <w:rPr>
            <w:lang w:val="en-GB"/>
          </w:rPr>
          <w:t>Individual o</w:t>
        </w:r>
      </w:ins>
      <w:ins w:id="203" w:author="Felix Molter" w:date="2021-01-20T13:36:00Z">
        <w:r w:rsidR="00C5065F">
          <w:rPr>
            <w:lang w:val="en-GB"/>
          </w:rPr>
          <w:t xml:space="preserve">bserved and predicted RST </w:t>
        </w:r>
      </w:ins>
      <w:ins w:id="204" w:author="Felix Molter" w:date="2021-01-20T13:37:00Z">
        <w:r w:rsidR="00C5065F">
          <w:rPr>
            <w:lang w:val="en-GB"/>
          </w:rPr>
          <w:t xml:space="preserve">in attraction </w:t>
        </w:r>
      </w:ins>
      <w:ins w:id="205"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206" w:author="Felix Molter" w:date="2021-01-20T13:39:00Z">
        <w:r w:rsidR="00CD6BDE">
          <w:rPr>
            <w:lang w:val="en-GB"/>
          </w:rPr>
          <w:t>i, j</w:t>
        </w:r>
      </w:ins>
      <w:ins w:id="207"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208" w:author="Felix Molter" w:date="2021-01-20T13:40:00Z">
        <w:r w:rsidR="0060554F">
          <w:rPr>
            <w:lang w:val="en-GB"/>
          </w:rPr>
          <w:t>Predictions of</w:t>
        </w:r>
      </w:ins>
      <w:ins w:id="209" w:author="Felix Molter" w:date="2021-01-20T13:38:00Z">
        <w:r w:rsidR="00C5065F">
          <w:rPr>
            <w:lang w:val="en-GB"/>
          </w:rPr>
          <w:t xml:space="preserve"> </w:t>
        </w:r>
      </w:ins>
      <w:ins w:id="210" w:author="Felix Molter" w:date="2021-01-20T13:39:00Z">
        <w:r w:rsidR="00C5065F">
          <w:rPr>
            <w:lang w:val="en-GB"/>
          </w:rPr>
          <w:t xml:space="preserve">compromise effects are </w:t>
        </w:r>
      </w:ins>
      <w:ins w:id="211" w:author="Felix Molter" w:date="2021-01-20T13:40:00Z">
        <w:r w:rsidR="0060554F">
          <w:rPr>
            <w:lang w:val="en-GB"/>
          </w:rPr>
          <w:t xml:space="preserve">similar. </w:t>
        </w:r>
        <w:r w:rsidR="0060554F">
          <w:rPr>
            <w:b/>
            <w:lang w:val="en-GB"/>
          </w:rPr>
          <w:t>(e, f)</w:t>
        </w:r>
        <w:r w:rsidR="0060554F">
          <w:rPr>
            <w:lang w:val="en-GB"/>
          </w:rPr>
          <w:t xml:space="preserve"> </w:t>
        </w:r>
      </w:ins>
      <w:ins w:id="212" w:author="Felix Molter" w:date="2021-01-20T13:41:00Z">
        <w:r w:rsidR="0060554F">
          <w:rPr>
            <w:lang w:val="en-GB"/>
          </w:rPr>
          <w:t xml:space="preserve">Observed and model-predicted probability of choosing the target alternative, depending on the target’s relative dwell </w:t>
        </w:r>
      </w:ins>
      <w:ins w:id="213" w:author="Felix Molter" w:date="2021-01-21T16:37:00Z">
        <w:r w:rsidR="00542ABB">
          <w:rPr>
            <w:lang w:val="en-GB"/>
          </w:rPr>
          <w:t xml:space="preserve">time </w:t>
        </w:r>
      </w:ins>
      <w:ins w:id="214" w:author="Felix Molter" w:date="2021-01-20T13:41:00Z">
        <w:r w:rsidR="0060554F">
          <w:rPr>
            <w:lang w:val="en-GB"/>
          </w:rPr>
          <w:t xml:space="preserve">advantage. </w:t>
        </w:r>
      </w:ins>
      <w:ins w:id="215" w:author="Felix Molter" w:date="2021-01-20T13:42:00Z">
        <w:r w:rsidR="0060554F">
          <w:rPr>
            <w:lang w:val="en-GB"/>
          </w:rPr>
          <w:t>Like other gaze-dependent models (Figure 3), t</w:t>
        </w:r>
      </w:ins>
      <w:ins w:id="216" w:author="Felix Molter" w:date="2021-01-20T13:41:00Z">
        <w:r w:rsidR="0060554F">
          <w:rPr>
            <w:lang w:val="en-GB"/>
          </w:rPr>
          <w:t>he hybrid variant generally captured the positive association between gaze and choice</w:t>
        </w:r>
      </w:ins>
      <w:ins w:id="217" w:author="Felix Molter" w:date="2021-01-20T13:42:00Z">
        <w:r w:rsidR="0060554F">
          <w:rPr>
            <w:lang w:val="en-GB"/>
          </w:rPr>
          <w:t>. In contrast to GLA, however, it predicted an overall higher probability</w:t>
        </w:r>
      </w:ins>
      <w:del w:id="218"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219" w:name="fig%252525253Afig5-switchboard-pred-rst1"/>
        <w:bookmarkEnd w:id="219"/>
        <w:r w:rsidRPr="00E53719" w:rsidDel="0060554F">
          <w:rPr>
            <w:lang w:val="en-GB"/>
          </w:rPr>
          <w:delText>es.</w:delText>
        </w:r>
      </w:del>
      <w:ins w:id="220"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221" w:author="Felix Molter" w:date="2021-01-20T13:43:00Z">
        <w:r w:rsidR="0060554F">
          <w:rPr>
            <w:b/>
            <w:lang w:val="en-GB"/>
          </w:rPr>
          <w:t>(f</w:t>
        </w:r>
        <w:r w:rsidR="0060554F">
          <w:rPr>
            <w:lang w:val="en-GB"/>
          </w:rPr>
          <w:t>) are similar</w:t>
        </w:r>
      </w:ins>
      <w:ins w:id="222" w:author="Felix Molter" w:date="2021-01-21T16:37:00Z">
        <w:r w:rsidR="00696DC0">
          <w:rPr>
            <w:lang w:val="en-GB"/>
          </w:rPr>
          <w:t xml:space="preserve"> between</w:t>
        </w:r>
      </w:ins>
      <w:ins w:id="223" w:author="Felix Molter" w:date="2021-01-21T16:38:00Z">
        <w:r w:rsidR="00696DC0">
          <w:rPr>
            <w:lang w:val="en-GB"/>
          </w:rPr>
          <w:t xml:space="preserve"> to GLA</w:t>
        </w:r>
      </w:ins>
      <w:ins w:id="224" w:author="Felix Molter" w:date="2021-01-20T13:43:00Z">
        <w:r w:rsidR="0060554F">
          <w:rPr>
            <w:lang w:val="en-GB"/>
          </w:rPr>
          <w:t>.</w:t>
        </w:r>
        <w:r w:rsidR="009F0B78">
          <w:rPr>
            <w:lang w:val="en-GB"/>
          </w:rPr>
          <w:t xml:space="preserve"> </w:t>
        </w:r>
      </w:ins>
      <w:ins w:id="225" w:author="Felix Molter" w:date="2021-01-21T16:38:00Z">
        <w:r w:rsidR="005D7AF9">
          <w:rPr>
            <w:lang w:val="en-GB"/>
          </w:rPr>
          <w:t>White b</w:t>
        </w:r>
      </w:ins>
      <w:ins w:id="226" w:author="Felix Molter" w:date="2021-01-20T13:43:00Z">
        <w:r w:rsidR="009F0B78">
          <w:rPr>
            <w:lang w:val="en-GB"/>
          </w:rPr>
          <w:t xml:space="preserve">ars </w:t>
        </w:r>
      </w:ins>
      <w:ins w:id="227" w:author="Felix Molter" w:date="2021-01-21T16:38:00Z">
        <w:r w:rsidR="005D7AF9">
          <w:rPr>
            <w:lang w:val="en-GB"/>
          </w:rPr>
          <w:t xml:space="preserve">and error bars indicate mean ± s.e. </w:t>
        </w:r>
      </w:ins>
      <w:ins w:id="228" w:author="Felix Molter" w:date="2021-01-20T13:43:00Z">
        <w:r w:rsidR="009F0B78">
          <w:rPr>
            <w:lang w:val="en-GB"/>
          </w:rPr>
          <w:t>observed data from even-numbered trials. Model predictions are based on 50 simulations for each odd-numbered trial.</w:t>
        </w:r>
      </w:ins>
    </w:p>
    <w:p w14:paraId="71F5361E" w14:textId="77777777" w:rsidR="00B76BF1" w:rsidRPr="00E53719" w:rsidRDefault="00B76BF1">
      <w:pPr>
        <w:pStyle w:val="CaptionedFigure"/>
        <w:spacing w:line="276" w:lineRule="auto"/>
        <w:rPr>
          <w:lang w:val="en-GB"/>
        </w:rPr>
      </w:pPr>
    </w:p>
    <w:p w14:paraId="672A1B73" w14:textId="6D6DB8B3"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xml:space="preserve">). Additional two </w:t>
      </w:r>
      <w:r w:rsidRPr="00E53719">
        <w:rPr>
          <w:lang w:val="en-GB"/>
        </w:rPr>
        <w:lastRenderedPageBreak/>
        <w:t>participants were best described by other variants using distance-dependent inhibition in conjunction with an alternative-wise gaze</w:t>
      </w:r>
      <w:ins w:id="229" w:author="Felix Molter" w:date="2021-01-20T14:48:00Z">
        <w:r w:rsidR="00E67318">
          <w:rPr>
            <w:lang w:val="en-GB"/>
          </w:rPr>
          <w:t>-</w:t>
        </w:r>
      </w:ins>
      <w:r w:rsidRPr="00E53719">
        <w:rPr>
          <w:lang w:val="en-GB"/>
        </w:rPr>
        <w:t>discount.</w:t>
      </w:r>
    </w:p>
    <w:p w14:paraId="556C0309" w14:textId="4280202B" w:rsidR="00B76BF1" w:rsidRDefault="00C418A2">
      <w:pPr>
        <w:pStyle w:val="BodyText"/>
        <w:rPr>
          <w:ins w:id="230" w:author="Felix Molter" w:date="2021-01-21T13:32:00Z"/>
          <w:lang w:val="en-GB"/>
        </w:rPr>
      </w:pPr>
      <w:r w:rsidRPr="00E53719">
        <w:rPr>
          <w:lang w:val="en-GB"/>
        </w:rPr>
        <w:t>Counting switch-values of individually best fitting variants, most participants were best described by model variants with multiplicative integration, with alternative-wise and no attribute-wise gaze</w:t>
      </w:r>
      <w:ins w:id="231" w:author="Felix Molter" w:date="2021-01-20T14:49:00Z">
        <w:r w:rsidR="009F2677">
          <w:rPr>
            <w:lang w:val="en-GB"/>
          </w:rPr>
          <w:t>-</w:t>
        </w:r>
      </w:ins>
      <w:r w:rsidRPr="00E53719">
        <w:rPr>
          <w:lang w:val="en-GB"/>
        </w:rPr>
        <w:t xml:space="preserve">discount, with constant accumulation leak parameter and no inhibition (Supplemental Figure </w:t>
      </w:r>
      <w:ins w:id="232" w:author="Felix Molter" w:date="2021-01-20T15:48:00Z">
        <w:r w:rsidR="00F93C67">
          <w:rPr>
            <w:rStyle w:val="Hyperlink"/>
            <w:rFonts w:eastAsia="Cambria"/>
            <w:lang w:val="en-GB"/>
          </w:rPr>
          <w:fldChar w:fldCharType="begin"/>
        </w:r>
        <w:r w:rsidR="00F93C67">
          <w:rPr>
            <w:rStyle w:val="Hyperlink"/>
            <w:rFonts w:eastAsia="Cambria"/>
            <w:lang w:val="en-GB"/>
          </w:rPr>
          <w:instrText xml:space="preserve"> HYPERLINK \l "fig:switchboard-ind-switch-counts" \h </w:instrText>
        </w:r>
        <w:r w:rsidR="00F93C67">
          <w:rPr>
            <w:rStyle w:val="Hyperlink"/>
            <w:rFonts w:eastAsia="Cambria"/>
            <w:lang w:val="en-GB"/>
          </w:rPr>
          <w:fldChar w:fldCharType="separate"/>
        </w:r>
        <w:r w:rsidR="00F93C67">
          <w:rPr>
            <w:rStyle w:val="Hyperlink"/>
            <w:rFonts w:eastAsia="Cambria"/>
            <w:lang w:val="en-GB"/>
          </w:rPr>
          <w:t>6</w:t>
        </w:r>
        <w:r w:rsidR="00F93C67">
          <w:rPr>
            <w:rStyle w:val="Hyperlink"/>
            <w:rFonts w:eastAsia="Cambria"/>
            <w:lang w:val="en-GB"/>
          </w:rPr>
          <w:fldChar w:fldCharType="end"/>
        </w:r>
      </w:ins>
      <w:r w:rsidRPr="00E53719">
        <w:rPr>
          <w:lang w:val="en-GB"/>
        </w:rPr>
        <w:t>), echoing the results of best fitting individual and aggregate models.</w:t>
      </w:r>
    </w:p>
    <w:p w14:paraId="493A51F7" w14:textId="6E4A338D" w:rsidR="00E61419" w:rsidRDefault="00403089" w:rsidP="00DC077F">
      <w:pPr>
        <w:pStyle w:val="BodyText"/>
        <w:rPr>
          <w:ins w:id="233" w:author="Felix Molter" w:date="2021-01-21T14:03:00Z"/>
          <w:lang w:val="en-GB"/>
        </w:rPr>
      </w:pPr>
      <w:ins w:id="234" w:author="Felix Molter" w:date="2021-01-21T13:32:00Z">
        <w:r>
          <w:rPr>
            <w:lang w:val="en-GB"/>
          </w:rPr>
          <w:t>Finally, we</w:t>
        </w:r>
      </w:ins>
      <w:ins w:id="235" w:author="Felix Molter" w:date="2021-01-21T13:39:00Z">
        <w:r w:rsidR="00981378">
          <w:rPr>
            <w:lang w:val="en-GB"/>
          </w:rPr>
          <w:t xml:space="preserve"> analysed</w:t>
        </w:r>
      </w:ins>
      <w:ins w:id="236" w:author="Felix Molter" w:date="2021-01-21T13:33:00Z">
        <w:r w:rsidR="004A2B58">
          <w:rPr>
            <w:lang w:val="en-GB"/>
          </w:rPr>
          <w:t xml:space="preserve"> </w:t>
        </w:r>
      </w:ins>
      <w:ins w:id="237" w:author="Felix Molter" w:date="2021-01-21T13:36:00Z">
        <w:r w:rsidR="008F181D">
          <w:rPr>
            <w:lang w:val="en-GB"/>
          </w:rPr>
          <w:t xml:space="preserve">the </w:t>
        </w:r>
      </w:ins>
      <w:ins w:id="238" w:author="Felix Molter" w:date="2021-01-21T13:33:00Z">
        <w:r w:rsidR="004A2B58" w:rsidRPr="001F21E5">
          <w:rPr>
            <w:lang w:val="en-GB"/>
          </w:rPr>
          <w:t>hybrid</w:t>
        </w:r>
        <w:r w:rsidR="004A2B58">
          <w:rPr>
            <w:lang w:val="en-GB"/>
          </w:rPr>
          <w:t xml:space="preserve"> </w:t>
        </w:r>
      </w:ins>
      <w:ins w:id="239" w:author="Felix Molter" w:date="2021-01-21T13:39:00Z">
        <w:r w:rsidR="003F5C6B">
          <w:rPr>
            <w:lang w:val="en-GB"/>
          </w:rPr>
          <w:t xml:space="preserve">model </w:t>
        </w:r>
      </w:ins>
      <w:ins w:id="240" w:author="Felix Molter" w:date="2021-01-21T13:33:00Z">
        <w:r w:rsidR="004A2B58">
          <w:rPr>
            <w:lang w:val="en-GB"/>
          </w:rPr>
          <w:t>variant</w:t>
        </w:r>
      </w:ins>
      <w:ins w:id="241" w:author="Felix Molter" w:date="2021-01-21T13:39:00Z">
        <w:r w:rsidR="003F5C6B">
          <w:rPr>
            <w:lang w:val="en-GB"/>
          </w:rPr>
          <w:t xml:space="preserve"> (variant B in Table 2)</w:t>
        </w:r>
      </w:ins>
      <w:ins w:id="242" w:author="Felix Molter" w:date="2021-01-21T13:33:00Z">
        <w:r w:rsidR="004A2B58">
          <w:rPr>
            <w:lang w:val="en-GB"/>
          </w:rPr>
          <w:t xml:space="preserve">, </w:t>
        </w:r>
      </w:ins>
      <w:ins w:id="243" w:author="Felix Molter" w:date="2021-01-21T13:37:00Z">
        <w:r w:rsidR="001F21E5">
          <w:rPr>
            <w:lang w:val="en-GB"/>
          </w:rPr>
          <w:t>which</w:t>
        </w:r>
      </w:ins>
      <w:ins w:id="244" w:author="Felix Molter" w:date="2021-01-21T13:36:00Z">
        <w:r w:rsidR="008F181D">
          <w:rPr>
            <w:lang w:val="en-GB"/>
          </w:rPr>
          <w:t xml:space="preserve"> </w:t>
        </w:r>
      </w:ins>
      <w:ins w:id="245" w:author="Felix Molter" w:date="2021-01-21T13:33:00Z">
        <w:r w:rsidR="004A2B58">
          <w:rPr>
            <w:lang w:val="en-GB"/>
          </w:rPr>
          <w:t>described 9 participants best</w:t>
        </w:r>
      </w:ins>
      <w:ins w:id="246" w:author="Felix Molter" w:date="2021-01-21T13:38:00Z">
        <w:r w:rsidR="001F21E5">
          <w:rPr>
            <w:lang w:val="en-GB"/>
          </w:rPr>
          <w:t>, in more detail.</w:t>
        </w:r>
        <w:r w:rsidR="003F5C6B">
          <w:rPr>
            <w:lang w:val="en-GB"/>
          </w:rPr>
          <w:t xml:space="preserve"> </w:t>
        </w:r>
        <w:r w:rsidR="00981378">
          <w:rPr>
            <w:lang w:val="en-GB"/>
          </w:rPr>
          <w:t>This variant</w:t>
        </w:r>
        <w:r w:rsidR="001F21E5">
          <w:rPr>
            <w:lang w:val="en-GB"/>
          </w:rPr>
          <w:t xml:space="preserve"> </w:t>
        </w:r>
      </w:ins>
      <w:ins w:id="247" w:author="Felix Molter" w:date="2021-01-21T13:41:00Z">
        <w:r w:rsidR="00981378">
          <w:rPr>
            <w:lang w:val="en-GB"/>
          </w:rPr>
          <w:t>performed well especially for participants with large attraction effects (Figure 5a)</w:t>
        </w:r>
      </w:ins>
      <w:ins w:id="248" w:author="Felix Molter" w:date="2021-01-21T13:44:00Z">
        <w:r w:rsidR="003529BF">
          <w:rPr>
            <w:lang w:val="en-GB"/>
          </w:rPr>
          <w:t>, whereas the GLA best described the majority of participants with attraction RST around 0.5</w:t>
        </w:r>
      </w:ins>
      <w:ins w:id="249" w:author="Felix Molter" w:date="2021-01-21T13:45:00Z">
        <w:r w:rsidR="003529BF">
          <w:rPr>
            <w:lang w:val="en-GB"/>
          </w:rPr>
          <w:t>.</w:t>
        </w:r>
      </w:ins>
      <w:ins w:id="250" w:author="Felix Molter" w:date="2021-01-21T13:47:00Z">
        <w:r w:rsidR="003529BF">
          <w:rPr>
            <w:lang w:val="en-GB"/>
          </w:rPr>
          <w:t xml:space="preserve"> </w:t>
        </w:r>
      </w:ins>
      <w:ins w:id="251" w:author="Felix Molter" w:date="2021-01-21T14:02:00Z">
        <w:r w:rsidR="003C1494">
          <w:rPr>
            <w:lang w:val="en-GB"/>
          </w:rPr>
          <w:t>In contrast, b</w:t>
        </w:r>
      </w:ins>
      <w:ins w:id="252" w:author="Felix Molter" w:date="2021-01-21T14:01:00Z">
        <w:r w:rsidR="00526B3A">
          <w:rPr>
            <w:lang w:val="en-GB"/>
          </w:rPr>
          <w:t>etter</w:t>
        </w:r>
      </w:ins>
      <w:ins w:id="253" w:author="Felix Molter" w:date="2021-01-21T13:48:00Z">
        <w:r w:rsidR="003529BF">
          <w:rPr>
            <w:lang w:val="en-GB"/>
          </w:rPr>
          <w:t xml:space="preserve">-performing variants </w:t>
        </w:r>
      </w:ins>
      <w:ins w:id="254" w:author="Felix Molter" w:date="2021-01-21T14:01:00Z">
        <w:r w:rsidR="00526B3A">
          <w:rPr>
            <w:lang w:val="en-GB"/>
          </w:rPr>
          <w:t xml:space="preserve">could not be </w:t>
        </w:r>
      </w:ins>
      <w:ins w:id="255" w:author="Felix Molter" w:date="2021-01-21T13:48:00Z">
        <w:r w:rsidR="003529BF">
          <w:rPr>
            <w:lang w:val="en-GB"/>
          </w:rPr>
          <w:t xml:space="preserve">separated </w:t>
        </w:r>
      </w:ins>
      <w:ins w:id="256" w:author="Felix Molter" w:date="2021-01-21T14:01:00Z">
        <w:r w:rsidR="003C1494">
          <w:rPr>
            <w:lang w:val="en-GB"/>
          </w:rPr>
          <w:t>by compromise effect strength</w:t>
        </w:r>
        <w:r w:rsidR="00526B3A">
          <w:rPr>
            <w:lang w:val="en-GB"/>
          </w:rPr>
          <w:t xml:space="preserve"> </w:t>
        </w:r>
      </w:ins>
      <w:ins w:id="257" w:author="Felix Molter" w:date="2021-01-21T13:48:00Z">
        <w:r w:rsidR="003529BF">
          <w:rPr>
            <w:lang w:val="en-GB"/>
          </w:rPr>
          <w:t xml:space="preserve">(Figure 5b). </w:t>
        </w:r>
        <w:r w:rsidR="00214CDF">
          <w:rPr>
            <w:lang w:val="en-GB"/>
          </w:rPr>
          <w:t>The hybrid variant</w:t>
        </w:r>
      </w:ins>
      <w:ins w:id="258" w:author="Felix Molter" w:date="2021-01-21T13:49:00Z">
        <w:r w:rsidR="00214CDF">
          <w:rPr>
            <w:lang w:val="en-GB"/>
          </w:rPr>
          <w:t xml:space="preserve"> correctly</w:t>
        </w:r>
      </w:ins>
      <w:ins w:id="259" w:author="Felix Molter" w:date="2021-01-21T13:48:00Z">
        <w:r w:rsidR="00214CDF">
          <w:rPr>
            <w:lang w:val="en-GB"/>
          </w:rPr>
          <w:t xml:space="preserve"> predicted individual differences in</w:t>
        </w:r>
      </w:ins>
      <w:ins w:id="260" w:author="Felix Molter" w:date="2021-01-21T14:18:00Z">
        <w:r w:rsidR="003331E0">
          <w:rPr>
            <w:lang w:val="en-GB"/>
          </w:rPr>
          <w:t xml:space="preserve"> the</w:t>
        </w:r>
      </w:ins>
      <w:ins w:id="261" w:author="Felix Molter" w:date="2021-01-21T13:48:00Z">
        <w:r w:rsidR="003331E0">
          <w:rPr>
            <w:lang w:val="en-GB"/>
          </w:rPr>
          <w:t xml:space="preserve"> attraction effect</w:t>
        </w:r>
        <w:r w:rsidR="00214CDF">
          <w:rPr>
            <w:lang w:val="en-GB"/>
          </w:rPr>
          <w:t xml:space="preserve"> </w:t>
        </w:r>
      </w:ins>
      <w:ins w:id="262" w:author="Felix Molter" w:date="2021-01-21T13:49:00Z">
        <w:r w:rsidR="00214CDF">
          <w:rPr>
            <w:lang w:val="en-GB"/>
          </w:rPr>
          <w:t>(</w:t>
        </w:r>
      </w:ins>
      <w:ins w:id="263" w:author="Felix Molter" w:date="2021-01-21T13:50:00Z">
        <w:r w:rsidR="00F35EC1">
          <w:rPr>
            <w:lang w:val="en-GB"/>
          </w:rPr>
          <w:t xml:space="preserve">correlation between observed and predicted RST: </w:t>
        </w:r>
        <m:oMath>
          <m:r>
            <w:rPr>
              <w:rFonts w:ascii="Cambria Math" w:hAnsi="Cambria Math"/>
              <w:lang w:val="en-GB"/>
            </w:rPr>
            <m:t>r</m:t>
          </m:r>
        </m:oMath>
        <w:r w:rsidR="00F35EC1" w:rsidRPr="00E53719">
          <w:rPr>
            <w:lang w:val="en-GB"/>
          </w:rPr>
          <w:t xml:space="preserve"> = 0.</w:t>
        </w:r>
      </w:ins>
      <w:ins w:id="264" w:author="Felix Molter" w:date="2021-01-21T13:51:00Z">
        <w:r w:rsidR="00F35EC1">
          <w:rPr>
            <w:lang w:val="en-GB"/>
          </w:rPr>
          <w:t>92</w:t>
        </w:r>
      </w:ins>
      <w:ins w:id="265" w:author="Felix Molter" w:date="2021-01-21T13:50:00Z">
        <w:r w:rsidR="00F35EC1" w:rsidRPr="00E53719">
          <w:rPr>
            <w:lang w:val="en-GB"/>
          </w:rPr>
          <w:t xml:space="preserve">,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F35EC1">
          <w:rPr>
            <w:lang w:val="en-GB"/>
          </w:rPr>
          <w:t xml:space="preserve"> = [0.86 0.</w:t>
        </w:r>
      </w:ins>
      <w:ins w:id="266" w:author="Felix Molter" w:date="2021-01-21T13:51:00Z">
        <w:r w:rsidR="00F35EC1">
          <w:rPr>
            <w:lang w:val="en-GB"/>
          </w:rPr>
          <w:t>96</w:t>
        </w:r>
      </w:ins>
      <w:ins w:id="267" w:author="Felix Molter" w:date="2021-01-21T13:50:00Z">
        <w:r w:rsidR="00F35EC1" w:rsidRPr="00E53719">
          <w:rPr>
            <w:lang w:val="en-GB"/>
          </w:rPr>
          <w:t>]</w:t>
        </w:r>
      </w:ins>
      <w:ins w:id="268" w:author="Felix Molter" w:date="2021-01-21T13:51:00Z">
        <w:r w:rsidR="00F35EC1">
          <w:rPr>
            <w:lang w:val="en-GB"/>
          </w:rPr>
          <w:t xml:space="preserve">; Figure 5c). Here, it </w:t>
        </w:r>
      </w:ins>
      <w:ins w:id="269" w:author="Felix Molter" w:date="2021-01-21T13:52:00Z">
        <w:r w:rsidR="00F35EC1">
          <w:rPr>
            <w:lang w:val="en-GB"/>
          </w:rPr>
          <w:t xml:space="preserve">performed better than </w:t>
        </w:r>
      </w:ins>
      <w:ins w:id="270" w:author="Felix Molter" w:date="2021-01-21T13:51:00Z">
        <w:r w:rsidR="00F35EC1">
          <w:rPr>
            <w:lang w:val="en-GB"/>
          </w:rPr>
          <w:t xml:space="preserve">the GLA </w:t>
        </w:r>
      </w:ins>
      <w:ins w:id="271" w:author="Felix Molter" w:date="2021-01-21T13:52:00Z">
        <w:r w:rsidR="00F35EC1">
          <w:rPr>
            <w:lang w:val="en-GB"/>
          </w:rPr>
          <w:t>model (Figure 3</w:t>
        </w:r>
        <w:r w:rsidR="007266AF">
          <w:rPr>
            <w:lang w:val="en-GB"/>
          </w:rPr>
          <w:t>i), as it was also able to capture the behaviour of participants with particularly strong attraction</w:t>
        </w:r>
        <w:r w:rsidR="006C5B25">
          <w:rPr>
            <w:lang w:val="en-GB"/>
          </w:rPr>
          <w:t xml:space="preserve"> effects</w:t>
        </w:r>
      </w:ins>
      <w:ins w:id="272" w:author="Felix Molter" w:date="2021-01-21T14:18:00Z">
        <w:r w:rsidR="006C5B25">
          <w:rPr>
            <w:lang w:val="en-GB"/>
          </w:rPr>
          <w:t>:</w:t>
        </w:r>
      </w:ins>
      <w:ins w:id="273" w:author="Felix Molter" w:date="2021-01-21T14:15:00Z">
        <w:r w:rsidR="00DC077F">
          <w:rPr>
            <w:lang w:val="en-GB"/>
          </w:rPr>
          <w:t xml:space="preserve"> Using distance-dependent inhibition, it was able to predict high choice probabilities for target alternatives in attraction </w:t>
        </w:r>
      </w:ins>
      <w:ins w:id="274" w:author="Felix Molter" w:date="2021-01-21T14:19:00Z">
        <w:r w:rsidR="00E32286">
          <w:rPr>
            <w:lang w:val="en-GB"/>
          </w:rPr>
          <w:t xml:space="preserve">trials </w:t>
        </w:r>
      </w:ins>
      <w:ins w:id="275" w:author="Felix Molter" w:date="2021-01-21T14:15:00Z">
        <w:r w:rsidR="00DC077F">
          <w:rPr>
            <w:lang w:val="en-GB"/>
          </w:rPr>
          <w:t xml:space="preserve">for some participants, and fewer choices of competitor and dominated decoy alternatives (Supplementary Figure 4f). </w:t>
        </w:r>
      </w:ins>
      <w:ins w:id="276" w:author="Felix Molter" w:date="2021-01-21T13:53:00Z">
        <w:r w:rsidR="007266AF">
          <w:rPr>
            <w:lang w:val="en-GB"/>
          </w:rPr>
          <w:t>Predictions of individual RST in compromise trials</w:t>
        </w:r>
      </w:ins>
      <w:ins w:id="277" w:author="Felix Molter" w:date="2021-01-21T13:54:00Z">
        <w:r w:rsidR="007266AF">
          <w:rPr>
            <w:lang w:val="en-GB"/>
          </w:rPr>
          <w:t xml:space="preserve"> were almost identical between the two models </w:t>
        </w:r>
        <w:r w:rsidR="007266AF" w:rsidRPr="00E53719">
          <w:rPr>
            <w:lang w:val="en-GB"/>
          </w:rPr>
          <w:t>(</w:t>
        </w:r>
        <m:oMath>
          <m:r>
            <w:rPr>
              <w:rFonts w:ascii="Cambria Math" w:hAnsi="Cambria Math"/>
              <w:lang w:val="en-GB"/>
            </w:rPr>
            <m:t>r</m:t>
          </m:r>
        </m:oMath>
        <w:r w:rsidR="007266AF">
          <w:rPr>
            <w:lang w:val="en-GB"/>
          </w:rPr>
          <w:t xml:space="preserve"> = 0.81</w:t>
        </w:r>
        <w:r w:rsidR="007266AF" w:rsidRPr="00E53719">
          <w:rPr>
            <w:lang w:val="en-GB"/>
          </w:rPr>
          <w:t xml:space="preserve">,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7266AF">
          <w:rPr>
            <w:lang w:val="en-GB"/>
          </w:rPr>
          <w:t xml:space="preserve"> = [0.70, 0.91</w:t>
        </w:r>
        <w:r w:rsidR="007266AF" w:rsidRPr="00E53719">
          <w:rPr>
            <w:lang w:val="en-GB"/>
          </w:rPr>
          <w:t>]</w:t>
        </w:r>
        <w:r w:rsidR="007266AF">
          <w:rPr>
            <w:lang w:val="en-GB"/>
          </w:rPr>
          <w:t>; Figure 5d</w:t>
        </w:r>
      </w:ins>
      <w:ins w:id="278" w:author="Felix Molter" w:date="2021-01-21T13:56:00Z">
        <w:r w:rsidR="00CE5C44">
          <w:rPr>
            <w:lang w:val="en-GB"/>
          </w:rPr>
          <w:t>,</w:t>
        </w:r>
      </w:ins>
      <w:ins w:id="279" w:author="Felix Molter" w:date="2021-01-21T13:54:00Z">
        <w:r w:rsidR="007266AF">
          <w:rPr>
            <w:lang w:val="en-GB"/>
          </w:rPr>
          <w:t xml:space="preserve"> </w:t>
        </w:r>
      </w:ins>
      <w:ins w:id="280" w:author="Felix Molter" w:date="2021-01-21T13:56:00Z">
        <w:r w:rsidR="00AF5F55">
          <w:rPr>
            <w:lang w:val="en-GB"/>
          </w:rPr>
          <w:t xml:space="preserve">see </w:t>
        </w:r>
      </w:ins>
      <w:ins w:id="281" w:author="Felix Molter" w:date="2021-01-21T13:55:00Z">
        <w:r w:rsidR="007266AF">
          <w:rPr>
            <w:lang w:val="en-GB"/>
          </w:rPr>
          <w:t>Figure 3j for GLA).</w:t>
        </w:r>
      </w:ins>
      <w:ins w:id="282" w:author="Felix Molter" w:date="2021-01-21T13:56:00Z">
        <w:r w:rsidR="00E905D9">
          <w:rPr>
            <w:lang w:val="en-GB"/>
          </w:rPr>
          <w:t xml:space="preserve"> </w:t>
        </w:r>
      </w:ins>
    </w:p>
    <w:p w14:paraId="3A9FFBC5" w14:textId="36BC2EBF" w:rsidR="00403089" w:rsidRPr="004A2B58" w:rsidDel="00360C3F" w:rsidRDefault="00360C3F">
      <w:pPr>
        <w:pStyle w:val="Heading2"/>
        <w:rPr>
          <w:del w:id="283" w:author="Felix Molter" w:date="2021-01-21T14:06:00Z"/>
          <w:lang w:val="en-GB"/>
        </w:rPr>
        <w:pPrChange w:id="284" w:author="Felix Molter" w:date="2021-01-21T14:11:00Z">
          <w:pPr>
            <w:pStyle w:val="BodyText"/>
          </w:pPr>
        </w:pPrChange>
      </w:pPr>
      <w:ins w:id="285" w:author="Felix Molter" w:date="2021-01-21T14:03:00Z">
        <w:r>
          <w:rPr>
            <w:lang w:val="en-GB"/>
          </w:rPr>
          <w:t xml:space="preserve">The hybrid variant used an alternative-wise gaze-discount and </w:t>
        </w:r>
      </w:ins>
      <w:ins w:id="286" w:author="Felix Molter" w:date="2021-01-21T14:08:00Z">
        <w:r>
          <w:rPr>
            <w:lang w:val="en-GB"/>
          </w:rPr>
          <w:t xml:space="preserve">could thus </w:t>
        </w:r>
      </w:ins>
      <w:ins w:id="287" w:author="Felix Molter" w:date="2021-01-21T14:03:00Z">
        <w:r w:rsidR="005F3FE3">
          <w:rPr>
            <w:lang w:val="en-GB"/>
          </w:rPr>
          <w:t>accurately capture</w:t>
        </w:r>
        <w:r>
          <w:rPr>
            <w:lang w:val="en-GB"/>
          </w:rPr>
          <w:t xml:space="preserve"> the relationship between</w:t>
        </w:r>
      </w:ins>
      <w:ins w:id="288" w:author="Felix Molter" w:date="2021-01-21T14:04:00Z">
        <w:r>
          <w:rPr>
            <w:lang w:val="en-GB"/>
          </w:rPr>
          <w:t xml:space="preserve"> relative dwell advantage and choice (Figure 5e, f).</w:t>
        </w:r>
      </w:ins>
      <w:ins w:id="289" w:author="Felix Molter" w:date="2021-01-21T14:16:00Z">
        <w:r w:rsidR="00DC077F">
          <w:rPr>
            <w:lang w:val="en-GB"/>
          </w:rPr>
          <w:t xml:space="preserve"> Again, it predicted an overall higher probability of target </w:t>
        </w:r>
      </w:ins>
      <w:ins w:id="290" w:author="Felix Molter" w:date="2021-01-21T14:17:00Z">
        <w:r w:rsidR="00DC077F">
          <w:rPr>
            <w:lang w:val="en-GB"/>
          </w:rPr>
          <w:t>choices than GLA (Figure 5e), and th</w:t>
        </w:r>
      </w:ins>
      <w:ins w:id="291" w:author="Felix Molter" w:date="2021-01-21T14:06:00Z">
        <w:r w:rsidRPr="00E53719">
          <w:rPr>
            <w:lang w:val="en-GB"/>
          </w:rPr>
          <w:t xml:space="preserve">is was primarily </w:t>
        </w:r>
      </w:ins>
      <w:ins w:id="292" w:author="Felix Molter" w:date="2021-01-21T14:17:00Z">
        <w:r w:rsidR="00DC077F">
          <w:rPr>
            <w:lang w:val="en-GB"/>
          </w:rPr>
          <w:t xml:space="preserve">driven </w:t>
        </w:r>
      </w:ins>
      <w:ins w:id="293" w:author="Felix Molter" w:date="2021-01-21T14:06:00Z">
        <w:r w:rsidRPr="00E53719">
          <w:rPr>
            <w:lang w:val="en-GB"/>
          </w:rPr>
          <w:t xml:space="preserve">by the </w:t>
        </w:r>
      </w:ins>
      <w:ins w:id="294" w:author="Felix Molter" w:date="2021-01-21T14:17:00Z">
        <w:r w:rsidR="00DC077F">
          <w:rPr>
            <w:lang w:val="en-GB"/>
          </w:rPr>
          <w:t xml:space="preserve">hybrid variant’s </w:t>
        </w:r>
      </w:ins>
      <w:ins w:id="295" w:author="Felix Molter" w:date="2021-01-21T14:06:00Z">
        <w:r w:rsidRPr="00E53719">
          <w:rPr>
            <w:lang w:val="en-GB"/>
          </w:rPr>
          <w:t>predictions for individuals with strong attraction effects (</w:t>
        </w:r>
        <w:r>
          <w:rPr>
            <w:lang w:val="en-GB"/>
          </w:rPr>
          <w:t>S</w:t>
        </w:r>
        <w:r w:rsidRPr="00E53719">
          <w:rPr>
            <w:lang w:val="en-GB"/>
          </w:rPr>
          <w:t xml:space="preserve">upplemental </w:t>
        </w:r>
        <w:r>
          <w:rPr>
            <w:lang w:val="en-GB"/>
          </w:rPr>
          <w:t>F</w:t>
        </w:r>
        <w:r w:rsidRPr="00E53719">
          <w:rPr>
            <w:lang w:val="en-GB"/>
          </w:rPr>
          <w:t>igure</w:t>
        </w:r>
        <w:r>
          <w:rPr>
            <w:lang w:val="en-GB"/>
          </w:rPr>
          <w:t xml:space="preserve"> 7</w:t>
        </w:r>
        <w:r w:rsidRPr="00E53719">
          <w:rPr>
            <w:lang w:val="en-GB"/>
          </w:rPr>
          <w:t>).</w:t>
        </w:r>
      </w:ins>
    </w:p>
    <w:p w14:paraId="311F2C39" w14:textId="57908459" w:rsidR="00166849" w:rsidRPr="00E53719" w:rsidRDefault="00C418A2" w:rsidP="003331E0">
      <w:pPr>
        <w:pStyle w:val="BodyText"/>
        <w:rPr>
          <w:lang w:val="en-GB"/>
        </w:rPr>
      </w:pPr>
      <w:del w:id="296" w:author="Felix Molter" w:date="2021-01-21T13:55:00Z">
        <w:r w:rsidRPr="00E53719" w:rsidDel="00AF5F55">
          <w:rPr>
            <w:lang w:val="en-GB"/>
          </w:rPr>
          <w:delText xml:space="preserve">Finally, we probed the switchboard variants’ ability to accurately predict individual differences in context effects. To this extent we compared RST predictions of the two variants that best described the most participants: The variant that coincided with the GLA (variant A in Table 2), and the </w:delText>
        </w:r>
        <w:r w:rsidRPr="00E53719" w:rsidDel="00AF5F55">
          <w:rPr>
            <w:i/>
            <w:lang w:val="en-GB"/>
          </w:rPr>
          <w:delText>hybrid</w:delText>
        </w:r>
        <w:r w:rsidRPr="00E53719" w:rsidDel="00AF5F55">
          <w:rPr>
            <w:lang w:val="en-GB"/>
          </w:rPr>
          <w:delText xml:space="preserve"> variant (variant B in Table 2) that described 9 participants best by combining an alternative-wise gaze-discount with distance-dependent inhibition (Figure </w:delText>
        </w:r>
        <w:r w:rsidR="00403089" w:rsidDel="00AF5F55">
          <w:rPr>
            <w:rStyle w:val="Hyperlink"/>
            <w:lang w:val="en-GB"/>
          </w:rPr>
          <w:fldChar w:fldCharType="begin"/>
        </w:r>
        <w:r w:rsidR="00403089" w:rsidDel="00AF5F55">
          <w:rPr>
            <w:rStyle w:val="Hyperlink"/>
            <w:lang w:val="en-GB"/>
          </w:rPr>
          <w:delInstrText xml:space="preserve"> HYPERLINK \l "fig:fig5-switchboard-pred-rst" \h </w:delInstrText>
        </w:r>
        <w:r w:rsidR="00403089" w:rsidDel="00AF5F55">
          <w:rPr>
            <w:rStyle w:val="Hyperlink"/>
            <w:lang w:val="en-GB"/>
          </w:rPr>
          <w:fldChar w:fldCharType="separate"/>
        </w:r>
        <w:r w:rsidRPr="00E53719" w:rsidDel="00AF5F55">
          <w:rPr>
            <w:rStyle w:val="Hyperlink"/>
            <w:lang w:val="en-GB"/>
          </w:rPr>
          <w:delText>5</w:delText>
        </w:r>
        <w:r w:rsidR="00403089" w:rsidDel="00AF5F55">
          <w:rPr>
            <w:rStyle w:val="Hyperlink"/>
            <w:lang w:val="en-GB"/>
          </w:rPr>
          <w:fldChar w:fldCharType="end"/>
        </w:r>
        <w:r w:rsidRPr="00E53719" w:rsidDel="00AF5F55">
          <w:rPr>
            <w:lang w:val="en-GB"/>
          </w:rPr>
          <w:delText xml:space="preserve">). This analysis revealed that the </w:delText>
        </w:r>
        <w:r w:rsidRPr="00E53719" w:rsidDel="00AF5F55">
          <w:rPr>
            <w:i/>
            <w:lang w:val="en-GB"/>
          </w:rPr>
          <w:delText>hybrid</w:delText>
        </w:r>
        <w:r w:rsidRPr="00E53719" w:rsidDel="00AF5F55">
          <w:rPr>
            <w:lang w:val="en-GB"/>
          </w:rPr>
          <w:delText xml:space="preserve"> variant predicted individual differences in the attraction effect better than the GLA model, as it was also able to capture the behaviour of participants where the effect was particularly strong.</w:delText>
        </w:r>
      </w:del>
      <w:ins w:id="297" w:author="Felix Molter" w:date="2021-01-21T14:17:00Z">
        <w:r w:rsidR="00DC077F">
          <w:rPr>
            <w:lang w:val="en-GB"/>
          </w:rPr>
          <w:t xml:space="preserve"> T</w:t>
        </w:r>
      </w:ins>
      <w:ins w:id="298" w:author="Felix Molter" w:date="2021-01-21T14:06:00Z">
        <w:r w:rsidR="00360C3F">
          <w:rPr>
            <w:lang w:val="en-GB"/>
          </w:rPr>
          <w:t>here was no</w:t>
        </w:r>
      </w:ins>
      <w:ins w:id="299" w:author="Felix Molter" w:date="2021-01-21T14:07:00Z">
        <w:r w:rsidR="00360C3F">
          <w:rPr>
            <w:lang w:val="en-GB"/>
          </w:rPr>
          <w:t xml:space="preserve"> meaningful difference between the </w:t>
        </w:r>
      </w:ins>
      <w:ins w:id="300" w:author="Felix Molter" w:date="2021-01-19T17:07:00Z">
        <w:r w:rsidR="00166849" w:rsidRPr="00E53719">
          <w:rPr>
            <w:lang w:val="en-GB"/>
          </w:rPr>
          <w:t xml:space="preserve">two </w:t>
        </w:r>
      </w:ins>
      <w:ins w:id="301" w:author="Felix Molter" w:date="2021-01-21T14:06:00Z">
        <w:r w:rsidR="00360C3F">
          <w:rPr>
            <w:lang w:val="en-GB"/>
          </w:rPr>
          <w:t xml:space="preserve">models </w:t>
        </w:r>
      </w:ins>
      <w:ins w:id="302" w:author="Felix Molter" w:date="2021-01-19T17:07:00Z">
        <w:r w:rsidR="00166849" w:rsidRPr="00E53719">
          <w:rPr>
            <w:lang w:val="en-GB"/>
          </w:rPr>
          <w:t>in compromise trials</w:t>
        </w:r>
      </w:ins>
      <w:ins w:id="303" w:author="Felix Molter" w:date="2021-01-21T14:07:00Z">
        <w:r w:rsidR="00360C3F">
          <w:rPr>
            <w:lang w:val="en-GB"/>
          </w:rPr>
          <w:t xml:space="preserve"> (Figure 5f).</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w:t>
      </w:r>
      <w:r w:rsidRPr="00E53719">
        <w:rPr>
          <w:lang w:val="en-GB"/>
        </w:rPr>
        <w:lastRenderedPageBreak/>
        <w:t>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304"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w:t>
      </w:r>
      <w:r w:rsidRPr="00E53719">
        <w:rPr>
          <w:lang w:val="en-GB"/>
        </w:rPr>
        <w:lastRenderedPageBreak/>
        <w:t xml:space="preserve">Rosenkoetter, 1976; Russo &amp; Dosher, 1983). Models can be considered implausible, if process data are incompatible with their predicted </w:t>
      </w:r>
      <w:commentRangeStart w:id="305"/>
      <w:commentRangeStart w:id="306"/>
      <w:r w:rsidRPr="00E53719">
        <w:rPr>
          <w:lang w:val="en-GB"/>
        </w:rPr>
        <w:t>decision process</w:t>
      </w:r>
      <w:commentRangeEnd w:id="305"/>
      <w:r w:rsidRPr="00E53719">
        <w:rPr>
          <w:lang w:val="en-GB"/>
        </w:rPr>
        <w:commentReference w:id="305"/>
      </w:r>
      <w:commentRangeEnd w:id="306"/>
      <w:r w:rsidR="006151ED" w:rsidRPr="00E53719">
        <w:rPr>
          <w:rStyle w:val="CommentReference"/>
          <w:lang w:val="en-GB"/>
        </w:rPr>
        <w:commentReference w:id="306"/>
      </w:r>
      <w:r w:rsidRPr="00E53719">
        <w:rPr>
          <w:lang w:val="en-GB"/>
        </w:rPr>
        <w:t>.</w:t>
      </w:r>
    </w:p>
    <w:p w14:paraId="10DD2CC5" w14:textId="624AE11C" w:rsidR="00076D21" w:rsidRPr="00E53719" w:rsidRDefault="00076D21" w:rsidP="00B201D5">
      <w:pPr>
        <w:pStyle w:val="BodyText"/>
        <w:numPr>
          <w:ilvl w:val="0"/>
          <w:numId w:val="11"/>
        </w:numPr>
        <w:rPr>
          <w:lang w:val="en-GB"/>
        </w:rPr>
      </w:pPr>
      <w:ins w:id="307"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w:t>
      </w:r>
      <w:r w:rsidRPr="00E53719">
        <w:rPr>
          <w:lang w:val="en-GB"/>
        </w:rPr>
        <w:lastRenderedPageBreak/>
        <w:t xml:space="preserve">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4AD14CBA" w:rsidR="00B76BF1" w:rsidRPr="00E53719" w:rsidRDefault="00C418A2">
      <w:pPr>
        <w:pStyle w:val="BodyText"/>
        <w:rPr>
          <w:lang w:val="en-GB"/>
        </w:rPr>
      </w:pPr>
      <w:r w:rsidRPr="00E53719">
        <w:rPr>
          <w:lang w:val="en-GB"/>
        </w:rPr>
        <w:lastRenderedPageBreak/>
        <w:t xml:space="preserve">Many traditional models of risky decision making assume that one scale value is assigned to each alternative independent of the presence of others, and that choice probabilities are directly derived from these values (e.g., Luce, 1959). These </w:t>
      </w:r>
      <w:del w:id="308" w:author="Felix Molter" w:date="2021-01-21T16:41:00Z">
        <w:r w:rsidRPr="00E53719" w:rsidDel="00B201D5">
          <w:rPr>
            <w:lang w:val="en-GB"/>
          </w:rPr>
          <w:delText>"</w:delText>
        </w:r>
      </w:del>
      <w:ins w:id="309" w:author="Felix Molter" w:date="2021-01-21T16:41:00Z">
        <w:r w:rsidR="00B201D5">
          <w:rPr>
            <w:lang w:val="en-GB"/>
          </w:rPr>
          <w:t>“</w:t>
        </w:r>
      </w:ins>
      <w:r w:rsidRPr="00E53719">
        <w:rPr>
          <w:lang w:val="en-GB"/>
        </w:rPr>
        <w:t>simple scalability</w:t>
      </w:r>
      <w:del w:id="310" w:author="Felix Molter" w:date="2021-01-21T16:41:00Z">
        <w:r w:rsidRPr="00E53719" w:rsidDel="00B201D5">
          <w:rPr>
            <w:lang w:val="en-GB"/>
          </w:rPr>
          <w:delText>"</w:delText>
        </w:r>
      </w:del>
      <w:ins w:id="311" w:author="Felix Molter" w:date="2021-01-21T16:41:00Z">
        <w:r w:rsidR="00B201D5">
          <w:rPr>
            <w:lang w:val="en-GB"/>
          </w:rPr>
          <w:t>”</w:t>
        </w:r>
      </w:ins>
      <w:r w:rsidRPr="00E53719">
        <w:rPr>
          <w:lang w:val="en-GB"/>
        </w:rPr>
        <w:t xml:space="preserve">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09E4FBB5"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w:t>
      </w:r>
      <w:del w:id="312" w:author="Felix Molter" w:date="2021-01-21T16:41:00Z">
        <w:r w:rsidRPr="00E53719" w:rsidDel="00B201D5">
          <w:rPr>
            <w:lang w:val="en-GB"/>
          </w:rPr>
          <w:delText>"</w:delText>
        </w:r>
      </w:del>
      <w:ins w:id="313" w:author="Felix Molter" w:date="2021-01-21T16:41:00Z">
        <w:r w:rsidR="00B201D5">
          <w:rPr>
            <w:lang w:val="en-GB"/>
          </w:rPr>
          <w:t>“</w:t>
        </w:r>
      </w:ins>
      <w:r w:rsidRPr="00E53719">
        <w:rPr>
          <w:lang w:val="en-GB"/>
        </w:rPr>
        <w:t>bolstering</w:t>
      </w:r>
      <w:del w:id="314" w:author="Felix Molter" w:date="2021-01-21T16:41:00Z">
        <w:r w:rsidRPr="00E53719" w:rsidDel="00B201D5">
          <w:rPr>
            <w:lang w:val="en-GB"/>
          </w:rPr>
          <w:delText>"</w:delText>
        </w:r>
      </w:del>
      <w:ins w:id="315" w:author="Felix Molter" w:date="2021-01-21T16:41:00Z">
        <w:r w:rsidR="00B201D5">
          <w:rPr>
            <w:lang w:val="en-GB"/>
          </w:rPr>
          <w:t>”</w:t>
        </w:r>
      </w:ins>
      <w:r w:rsidRPr="00E53719">
        <w:rPr>
          <w:lang w:val="en-GB"/>
        </w:rPr>
        <w:t xml:space="preserve">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w:t>
      </w:r>
      <w:r w:rsidRPr="00E53719">
        <w:rPr>
          <w:lang w:val="en-GB"/>
        </w:rPr>
        <w:lastRenderedPageBreak/>
        <w:t>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6235967"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w:t>
      </w:r>
      <w:ins w:id="316" w:author="Felix Molter" w:date="2021-01-20T14:49:00Z">
        <w:r w:rsidR="00127975">
          <w:rPr>
            <w:lang w:val="en-GB"/>
          </w:rPr>
          <w:t>-</w:t>
        </w:r>
      </w:ins>
      <w:r w:rsidRPr="00E53719">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w:t>
      </w:r>
      <w:r w:rsidRPr="00E53719">
        <w:rPr>
          <w:lang w:val="en-GB"/>
        </w:rPr>
        <w:lastRenderedPageBreak/>
        <w:t>other participants, but not strong enough to justify increased complexity in the model comparison.</w:t>
      </w:r>
      <w:r w:rsidR="005644D3" w:rsidRPr="00E53719">
        <w:rPr>
          <w:lang w:val="en-GB"/>
        </w:rPr>
        <w:t xml:space="preserve"> </w:t>
      </w:r>
    </w:p>
    <w:p w14:paraId="7319D59E" w14:textId="5160ED6B"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w:t>
      </w:r>
      <w:r w:rsidR="00CD2235" w:rsidRPr="00E53719">
        <w:rPr>
          <w:lang w:val="en-GB"/>
        </w:rPr>
        <w:t>levelled</w:t>
      </w:r>
      <w:r w:rsidR="00C418A2" w:rsidRPr="00E53719">
        <w:rPr>
          <w:lang w:val="en-GB"/>
        </w:rPr>
        <w:t xml:space="preserve"> this way, other theoretical aspects can be compared more appropriately. Explicitly formalizing 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317" w:name="discussion"/>
      <w:bookmarkEnd w:id="317"/>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318" w:name="participants"/>
      <w:bookmarkEnd w:id="318"/>
    </w:p>
    <w:p w14:paraId="7A436F30" w14:textId="77777777" w:rsidR="00B76BF1" w:rsidRPr="00E53719" w:rsidRDefault="00C418A2">
      <w:pPr>
        <w:pStyle w:val="Heading2"/>
        <w:rPr>
          <w:lang w:val="en-GB"/>
        </w:rPr>
      </w:pPr>
      <w:r w:rsidRPr="00E53719">
        <w:rPr>
          <w:lang w:val="en-GB"/>
        </w:rPr>
        <w:t>Task and stimuli</w:t>
      </w:r>
    </w:p>
    <w:p w14:paraId="080D7B34" w14:textId="507EDFEF"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w:t>
      </w:r>
      <w:r w:rsidR="00CD2235" w:rsidRPr="00E53719">
        <w:rPr>
          <w:lang w:val="en-GB"/>
        </w:rPr>
        <w:lastRenderedPageBreak/>
        <w:t>centre</w:t>
      </w:r>
      <w:r w:rsidRPr="00E53719">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w:t>
      </w:r>
      <w:r w:rsidR="00CD2235" w:rsidRPr="00E53719">
        <w:rPr>
          <w:lang w:val="en-GB"/>
        </w:rPr>
        <w:t>centres</w:t>
      </w:r>
      <w:r w:rsidRPr="00E53719">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E53719" w:rsidRDefault="00C418A2">
      <w:pPr>
        <w:pStyle w:val="BodyText"/>
        <w:rPr>
          <w:lang w:val="en-GB"/>
        </w:rPr>
      </w:pPr>
      <w:r w:rsidRPr="00E53719">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ins w:id="319" w:author="Felix Molter" w:date="2021-01-20T16:46:00Z">
        <w:r w:rsidR="00431CC5">
          <w:rPr>
            <w:lang w:val="en-GB"/>
          </w:rPr>
          <w:t>payment</w:t>
        </w:r>
        <w:r w:rsidR="00431CC5" w:rsidRPr="00E53719">
          <w:rPr>
            <w:lang w:val="en-GB"/>
          </w:rPr>
          <w:t xml:space="preserve"> </w:t>
        </w:r>
      </w:ins>
      <w:r w:rsidRPr="00E53719">
        <w:rPr>
          <w:lang w:val="en-GB"/>
        </w:rPr>
        <w:t xml:space="preserve">multiplier. This multiplier was set at 0.5 to scale winning bonuses to Freie Universität’s </w:t>
      </w:r>
      <w:ins w:id="320" w:author="Felix Molter" w:date="2021-01-20T16:46:00Z">
        <w:r w:rsidR="00431CC5">
          <w:rPr>
            <w:lang w:val="en-GB"/>
          </w:rPr>
          <w:t>payment</w:t>
        </w:r>
        <w:r w:rsidR="00431CC5" w:rsidRPr="00E53719">
          <w:rPr>
            <w:lang w:val="en-GB"/>
          </w:rPr>
          <w:t xml:space="preserve"> </w:t>
        </w:r>
      </w:ins>
      <w:r w:rsidRPr="00E53719">
        <w:rPr>
          <w:lang w:val="en-GB"/>
        </w:rPr>
        <w:t>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lastRenderedPageBreak/>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002B918" w:rsidR="00B76BF1" w:rsidRPr="00E53719" w:rsidRDefault="00C418A2">
      <w:pPr>
        <w:pStyle w:val="BodyText"/>
        <w:rPr>
          <w:lang w:val="en-GB"/>
        </w:rPr>
      </w:pPr>
      <w:r w:rsidRPr="00E53719">
        <w:rPr>
          <w:lang w:val="en-GB"/>
        </w:rPr>
        <w:t xml:space="preserve">Participants performed 25 practice trials not relevant for their </w:t>
      </w:r>
      <w:ins w:id="321" w:author="Felix Molter" w:date="2021-01-20T16:45:00Z">
        <w:r w:rsidR="00FD1C1F">
          <w:rPr>
            <w:lang w:val="en-GB"/>
          </w:rPr>
          <w:t>payment</w:t>
        </w:r>
        <w:r w:rsidR="00FD1C1F" w:rsidRPr="00E53719">
          <w:rPr>
            <w:lang w:val="en-GB"/>
          </w:rPr>
          <w:t xml:space="preserve"> </w:t>
        </w:r>
      </w:ins>
      <w:r w:rsidRPr="00E53719">
        <w:rPr>
          <w:lang w:val="en-GB"/>
        </w:rPr>
        <w:t>under supervision of the experimenter.</w:t>
      </w:r>
      <w:bookmarkStart w:id="322" w:name="sec%252525253Amethods%252525253Atask-sti"/>
      <w:bookmarkEnd w:id="322"/>
    </w:p>
    <w:p w14:paraId="6F0C19FD" w14:textId="77777777" w:rsidR="00B76BF1" w:rsidRPr="00E53719" w:rsidRDefault="00C418A2">
      <w:pPr>
        <w:pStyle w:val="Heading2"/>
        <w:rPr>
          <w:lang w:val="en-GB"/>
        </w:rPr>
      </w:pPr>
      <w:r w:rsidRPr="00E53719">
        <w:rPr>
          <w:lang w:val="en-GB"/>
        </w:rPr>
        <w:t>Eye tracking</w:t>
      </w:r>
    </w:p>
    <w:p w14:paraId="3E4DEBB5" w14:textId="120D4024"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E53719">
        <w:rPr>
          <w:lang w:val="en-GB"/>
        </w:rPr>
        <w:t>centre</w:t>
      </w:r>
      <w:r w:rsidRPr="00E53719">
        <w:rPr>
          <w:lang w:val="en-GB"/>
        </w:rPr>
        <w:t xml:space="preserve"> their gaze on the central fixation cross between trials.</w:t>
      </w:r>
    </w:p>
    <w:p w14:paraId="4E584EB4" w14:textId="4475942E" w:rsidR="00B76BF1" w:rsidRPr="00E53719" w:rsidRDefault="00C418A2">
      <w:pPr>
        <w:pStyle w:val="BodyText"/>
        <w:rPr>
          <w:lang w:val="en-GB"/>
        </w:rPr>
      </w:pPr>
      <w:r w:rsidRPr="00E53719">
        <w:rPr>
          <w:lang w:val="en-GB"/>
        </w:rP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t>
      </w:r>
      <w:r w:rsidRPr="00E53719">
        <w:rPr>
          <w:lang w:val="en-GB"/>
        </w:rPr>
        <w:lastRenderedPageBreak/>
        <w:t>was computed by summing all fixation durations towards respective AOIs. Relative dwell time was computed by normalisation to the sum of all dwells in the trial.</w:t>
      </w:r>
      <w:bookmarkStart w:id="323" w:name="sec%252525253Amethods%252525253Aeye-trac"/>
      <w:bookmarkEnd w:id="323"/>
    </w:p>
    <w:p w14:paraId="2CD021F7" w14:textId="539D07D9" w:rsidR="00B76BF1" w:rsidRPr="00E53719" w:rsidRDefault="00C418A2">
      <w:pPr>
        <w:pStyle w:val="Heading2"/>
        <w:rPr>
          <w:lang w:val="en-GB"/>
        </w:rPr>
      </w:pPr>
      <w:r w:rsidRPr="00E53719">
        <w:rPr>
          <w:lang w:val="en-GB"/>
        </w:rPr>
        <w:t>Behavioural mode</w:t>
      </w:r>
      <w:r w:rsidR="005B587E">
        <w:rPr>
          <w:lang w:val="en-GB"/>
        </w:rPr>
        <w:t>l</w:t>
      </w:r>
      <w:r w:rsidRPr="00E53719">
        <w:rPr>
          <w:lang w:val="en-GB"/>
        </w:rPr>
        <w:t>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324" w:name="baseline-random-choice"/>
      <w:bookmarkEnd w:id="324"/>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325" w:name="expected-utility"/>
      <w:bookmarkEnd w:id="325"/>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w:t>
      </w:r>
      <w:r w:rsidRPr="00E53719">
        <w:rPr>
          <w:lang w:val="en-GB"/>
        </w:rPr>
        <w:lastRenderedPageBreak/>
        <w:t>Heekeren, &amp; Rieskamp, 2017). Stimulus attributes were also rescaled to a range between 0 and 1 as in previous studies (Berkowitsch, Scheibehenne, &amp; Rieskamp, 2014).</w:t>
      </w:r>
      <w:bookmarkStart w:id="326" w:name="multialternative-decision-field-theory"/>
      <w:bookmarkEnd w:id="326"/>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5C572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5C572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 xml:space="preserve">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w:t>
      </w:r>
      <w:r w:rsidRPr="00E53719">
        <w:rPr>
          <w:lang w:val="en-GB"/>
        </w:rPr>
        <w:lastRenderedPageBreak/>
        <w:t>(Molter,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5C5727">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327" w:name="parameter-estimation"/>
      <w:bookmarkEnd w:id="327"/>
    </w:p>
    <w:p w14:paraId="5F21FDA0" w14:textId="77777777" w:rsidR="00B76BF1" w:rsidRPr="00E53719" w:rsidRDefault="00C418A2">
      <w:pPr>
        <w:pStyle w:val="BodyText"/>
        <w:rPr>
          <w:lang w:val="en-GB"/>
        </w:rPr>
      </w:pPr>
      <w:r w:rsidRPr="00E53719">
        <w:rPr>
          <w:b/>
          <w:bCs/>
          <w:lang w:val="en-GB"/>
        </w:rPr>
        <w:lastRenderedPageBreak/>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328" w:name="sec%252525253Amethods%252525253Abehaviou"/>
      <w:bookmarkStart w:id="329" w:name="model-comparison"/>
      <w:bookmarkEnd w:id="328"/>
      <w:bookmarkEnd w:id="329"/>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We performed a switchboard analysis, similar to the one performed in (Turner, Schley, Muller, &amp; Tsetsos, 2018)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w:lastRenderedPageBreak/>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w:t>
      </w:r>
      <w:ins w:id="330" w:author="Felix Molter" w:date="2021-01-20T14:49:00Z">
        <w:r w:rsidR="00326803">
          <w:rPr>
            <w:lang w:val="en-GB"/>
          </w:rPr>
          <w:t>-</w:t>
        </w:r>
      </w:ins>
      <w:r w:rsidRPr="00E53719">
        <w:rPr>
          <w:lang w:val="en-GB"/>
        </w:rPr>
        <w:t xml:space="preserve">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5C5727">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5C572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5C5727">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5C5727">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331" w:name="attribute-integration"/>
      <w:bookmarkEnd w:id="331"/>
    </w:p>
    <w:p w14:paraId="6777613B" w14:textId="77777777" w:rsidR="00B76BF1" w:rsidRPr="00E53719" w:rsidRDefault="00C418A2">
      <w:pPr>
        <w:pStyle w:val="BodyText"/>
        <w:rPr>
          <w:lang w:val="en-GB"/>
        </w:rPr>
      </w:pPr>
      <w:r w:rsidRPr="00E53719">
        <w:rPr>
          <w:b/>
          <w:bCs/>
          <w:lang w:val="en-GB"/>
        </w:rPr>
        <w:lastRenderedPageBreak/>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332" w:name="evidence-comparison"/>
      <w:bookmarkEnd w:id="332"/>
    </w:p>
    <w:p w14:paraId="69DA0CD7" w14:textId="185B5F50" w:rsidR="00B76BF1" w:rsidRPr="00E53719" w:rsidRDefault="00C418A2">
      <w:pPr>
        <w:pStyle w:val="BodyText"/>
        <w:rPr>
          <w:lang w:val="en-GB"/>
        </w:rPr>
      </w:pPr>
      <w:r w:rsidRPr="00E53719">
        <w:rPr>
          <w:b/>
          <w:bCs/>
          <w:lang w:val="en-GB"/>
        </w:rPr>
        <w:t>Alternative-wise gaze</w:t>
      </w:r>
      <w:ins w:id="333" w:author="Felix Molter" w:date="2021-01-20T14:49:00Z">
        <w:r w:rsidR="00A84993">
          <w:rPr>
            <w:b/>
            <w:bCs/>
            <w:lang w:val="en-GB"/>
          </w:rPr>
          <w:t>-</w:t>
        </w:r>
      </w:ins>
      <w:r w:rsidRPr="00E53719">
        <w:rPr>
          <w:b/>
          <w:bCs/>
          <w:lang w:val="en-GB"/>
        </w:rPr>
        <w:t xml:space="preserve">discount.  </w:t>
      </w:r>
      <w:r w:rsidRPr="00E53719">
        <w:rPr>
          <w:lang w:val="en-GB"/>
        </w:rPr>
        <w:t xml:space="preserve">This switch could take the values </w:t>
      </w:r>
      <w:del w:id="334" w:author="Felix Molter" w:date="2021-01-21T16:41:00Z">
        <w:r w:rsidRPr="00E53719" w:rsidDel="00B201D5">
          <w:rPr>
            <w:i/>
            <w:lang w:val="en-GB"/>
          </w:rPr>
          <w:delText>"</w:delText>
        </w:r>
      </w:del>
      <w:ins w:id="335" w:author="Felix Molter" w:date="2021-01-21T16:41:00Z">
        <w:r w:rsidR="00B201D5">
          <w:rPr>
            <w:i/>
            <w:lang w:val="en-GB"/>
          </w:rPr>
          <w:t>“</w:t>
        </w:r>
      </w:ins>
      <w:r w:rsidRPr="00E53719">
        <w:rPr>
          <w:i/>
          <w:lang w:val="en-GB"/>
        </w:rPr>
        <w:t>on</w:t>
      </w:r>
      <w:del w:id="336" w:author="Felix Molter" w:date="2021-01-21T16:41:00Z">
        <w:r w:rsidRPr="00E53719" w:rsidDel="00B201D5">
          <w:rPr>
            <w:i/>
            <w:lang w:val="en-GB"/>
          </w:rPr>
          <w:delText>"</w:delText>
        </w:r>
      </w:del>
      <w:ins w:id="337" w:author="Felix Molter" w:date="2021-01-21T16:41:00Z">
        <w:r w:rsidR="00B201D5">
          <w:rPr>
            <w:i/>
            <w:lang w:val="en-GB"/>
          </w:rPr>
          <w:t>”</w:t>
        </w:r>
      </w:ins>
      <w:r w:rsidRPr="00E53719">
        <w:rPr>
          <w:lang w:val="en-GB"/>
        </w:rPr>
        <w:t xml:space="preserve"> or </w:t>
      </w:r>
      <w:del w:id="338" w:author="Felix Molter" w:date="2021-01-21T16:41:00Z">
        <w:r w:rsidRPr="00E53719" w:rsidDel="00B201D5">
          <w:rPr>
            <w:i/>
            <w:lang w:val="en-GB"/>
          </w:rPr>
          <w:delText>"</w:delText>
        </w:r>
      </w:del>
      <w:ins w:id="339" w:author="Felix Molter" w:date="2021-01-21T16:41:00Z">
        <w:r w:rsidR="00B201D5">
          <w:rPr>
            <w:i/>
            <w:lang w:val="en-GB"/>
          </w:rPr>
          <w:t>“</w:t>
        </w:r>
      </w:ins>
      <w:r w:rsidRPr="00E53719">
        <w:rPr>
          <w:i/>
          <w:lang w:val="en-GB"/>
        </w:rPr>
        <w:t>off</w:t>
      </w:r>
      <w:del w:id="340" w:author="Felix Molter" w:date="2021-01-21T16:41:00Z">
        <w:r w:rsidRPr="00E53719" w:rsidDel="00B201D5">
          <w:rPr>
            <w:i/>
            <w:lang w:val="en-GB"/>
          </w:rPr>
          <w:delText>"</w:delText>
        </w:r>
      </w:del>
      <w:ins w:id="341" w:author="Felix Molter" w:date="2021-01-21T16:41:00Z">
        <w:r w:rsidR="00B201D5">
          <w:rPr>
            <w:i/>
            <w:lang w:val="en-GB"/>
          </w:rPr>
          <w:t>”</w:t>
        </w:r>
      </w:ins>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controlling the discount rate of unattended alternatives during accumulation. If switched off, the gaze</w:t>
      </w:r>
      <w:ins w:id="342" w:author="Felix Molter" w:date="2021-01-20T14:49:00Z">
        <w:r w:rsidR="00A84993">
          <w:rPr>
            <w:lang w:val="en-GB"/>
          </w:rPr>
          <w:t>-</w:t>
        </w:r>
      </w:ins>
      <w:r w:rsidRPr="00E53719">
        <w:rPr>
          <w:lang w:val="en-GB"/>
        </w:rPr>
        <w:t xml:space="preserve">discount vector </w:t>
      </w:r>
      <m:oMath>
        <m:r>
          <w:rPr>
            <w:rFonts w:ascii="Cambria Math" w:hAnsi="Cambria Math"/>
            <w:lang w:val="en-GB"/>
          </w:rPr>
          <m:t>Θ</m:t>
        </m:r>
      </m:oMath>
      <w:r w:rsidRPr="00E53719">
        <w:rPr>
          <w:lang w:val="en-GB"/>
        </w:rPr>
        <w:t xml:space="preserve"> was set to one.</w:t>
      </w:r>
      <w:bookmarkStart w:id="343" w:name="alternative-wise-gaze-discount"/>
      <w:bookmarkEnd w:id="343"/>
    </w:p>
    <w:p w14:paraId="6D2B9056" w14:textId="42A56728" w:rsidR="00B76BF1" w:rsidRPr="00E53719" w:rsidRDefault="00C418A2">
      <w:pPr>
        <w:pStyle w:val="BodyText"/>
        <w:rPr>
          <w:lang w:val="en-GB"/>
        </w:rPr>
      </w:pPr>
      <w:r w:rsidRPr="00E53719">
        <w:rPr>
          <w:b/>
          <w:bCs/>
          <w:lang w:val="en-GB"/>
        </w:rPr>
        <w:t>Attribute-wise gaze</w:t>
      </w:r>
      <w:ins w:id="344" w:author="Felix Molter" w:date="2021-01-20T14:49:00Z">
        <w:r w:rsidR="00267D82">
          <w:rPr>
            <w:b/>
            <w:bCs/>
            <w:lang w:val="en-GB"/>
          </w:rPr>
          <w:t>-</w:t>
        </w:r>
      </w:ins>
      <w:r w:rsidRPr="00E53719">
        <w:rPr>
          <w:b/>
          <w:bCs/>
          <w:lang w:val="en-GB"/>
        </w:rPr>
        <w:t xml:space="preserve">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w:t>
      </w:r>
      <w:ins w:id="345" w:author="Felix Molter" w:date="2021-01-20T14:49:00Z">
        <w:r w:rsidR="008F4B55">
          <w:rPr>
            <w:lang w:val="en-GB"/>
          </w:rPr>
          <w:t>-</w:t>
        </w:r>
      </w:ins>
      <w:r w:rsidRPr="00E53719">
        <w:rPr>
          <w:lang w:val="en-GB"/>
        </w:rPr>
        <w:t xml:space="preserve">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346" w:name="attribute-wise-gaze-discount"/>
      <w:bookmarkEnd w:id="346"/>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347" w:name="accumulation-leak"/>
      <w:bookmarkEnd w:id="347"/>
    </w:p>
    <w:p w14:paraId="16E765C6" w14:textId="18A0675E" w:rsidR="00B76BF1" w:rsidRPr="00E53719" w:rsidRDefault="00C418A2">
      <w:pPr>
        <w:pStyle w:val="BodyText"/>
        <w:rPr>
          <w:lang w:val="en-GB"/>
        </w:rPr>
      </w:pPr>
      <w:r w:rsidRPr="00E53719">
        <w:rPr>
          <w:b/>
          <w:bCs/>
          <w:lang w:val="en-GB"/>
        </w:rPr>
        <w:lastRenderedPageBreak/>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Here, the inhibition between accumulators is a function of the corresponding items’ distance in attribute space. The distance is expressed in indifference and dominance directions, and the dominance direction is over</w:t>
      </w:r>
      <w:bookmarkStart w:id="348" w:name="_GoBack"/>
      <w:bookmarkEnd w:id="348"/>
      <w:r w:rsidRPr="00E53719">
        <w:rPr>
          <w:lang w:val="en-GB"/>
        </w:rPr>
        <w:t xml:space="preserve">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349" w:name="sec%252525253Amethods%252525253Aswitchbo"/>
      <w:bookmarkStart w:id="350" w:name="X405033ee9926463d967c91b1a821169004c7e29"/>
      <w:bookmarkEnd w:id="349"/>
      <w:bookmarkEnd w:id="350"/>
    </w:p>
    <w:p w14:paraId="71EDFF86" w14:textId="33BD4BFF" w:rsidR="00B76BF1" w:rsidRPr="00E53719" w:rsidRDefault="00C418A2">
      <w:pPr>
        <w:pStyle w:val="Heading2"/>
        <w:rPr>
          <w:lang w:val="en-GB"/>
        </w:rPr>
      </w:pPr>
      <w:r w:rsidRPr="00E53719">
        <w:rPr>
          <w:lang w:val="en-GB"/>
        </w:rPr>
        <w:lastRenderedPageBreak/>
        <w:t xml:space="preserve">Statistical </w:t>
      </w:r>
      <w:r w:rsidR="005B587E">
        <w:rPr>
          <w:lang w:val="en-GB"/>
        </w:rPr>
        <w:t>modelling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351" w:name="statistical-modeling"/>
      <w:bookmarkEnd w:id="351"/>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The task was programmed in MATLAB (The Mathworks Inc., USA) using the PsychToolBox (Brainard, 1997). Data processing and analyses were done in Python with numpy (Harris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352" w:name="software"/>
      <w:bookmarkEnd w:id="352"/>
    </w:p>
    <w:p w14:paraId="4872B2C2" w14:textId="77777777" w:rsidR="00B76BF1" w:rsidRPr="00E53719" w:rsidRDefault="00C418A2">
      <w:pPr>
        <w:pStyle w:val="Heading2"/>
        <w:rPr>
          <w:lang w:val="en-GB"/>
        </w:rPr>
      </w:pPr>
      <w:r w:rsidRPr="00E53719">
        <w:rPr>
          <w:lang w:val="en-GB"/>
        </w:rPr>
        <w:t>Data and code availability</w:t>
      </w:r>
    </w:p>
    <w:p w14:paraId="03D6A7AB" w14:textId="656A558E" w:rsidR="00367EA8" w:rsidRPr="00E53719" w:rsidRDefault="00C418A2" w:rsidP="00367EA8">
      <w:pPr>
        <w:pStyle w:val="FirstParagraph"/>
        <w:rPr>
          <w:lang w:val="en-GB"/>
        </w:rPr>
      </w:pPr>
      <w:r w:rsidRPr="00E53719">
        <w:rPr>
          <w:lang w:val="en-GB"/>
        </w:rPr>
        <w:t xml:space="preserve">All raw and </w:t>
      </w:r>
      <w:ins w:id="353" w:author="Felix Molter" w:date="2021-01-20T16:19:00Z">
        <w:r w:rsidR="00DD2C73" w:rsidRPr="00E53719">
          <w:rPr>
            <w:lang w:val="en-GB"/>
          </w:rPr>
          <w:t>pre-processed</w:t>
        </w:r>
      </w:ins>
      <w:r w:rsidRPr="00E53719">
        <w:rPr>
          <w:lang w:val="en-GB"/>
        </w:rPr>
        <w:t xml:space="preserve">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354" w:name="ref-armel2008biasing"/>
      <w:bookmarkEnd w:id="354"/>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355" w:name="ref-ashby2016finding"/>
      <w:bookmarkEnd w:id="355"/>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356" w:name="ref-berkowitsch2014rigorously"/>
      <w:bookmarkEnd w:id="356"/>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357" w:name="ref-bhatia2013associations"/>
      <w:bookmarkEnd w:id="357"/>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358" w:name="ref-bockenholt1992multivariate"/>
      <w:bookmarkEnd w:id="358"/>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359" w:name="ref-brainard1997psychophysics"/>
      <w:bookmarkEnd w:id="359"/>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360" w:name="ref-busemeyer2002survey"/>
      <w:bookmarkEnd w:id="360"/>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361" w:name="ref-busemeyer2019cognitive"/>
      <w:bookmarkEnd w:id="361"/>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362" w:name="ref-cataldo2019comparison"/>
      <w:bookmarkEnd w:id="362"/>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363" w:name="ref-cavagnaro2013discriminating"/>
      <w:bookmarkEnd w:id="363"/>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364" w:name="ref-cavanagh2014eye"/>
      <w:bookmarkEnd w:id="364"/>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365" w:name="ref-cohen2017multi"/>
      <w:bookmarkEnd w:id="365"/>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366" w:name="ref-fisher2017attentional"/>
      <w:bookmarkEnd w:id="366"/>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367" w:name="ref-folke2016explicit"/>
      <w:bookmarkEnd w:id="367"/>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368" w:name="ref-glickman2019formation"/>
      <w:bookmarkEnd w:id="368"/>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369" w:name="ref-gluth2020value"/>
      <w:bookmarkEnd w:id="369"/>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370" w:name="ref-gluth2018value"/>
      <w:bookmarkEnd w:id="370"/>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371" w:name="ref-hotaling2010theoretical"/>
      <w:bookmarkEnd w:id="371"/>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372" w:name="ref-hotaling2019quantitative"/>
      <w:bookmarkEnd w:id="372"/>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373" w:name="ref-huber1982adding"/>
      <w:bookmarkEnd w:id="373"/>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374" w:name="ref-krajbich2010visual"/>
      <w:bookmarkEnd w:id="374"/>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375" w:name="ref-krajbich2012attentional"/>
      <w:bookmarkEnd w:id="375"/>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376" w:name="ref-krajbich2011multialternative"/>
      <w:bookmarkEnd w:id="376"/>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377" w:name="ref-kruschke2013bayesian"/>
      <w:bookmarkEnd w:id="377"/>
    </w:p>
    <w:p w14:paraId="4DC3F08E" w14:textId="441A127C" w:rsidR="00B76BF1" w:rsidRPr="00E53719" w:rsidRDefault="00C418A2">
      <w:pPr>
        <w:pStyle w:val="HangingIndent"/>
        <w:rPr>
          <w:lang w:val="en-GB"/>
        </w:rPr>
      </w:pPr>
      <w:r w:rsidRPr="00E53719">
        <w:rPr>
          <w:lang w:val="en-GB"/>
        </w:rPr>
        <w:t xml:space="preserve">Kruschke, J. K. (2014). </w:t>
      </w:r>
      <w:r w:rsidRPr="00E53719">
        <w:rPr>
          <w:i/>
          <w:lang w:val="en-GB"/>
        </w:rPr>
        <w:t xml:space="preserve">Doing </w:t>
      </w:r>
      <w:r w:rsidR="00743E46">
        <w:rPr>
          <w:i/>
          <w:lang w:val="en-GB"/>
        </w:rPr>
        <w:t>B</w:t>
      </w:r>
      <w:r w:rsidRPr="00E53719">
        <w:rPr>
          <w:i/>
          <w:lang w:val="en-GB"/>
        </w:rPr>
        <w:t xml:space="preserve">ayesian </w:t>
      </w:r>
      <w:r w:rsidR="00743E46">
        <w:rPr>
          <w:i/>
          <w:lang w:val="en-GB"/>
        </w:rPr>
        <w:t>D</w:t>
      </w:r>
      <w:r w:rsidRPr="00E53719">
        <w:rPr>
          <w:i/>
          <w:lang w:val="en-GB"/>
        </w:rPr>
        <w:t xml:space="preserve">ata </w:t>
      </w:r>
      <w:r w:rsidR="00743E46">
        <w:rPr>
          <w:i/>
          <w:lang w:val="en-GB"/>
        </w:rPr>
        <w:t>A</w:t>
      </w:r>
      <w:r w:rsidRPr="00E53719">
        <w:rPr>
          <w:i/>
          <w:lang w:val="en-GB"/>
        </w:rPr>
        <w:t xml:space="preserve">nalysis: A tutorial with </w:t>
      </w:r>
      <w:r w:rsidR="00743E46">
        <w:rPr>
          <w:i/>
          <w:lang w:val="en-GB"/>
        </w:rPr>
        <w:t>R</w:t>
      </w:r>
      <w:r w:rsidRPr="00E53719">
        <w:rPr>
          <w:i/>
          <w:lang w:val="en-GB"/>
        </w:rPr>
        <w:t xml:space="preserve">, JAGS, and </w:t>
      </w:r>
      <w:r w:rsidR="00743E46">
        <w:rPr>
          <w:i/>
          <w:lang w:val="en-GB"/>
        </w:rPr>
        <w:t>S</w:t>
      </w:r>
      <w:r w:rsidRPr="00E53719">
        <w:rPr>
          <w:i/>
          <w:lang w:val="en-GB"/>
        </w:rPr>
        <w:t>tan</w:t>
      </w:r>
      <w:r w:rsidRPr="00E53719">
        <w:rPr>
          <w:lang w:val="en-GB"/>
        </w:rPr>
        <w:t>. Academic Press.</w:t>
      </w:r>
      <w:bookmarkStart w:id="378" w:name="ref-kruschke2014doing"/>
      <w:bookmarkEnd w:id="378"/>
    </w:p>
    <w:p w14:paraId="70F05ADD" w14:textId="052AD6B3"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0073537F">
        <w:rPr>
          <w:lang w:val="en-GB"/>
        </w:rPr>
        <w:t>. Cambridge</w:t>
      </w:r>
      <w:r w:rsidRPr="00E53719">
        <w:rPr>
          <w:lang w:val="en-GB"/>
        </w:rPr>
        <w:t>; New York: Cambridge University Press.</w:t>
      </w:r>
      <w:bookmarkStart w:id="379" w:name="ref-leeBayesianCognitiveModeling2013"/>
      <w:bookmarkEnd w:id="379"/>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380" w:name="ref-louie2013normalization"/>
      <w:bookmarkEnd w:id="380"/>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381" w:name="ref-luce1959individual"/>
      <w:bookmarkEnd w:id="381"/>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382" w:name="ref-marini2020attraction"/>
      <w:bookmarkEnd w:id="382"/>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383" w:name="ref-mohr2017attraction"/>
      <w:bookmarkEnd w:id="383"/>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384" w:name="ref-molter2019glambox"/>
      <w:bookmarkEnd w:id="384"/>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385" w:name="ref-noguchi2018multialternative"/>
      <w:bookmarkEnd w:id="385"/>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386" w:name="ref-parnamets2015biasing"/>
      <w:bookmarkEnd w:id="386"/>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387" w:name="ref-penny2011statistical"/>
      <w:bookmarkEnd w:id="387"/>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388" w:name="ref-rieskamp2006extending"/>
      <w:bookmarkEnd w:id="388"/>
    </w:p>
    <w:p w14:paraId="46B80901" w14:textId="6944F4FB" w:rsidR="00B76BF1" w:rsidRPr="00E53719" w:rsidRDefault="00C418A2">
      <w:pPr>
        <w:pStyle w:val="HangingIndent"/>
        <w:rPr>
          <w:lang w:val="en-GB"/>
        </w:rPr>
      </w:pPr>
      <w:r w:rsidRPr="00E53719">
        <w:rPr>
          <w:lang w:val="en-GB"/>
        </w:rPr>
        <w:t>Rigoux, L., Stephan, K. E., Friston, K. J., &amp; Daunizeau, J. (2014). Bayesian model selection for group studies</w:t>
      </w:r>
      <w:r w:rsidR="00BA312B">
        <w:rPr>
          <w:lang w:val="en-GB"/>
        </w:rPr>
        <w:t xml:space="preserve"> -</w:t>
      </w:r>
      <w:r w:rsidRPr="00E53719">
        <w:rPr>
          <w:lang w:val="en-GB"/>
        </w:rPr>
        <w:t xml:space="preserve"> </w:t>
      </w:r>
      <w:r w:rsidR="00BA312B">
        <w:rPr>
          <w:lang w:val="en-GB"/>
        </w:rPr>
        <w:t>r</w:t>
      </w:r>
      <w:r w:rsidRPr="00E53719">
        <w:rPr>
          <w:lang w:val="en-GB"/>
        </w:rPr>
        <w:t xml:space="preserve">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389" w:name="ref-rigouxBayesianModelSelection2014"/>
      <w:bookmarkEnd w:id="389"/>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390" w:name="ref-roe2001multialternative"/>
      <w:bookmarkEnd w:id="390"/>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391" w:name="ref-rouault2019prefrontal"/>
      <w:bookmarkEnd w:id="391"/>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392" w:name="ref-schwarz1978estimating"/>
      <w:bookmarkEnd w:id="392"/>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393" w:name="ref-shimojo2003gaze"/>
      <w:bookmarkEnd w:id="393"/>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394" w:name="ref-simonson1989choice"/>
      <w:bookmarkEnd w:id="394"/>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395" w:name="ref-smith2018attention"/>
      <w:bookmarkEnd w:id="395"/>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396" w:name="ref-smith2019gaze"/>
      <w:bookmarkEnd w:id="396"/>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397" w:name="ref-soltani2012range"/>
      <w:bookmarkEnd w:id="397"/>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398" w:name="ref-stojic2020uncertainty"/>
      <w:bookmarkEnd w:id="398"/>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399" w:name="ref-storn1997differential"/>
      <w:bookmarkEnd w:id="399"/>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400" w:name="ref-sui2020timing"/>
      <w:bookmarkEnd w:id="400"/>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401" w:name="ref-sutton2018reinforcement"/>
      <w:bookmarkEnd w:id="401"/>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402" w:name="ref-tavares2017attentional"/>
      <w:bookmarkEnd w:id="402"/>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403" w:name="ref-thomas2019gaze"/>
      <w:bookmarkEnd w:id="403"/>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404" w:name="ref-towal2011simultaneous"/>
      <w:bookmarkEnd w:id="404"/>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405" w:name="ref-trueblood2012multialternative"/>
      <w:bookmarkEnd w:id="405"/>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406" w:name="ref-trueblood2014multiattribute"/>
      <w:bookmarkEnd w:id="406"/>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407" w:name="ref-trueblood2015fragile"/>
      <w:bookmarkEnd w:id="407"/>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408" w:name="ref-trueblood2013not"/>
      <w:bookmarkEnd w:id="408"/>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409" w:name="ref-truebloodImpactPresentationOrder2017"/>
      <w:bookmarkEnd w:id="409"/>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410" w:name="ref-tsetsos2012salience"/>
      <w:bookmarkEnd w:id="410"/>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411" w:name="ref-turner2018competing"/>
      <w:bookmarkEnd w:id="411"/>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412" w:name="ref-tversky1972elimination"/>
      <w:bookmarkEnd w:id="412"/>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413" w:name="ref-tversky1992advances"/>
      <w:bookmarkEnd w:id="413"/>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414" w:name="ref-tversky1993context"/>
      <w:bookmarkEnd w:id="414"/>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415" w:name="ref-usher2001time"/>
      <w:bookmarkEnd w:id="415"/>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416" w:name="ref-usher2004loss"/>
      <w:bookmarkEnd w:id="416"/>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417" w:name="ref-vaidya2015testing"/>
      <w:bookmarkEnd w:id="417"/>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418" w:name="ref-vonNeumann1947theory"/>
      <w:bookmarkEnd w:id="418"/>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419" w:name="ref-wollschlager20122n"/>
      <w:bookmarkEnd w:id="419"/>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420"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420"/>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231A354F"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ins w:id="421" w:author="Felix Molter" w:date="2021-01-20T16:20:00Z">
        <w:r w:rsidR="00DD2C73" w:rsidRPr="00E53719">
          <w:rPr>
            <w:lang w:val="en-GB"/>
          </w:rPr>
          <w:t>centre</w:t>
        </w:r>
      </w:ins>
      <w:r w:rsidRPr="00E53719">
        <w:rPr>
          <w:lang w:val="en-GB"/>
        </w:rPr>
        <w:t xml:space="preserve">,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422"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422"/>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423" w:name="regression-analyses-of-gaze-behaviour"/>
      <w:bookmarkEnd w:id="423"/>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424" w:name="sup%252525253Aeye-movement-analyses"/>
      <w:bookmarkStart w:id="425" w:name="direction-of-information-search"/>
      <w:bookmarkEnd w:id="424"/>
      <w:bookmarkEnd w:id="425"/>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426" w:name="tab%252525253Agla-estimates"/>
            <w:bookmarkEnd w:id="426"/>
          </w:p>
        </w:tc>
      </w:tr>
    </w:tbl>
    <w:p w14:paraId="34563F2A" w14:textId="54747EC7"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427"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427"/>
    </w:p>
    <w:p w14:paraId="2B20C9D0" w14:textId="6C45946A"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428" w:name="gla-parameter-estimates"/>
      <w:bookmarkEnd w:id="428"/>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429" w:author="Felix Molter" w:date="2021-01-15T12:07:00Z"/>
          <w:lang w:val="en-GB"/>
        </w:rPr>
      </w:pPr>
      <w:ins w:id="430"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5C1901AE" w:rsidR="00524ECE" w:rsidRPr="00E53719" w:rsidRDefault="00524ECE" w:rsidP="00524ECE">
      <w:pPr>
        <w:pStyle w:val="ImageCaption"/>
        <w:spacing w:line="276" w:lineRule="auto"/>
        <w:rPr>
          <w:ins w:id="431" w:author="Felix Molter" w:date="2021-01-15T12:07:00Z"/>
          <w:lang w:val="en-GB"/>
        </w:rPr>
      </w:pPr>
      <w:ins w:id="432" w:author="Felix Molter" w:date="2021-01-15T12:07:00Z">
        <w:r w:rsidRPr="00E53719">
          <w:rPr>
            <w:b/>
            <w:lang w:val="en-GB"/>
          </w:rPr>
          <w:t>Supplemental Figure 4. Model-predicted choice probabilities.</w:t>
        </w:r>
        <w:r w:rsidRPr="00E53719">
          <w:rPr>
            <w:lang w:val="en-GB"/>
          </w:rPr>
          <w:t xml:space="preserve"> </w:t>
        </w:r>
      </w:ins>
      <w:ins w:id="433" w:author="Felix Molter" w:date="2021-01-15T12:08:00Z">
        <w:r w:rsidRPr="00E53719">
          <w:rPr>
            <w:lang w:val="en-GB"/>
          </w:rPr>
          <w:t xml:space="preserve">Each panel shows distributions of </w:t>
        </w:r>
      </w:ins>
      <w:ins w:id="434" w:author="Felix Molter" w:date="2021-01-15T12:09:00Z">
        <w:r w:rsidRPr="00E53719">
          <w:rPr>
            <w:lang w:val="en-GB"/>
          </w:rPr>
          <w:t xml:space="preserve">model-predicted </w:t>
        </w:r>
      </w:ins>
      <w:ins w:id="435" w:author="Felix Molter" w:date="2021-01-15T12:08:00Z">
        <w:r w:rsidRPr="00E53719">
          <w:rPr>
            <w:lang w:val="en-GB"/>
          </w:rPr>
          <w:t>choic</w:t>
        </w:r>
      </w:ins>
      <w:ins w:id="436" w:author="Felix Molter" w:date="2021-01-15T12:10:00Z">
        <w:r w:rsidRPr="00E53719">
          <w:rPr>
            <w:lang w:val="en-GB"/>
          </w:rPr>
          <w:t xml:space="preserve">e probabilities for </w:t>
        </w:r>
      </w:ins>
      <w:ins w:id="437" w:author="Felix Molter" w:date="2021-01-15T12:09:00Z">
        <w:r w:rsidRPr="00E53719">
          <w:rPr>
            <w:lang w:val="en-GB"/>
          </w:rPr>
          <w:t xml:space="preserve">the target, competitor, decoy and ultimately chosen alternative. </w:t>
        </w:r>
      </w:ins>
      <w:ins w:id="438"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439"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440" w:author="Felix Molter" w:date="2021-01-15T12:09:00Z">
        <w:r w:rsidRPr="00E53719">
          <w:rPr>
            <w:lang w:val="en-GB"/>
          </w:rPr>
          <w:t xml:space="preserve">Predictions were computed </w:t>
        </w:r>
      </w:ins>
      <w:ins w:id="441" w:author="Felix Molter" w:date="2021-01-15T12:08:00Z">
        <w:r w:rsidRPr="00E53719">
          <w:rPr>
            <w:lang w:val="en-GB"/>
          </w:rPr>
          <w:t>using individual maximum likelihood estimates</w:t>
        </w:r>
      </w:ins>
      <w:ins w:id="442"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443" w:author="Felix Molter" w:date="2021-01-20T14:43:00Z">
        <w:r w:rsidR="001C1F83">
          <w:rPr>
            <w:lang w:val="en-GB"/>
          </w:rPr>
          <w:t xml:space="preserve"> and combines</w:t>
        </w:r>
      </w:ins>
      <w:ins w:id="444" w:author="Felix Molter" w:date="2021-01-20T14:44:00Z">
        <w:r w:rsidR="00B956D7">
          <w:rPr>
            <w:lang w:val="en-GB"/>
          </w:rPr>
          <w:t xml:space="preserve"> an alternative-wise gaze</w:t>
        </w:r>
      </w:ins>
      <w:ins w:id="445" w:author="Felix Molter" w:date="2021-01-20T14:50:00Z">
        <w:r w:rsidR="00B956D7">
          <w:rPr>
            <w:lang w:val="en-GB"/>
          </w:rPr>
          <w:t>-</w:t>
        </w:r>
      </w:ins>
      <w:ins w:id="446" w:author="Felix Molter" w:date="2021-01-20T14:44:00Z">
        <w:r w:rsidR="001C1F83">
          <w:rPr>
            <w:lang w:val="en-GB"/>
          </w:rPr>
          <w:t>discount with a distance-dependent inhibition mechanism</w:t>
        </w:r>
      </w:ins>
      <w:ins w:id="447" w:author="Felix Molter" w:date="2021-01-15T12:11:00Z">
        <w:r w:rsidRPr="00E53719">
          <w:rPr>
            <w:lang w:val="en-GB"/>
          </w:rPr>
          <w:t>.</w:t>
        </w:r>
      </w:ins>
      <w:ins w:id="448" w:author="Felix Molter" w:date="2021-01-15T12:08:00Z">
        <w:r w:rsidRPr="00E53719">
          <w:rPr>
            <w:lang w:val="en-GB"/>
          </w:rPr>
          <w:t xml:space="preserve"> </w:t>
        </w:r>
      </w:ins>
      <w:ins w:id="449"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450" w:author="Felix Molter" w:date="2021-01-15T12:07:00Z"/>
          <w:rFonts w:eastAsiaTheme="majorEastAsia" w:cstheme="majorBidi"/>
          <w:b/>
          <w:bCs/>
          <w:color w:val="000000"/>
          <w:lang w:val="en-GB"/>
        </w:rPr>
      </w:pPr>
      <w:ins w:id="451"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452"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452"/>
    </w:p>
    <w:p w14:paraId="30C350BF" w14:textId="09029DEB" w:rsidR="00B76BF1" w:rsidRPr="00E53719" w:rsidRDefault="00C418A2">
      <w:pPr>
        <w:pStyle w:val="ImageCaption"/>
        <w:spacing w:line="276" w:lineRule="auto"/>
        <w:rPr>
          <w:lang w:val="en-GB"/>
        </w:rPr>
      </w:pPr>
      <w:r w:rsidRPr="00E53719">
        <w:rPr>
          <w:b/>
          <w:lang w:val="en-GB"/>
        </w:rPr>
        <w:t xml:space="preserve">Supplemental Figure </w:t>
      </w:r>
      <w:ins w:id="453" w:author="Felix Molter" w:date="2021-01-20T15:44:00Z">
        <w:r w:rsidR="00DA79B9">
          <w:rPr>
            <w:b/>
            <w:lang w:val="en-GB"/>
          </w:rPr>
          <w:t>5</w:t>
        </w:r>
      </w:ins>
      <w:r w:rsidRPr="00E53719">
        <w:rPr>
          <w:b/>
          <w:lang w:val="en-GB"/>
        </w:rPr>
        <w:t>.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1CB99080"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215B553F"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454"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455" w:name="X39207493217196a9798dc833a8ba6a45e072cbd"/>
            <w:bookmarkStart w:id="456" w:name="tab%252525253Aswitchboard-best-agg"/>
            <w:bookmarkEnd w:id="455"/>
            <w:bookmarkEnd w:id="456"/>
          </w:p>
        </w:tc>
      </w:tr>
    </w:tbl>
    <w:p w14:paraId="1872CA59" w14:textId="1BA0F65D"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w:t>
      </w:r>
      <w:ins w:id="457" w:author="Felix Molter" w:date="2021-01-20T14:48:00Z">
        <w:r w:rsidR="00B54B29">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458"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458"/>
    </w:p>
    <w:p w14:paraId="373E732B" w14:textId="386DCA7D" w:rsidR="00B76BF1" w:rsidRPr="00E53719" w:rsidRDefault="00C418A2">
      <w:pPr>
        <w:pStyle w:val="ImageCaption"/>
        <w:spacing w:line="276" w:lineRule="auto"/>
        <w:rPr>
          <w:lang w:val="en-GB"/>
        </w:rPr>
      </w:pPr>
      <w:r w:rsidRPr="00E53719">
        <w:rPr>
          <w:b/>
          <w:lang w:val="en-GB"/>
        </w:rPr>
        <w:t xml:space="preserve">Supplemental Figure </w:t>
      </w:r>
      <w:ins w:id="459" w:author="Felix Molter" w:date="2021-01-20T15:45:00Z">
        <w:r w:rsidR="000D457A">
          <w:rPr>
            <w:b/>
            <w:lang w:val="en-GB"/>
          </w:rPr>
          <w:t>6</w:t>
        </w:r>
      </w:ins>
      <w:r w:rsidRPr="00E53719">
        <w:rPr>
          <w:b/>
          <w:lang w:val="en-GB"/>
        </w:rPr>
        <w:t>. Counts of individual best fitting switches.</w:t>
      </w:r>
      <w:r w:rsidRPr="00E53719">
        <w:rPr>
          <w:lang w:val="en-GB"/>
        </w:rPr>
        <w:t xml:space="preserve"> Most participants were best described by model variants that included multiplicative attribute integration, with alternative-wise gaze</w:t>
      </w:r>
      <w:ins w:id="460" w:author="Felix Molter" w:date="2021-01-20T14:48:00Z">
        <w:r w:rsidR="00086C51">
          <w:rPr>
            <w:lang w:val="en-GB"/>
          </w:rPr>
          <w:t>-</w:t>
        </w:r>
      </w:ins>
      <w:r w:rsidRPr="00E53719">
        <w:rPr>
          <w:lang w:val="en-GB"/>
        </w:rPr>
        <w:t>discount, no attribute-wise gaze</w:t>
      </w:r>
      <w:ins w:id="461" w:author="Felix Molter" w:date="2021-01-20T14:48:00Z">
        <w:r w:rsidR="00086C51">
          <w:rPr>
            <w:lang w:val="en-GB"/>
          </w:rPr>
          <w:t>-</w:t>
        </w:r>
      </w:ins>
      <w:r w:rsidRPr="00E53719">
        <w:rPr>
          <w:lang w:val="en-GB"/>
        </w:rPr>
        <w:t>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462" w:author="Felix Molter" w:date="2021-01-18T21:18:00Z"/>
          <w:lang w:val="en-GB"/>
        </w:rPr>
      </w:pPr>
      <w:ins w:id="463" w:author="Felix Molter" w:date="2021-01-18T21:18:00Z">
        <w:r w:rsidRPr="00E53719">
          <w:rPr>
            <w:lang w:val="en-GB"/>
          </w:rPr>
          <w:br w:type="page"/>
        </w:r>
      </w:ins>
    </w:p>
    <w:p w14:paraId="6CEDEE1C" w14:textId="26658C62" w:rsidR="00305B64" w:rsidRPr="00E53719" w:rsidRDefault="002E3A5E" w:rsidP="00040010">
      <w:pPr>
        <w:spacing w:after="0"/>
        <w:jc w:val="center"/>
        <w:rPr>
          <w:ins w:id="464" w:author="Felix Molter" w:date="2021-01-18T21:18:00Z"/>
          <w:lang w:val="en-GB"/>
        </w:rPr>
      </w:pPr>
      <w:ins w:id="465"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0DE4E110" w:rsidR="00305B64" w:rsidRPr="00E53719" w:rsidRDefault="00305B64" w:rsidP="00305B64">
      <w:pPr>
        <w:pStyle w:val="ImageCaption"/>
        <w:spacing w:line="276" w:lineRule="auto"/>
        <w:rPr>
          <w:ins w:id="466" w:author="Felix Molter" w:date="2021-01-18T21:18:00Z"/>
          <w:lang w:val="en-GB"/>
        </w:rPr>
      </w:pPr>
      <w:ins w:id="467" w:author="Felix Molter" w:date="2021-01-18T21:18:00Z">
        <w:r w:rsidRPr="00E53719">
          <w:rPr>
            <w:b/>
            <w:lang w:val="en-GB"/>
          </w:rPr>
          <w:t xml:space="preserve">Supplemental Figure </w:t>
        </w:r>
      </w:ins>
      <w:ins w:id="468" w:author="Felix Molter" w:date="2021-01-20T15:45:00Z">
        <w:r w:rsidR="00E10408">
          <w:rPr>
            <w:b/>
            <w:lang w:val="en-GB"/>
          </w:rPr>
          <w:t>7</w:t>
        </w:r>
      </w:ins>
      <w:ins w:id="469" w:author="Felix Molter" w:date="2021-01-20T15:44:00Z">
        <w:r w:rsidR="007E15C1">
          <w:rPr>
            <w:b/>
            <w:lang w:val="en-GB"/>
          </w:rPr>
          <w:t>.</w:t>
        </w:r>
      </w:ins>
      <w:ins w:id="470" w:author="Felix Molter" w:date="2021-01-18T21:18:00Z">
        <w:r w:rsidRPr="00E53719">
          <w:rPr>
            <w:b/>
            <w:lang w:val="en-GB"/>
          </w:rPr>
          <w:t xml:space="preserve"> </w:t>
        </w:r>
      </w:ins>
      <w:ins w:id="471" w:author="Felix Molter" w:date="2021-01-18T21:19:00Z">
        <w:r w:rsidRPr="00E53719">
          <w:rPr>
            <w:b/>
            <w:lang w:val="en-GB"/>
          </w:rPr>
          <w:t>O</w:t>
        </w:r>
      </w:ins>
      <w:ins w:id="472" w:author="Felix Molter" w:date="2021-01-18T21:18:00Z">
        <w:r w:rsidRPr="00E53719">
          <w:rPr>
            <w:b/>
            <w:lang w:val="en-GB"/>
          </w:rPr>
          <w:t xml:space="preserve">bserved and model-predicted association of </w:t>
        </w:r>
      </w:ins>
      <w:ins w:id="473" w:author="Felix Molter" w:date="2021-01-18T21:19:00Z">
        <w:r w:rsidRPr="00E53719">
          <w:rPr>
            <w:b/>
            <w:lang w:val="en-GB"/>
          </w:rPr>
          <w:t>dwell-time advantage and choice for participants with weaker and strong attraction effects.</w:t>
        </w:r>
      </w:ins>
      <w:ins w:id="474" w:author="Felix Molter" w:date="2021-01-18T21:20:00Z">
        <w:r w:rsidR="00000539" w:rsidRPr="00E53719">
          <w:rPr>
            <w:lang w:val="en-GB"/>
          </w:rPr>
          <w:t xml:space="preserve"> </w:t>
        </w:r>
        <w:r w:rsidR="00EC5D32" w:rsidRPr="00E53719">
          <w:rPr>
            <w:b/>
            <w:lang w:val="en-GB"/>
          </w:rPr>
          <w:t xml:space="preserve">(a-f) </w:t>
        </w:r>
      </w:ins>
      <w:ins w:id="475" w:author="Felix Molter" w:date="2021-01-18T21:36:00Z">
        <w:r w:rsidR="0036751B" w:rsidRPr="00E53719">
          <w:rPr>
            <w:lang w:val="en-GB"/>
          </w:rPr>
          <w:t>Data and model predictions for participants with w</w:t>
        </w:r>
      </w:ins>
      <w:ins w:id="476" w:author="Felix Molter" w:date="2021-01-18T21:20:00Z">
        <w:r w:rsidR="00EC5D32" w:rsidRPr="00E53719">
          <w:rPr>
            <w:lang w:val="en-GB"/>
          </w:rPr>
          <w:t>eaker attraction effect</w:t>
        </w:r>
      </w:ins>
      <w:ins w:id="477" w:author="Felix Molter" w:date="2021-01-18T21:36:00Z">
        <w:r w:rsidR="0036751B" w:rsidRPr="00E53719">
          <w:rPr>
            <w:lang w:val="en-GB"/>
          </w:rPr>
          <w:t>s</w:t>
        </w:r>
      </w:ins>
      <w:ins w:id="478" w:author="Felix Molter" w:date="2021-01-18T21:21:00Z">
        <w:r w:rsidR="00EC5D32" w:rsidRPr="00E53719">
          <w:rPr>
            <w:lang w:val="en-GB"/>
          </w:rPr>
          <w:t xml:space="preserve"> (RST &lt; 0.7)</w:t>
        </w:r>
      </w:ins>
      <w:ins w:id="479"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480" w:author="Felix Molter" w:date="2021-01-18T21:36:00Z">
        <w:r w:rsidR="0036751B" w:rsidRPr="00E53719">
          <w:rPr>
            <w:lang w:val="en-GB"/>
          </w:rPr>
          <w:t xml:space="preserve">Data and model predictions for participants with strong attraction </w:t>
        </w:r>
      </w:ins>
      <w:ins w:id="481" w:author="Felix Molter" w:date="2021-01-18T21:20:00Z">
        <w:r w:rsidR="00EC5D32" w:rsidRPr="00E53719">
          <w:rPr>
            <w:lang w:val="en-GB"/>
          </w:rPr>
          <w:t>effect</w:t>
        </w:r>
      </w:ins>
      <w:ins w:id="482" w:author="Felix Molter" w:date="2021-01-18T21:36:00Z">
        <w:r w:rsidR="0036751B" w:rsidRPr="00E53719">
          <w:rPr>
            <w:lang w:val="en-GB"/>
          </w:rPr>
          <w:t>s</w:t>
        </w:r>
      </w:ins>
      <w:ins w:id="483" w:author="Felix Molter" w:date="2021-01-18T21:20:00Z">
        <w:r w:rsidR="00EC5D32" w:rsidRPr="00E53719">
          <w:rPr>
            <w:lang w:val="en-GB"/>
          </w:rPr>
          <w:t xml:space="preserve"> (RST &gt; 0.7)</w:t>
        </w:r>
      </w:ins>
      <w:ins w:id="484" w:author="Felix Molter" w:date="2021-01-18T21:35:00Z">
        <w:r w:rsidR="0036751B" w:rsidRPr="00E53719">
          <w:rPr>
            <w:lang w:val="en-GB"/>
          </w:rPr>
          <w:t xml:space="preserve"> </w:t>
        </w:r>
      </w:ins>
      <w:ins w:id="485"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486" w:author="Felix Molter" w:date="2021-01-18T21:35:00Z">
        <w:r w:rsidR="0036751B" w:rsidRPr="00E53719">
          <w:rPr>
            <w:lang w:val="en-GB"/>
          </w:rPr>
          <w:t>White and grey bars show even-numbered trials from observed data</w:t>
        </w:r>
      </w:ins>
      <w:ins w:id="487" w:author="Felix Molter" w:date="2021-01-18T21:41:00Z">
        <w:r w:rsidR="001423C1" w:rsidRPr="00E53719">
          <w:rPr>
            <w:lang w:val="en-GB"/>
          </w:rPr>
          <w:t>, for participants with weaker and stronger attraction effects, respectively</w:t>
        </w:r>
      </w:ins>
      <w:ins w:id="488"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489" w:author="Felix Molter" w:date="2021-01-16T14:11:00Z"/>
          <w:rFonts w:eastAsiaTheme="majorEastAsia" w:cstheme="majorBidi"/>
          <w:b/>
          <w:bCs/>
          <w:color w:val="000000"/>
          <w:lang w:val="en-GB"/>
        </w:rPr>
      </w:pPr>
      <w:ins w:id="490"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elix Molter" w:date="2020-12-16T18:55:00Z" w:initials="FM">
    <w:p w14:paraId="70F1A332" w14:textId="77777777" w:rsidR="005C5727" w:rsidRDefault="005C5727">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3" w:author="Felix Molter" w:date="2021-01-05T16:43:00Z" w:initials="FM">
    <w:p w14:paraId="2D195420" w14:textId="02AE4326" w:rsidR="005C5727" w:rsidRDefault="005C5727"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I agree, but I am not sure how to address this best.</w:t>
      </w:r>
    </w:p>
    <w:p w14:paraId="2CD79606" w14:textId="5193E54A" w:rsidR="005C5727" w:rsidRPr="00F82B2B" w:rsidRDefault="005C5727"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5" w:author="Felix Molter" w:date="2020-12-16T18:19:00Z" w:initials="FM">
    <w:p w14:paraId="2E26E831" w14:textId="77777777" w:rsidR="005C5727" w:rsidRDefault="005C5727">
      <w:r>
        <w:rPr>
          <w:rFonts w:ascii="Cambria" w:eastAsia="Cambria" w:hAnsi="Cambria" w:cs="Tahoma"/>
          <w:sz w:val="20"/>
          <w:lang w:bidi="en-US"/>
        </w:rPr>
        <w:t>Not sure if this edit works, because our evidence for the compromise effect is marginal.</w:t>
      </w:r>
    </w:p>
  </w:comment>
  <w:comment w:id="10" w:author="Felix Molter" w:date="2020-12-16T18:32:00Z" w:initials="FM">
    <w:p w14:paraId="7F843F44" w14:textId="77777777" w:rsidR="005C5727" w:rsidRDefault="005C5727">
      <w:r>
        <w:rPr>
          <w:rFonts w:ascii="Cambria" w:eastAsia="Cambria" w:hAnsi="Cambria" w:cs="Tahoma"/>
          <w:sz w:val="20"/>
          <w:lang w:bidi="en-US"/>
        </w:rPr>
        <w:t>FM: To supplement? Cut? I don’t refer to this anywhere else.</w:t>
      </w:r>
    </w:p>
  </w:comment>
  <w:comment w:id="45" w:author="Felix Molter" w:date="2020-12-16T19:17:00Z" w:initials="FM">
    <w:p w14:paraId="13FB3941" w14:textId="77777777" w:rsidR="005C5727" w:rsidRDefault="005C5727">
      <w:r>
        <w:rPr>
          <w:rFonts w:ascii="Cambria" w:eastAsia="Cambria" w:hAnsi="Cambria" w:cs="Tahoma"/>
          <w:sz w:val="20"/>
          <w:lang w:bidi="en-US"/>
        </w:rPr>
        <w:t>SAH: I didn't understand the point of this paragraph.</w:t>
      </w:r>
    </w:p>
  </w:comment>
  <w:comment w:id="46" w:author="Felix Molter" w:date="2021-01-05T15:42:00Z" w:initials="FM">
    <w:p w14:paraId="7B25C432" w14:textId="40C6D302" w:rsidR="005C5727" w:rsidRDefault="005C5727"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5C5727" w:rsidRDefault="005C5727"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5C5727" w:rsidRDefault="005C5727"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5C5727" w:rsidRPr="00DD564F" w:rsidRDefault="005C5727"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172" w:author="Felix Molter" w:date="2020-12-16T19:24:00Z" w:initials="FM">
    <w:p w14:paraId="60484C27" w14:textId="77777777" w:rsidR="005C5727" w:rsidRDefault="005C5727">
      <w:r>
        <w:rPr>
          <w:rFonts w:ascii="Cambria" w:eastAsia="Cambria" w:hAnsi="Cambria" w:cs="Tahoma"/>
          <w:sz w:val="20"/>
          <w:lang w:bidi="en-US"/>
        </w:rPr>
        <w:t>c) SAH: I wonder whether it would be better to flip the y-axis labels, such that the model information goes on the left y-axis.</w:t>
      </w:r>
    </w:p>
  </w:comment>
  <w:comment w:id="173" w:author="Felix Molter" w:date="2021-01-05T15:52:00Z" w:initials="FM">
    <w:p w14:paraId="081F3406" w14:textId="7AFFA62F" w:rsidR="005C5727" w:rsidRDefault="005C5727"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180" w:author="Felix Molter" w:date="2020-12-16T19:40:00Z" w:initials="FM">
    <w:p w14:paraId="62599AD5" w14:textId="77777777" w:rsidR="005C5727" w:rsidRDefault="005C5727">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181" w:author="Felix Molter" w:date="2021-01-05T15:55:00Z" w:initials="FM">
    <w:p w14:paraId="1BE3CD1D" w14:textId="77777777" w:rsidR="005C5727" w:rsidRDefault="005C5727"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5C5727" w:rsidRDefault="005C5727" w:rsidP="005F229B">
      <w:pPr>
        <w:rPr>
          <w:rFonts w:ascii="Liberation Serif" w:eastAsia="Tahoma" w:hAnsi="Liberation Serif" w:cs="Tahoma"/>
          <w:sz w:val="20"/>
          <w:lang w:bidi="en-US"/>
        </w:rPr>
      </w:pPr>
    </w:p>
    <w:p w14:paraId="1BF5BF5B" w14:textId="369C6850" w:rsidR="005C5727" w:rsidRDefault="005C5727"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5C5727" w:rsidRDefault="005C5727"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5C5727" w:rsidRDefault="005C5727" w:rsidP="005F229B"/>
    <w:p w14:paraId="6C9F54EE" w14:textId="59C249F6" w:rsidR="005C5727" w:rsidRDefault="005C5727" w:rsidP="005F229B">
      <w:r>
        <w:rPr>
          <w:rFonts w:ascii="Liberation Serif" w:eastAsia="Tahoma" w:hAnsi="Liberation Serif" w:cs="Tahoma"/>
          <w:sz w:val="20"/>
          <w:lang w:bidi="en-US"/>
        </w:rPr>
        <w:t>The information provided here is:</w:t>
      </w:r>
    </w:p>
    <w:p w14:paraId="29950B8A" w14:textId="01B5C79C" w:rsidR="005C5727" w:rsidRPr="005F229B" w:rsidRDefault="005C5727"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5C5727" w:rsidRPr="005F229B" w:rsidRDefault="005C5727"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5C5727" w:rsidRPr="005F229B" w:rsidRDefault="005C5727"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5C5727" w:rsidRPr="005F229B" w:rsidRDefault="005C5727"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5C5727" w:rsidRPr="005F229B" w:rsidRDefault="005C5727"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5C5727" w:rsidRPr="005F229B" w:rsidRDefault="005C5727"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5C5727" w:rsidRDefault="005C5727"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5C5727" w:rsidRDefault="005C5727">
      <w:pPr>
        <w:pStyle w:val="CommentText"/>
      </w:pPr>
    </w:p>
  </w:comment>
  <w:comment w:id="182" w:author="Felix Molter" w:date="2020-12-29T21:33:00Z" w:initials="FM">
    <w:p w14:paraId="67938043" w14:textId="77777777" w:rsidR="005C5727" w:rsidRDefault="005C5727">
      <w:r>
        <w:rPr>
          <w:rFonts w:ascii="Cambria" w:eastAsia="Tahoma" w:hAnsi="Cambria" w:cs="Tahoma"/>
          <w:sz w:val="20"/>
          <w:lang w:bidi="en-US"/>
        </w:rPr>
        <w:t>SAH: Again, this seems redundant with what was discussed a few paragraphs before. I had trouble identifying what's new here.</w:t>
      </w:r>
    </w:p>
  </w:comment>
  <w:comment w:id="183" w:author="Felix Molter" w:date="2021-01-05T15:59:00Z" w:initials="FM">
    <w:p w14:paraId="04D12078" w14:textId="77777777" w:rsidR="005C5727" w:rsidRDefault="005C5727"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5C5727" w:rsidRDefault="005C5727"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5C5727" w:rsidRPr="00D63D4A" w:rsidRDefault="005C572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5C5727" w:rsidRPr="00D63D4A" w:rsidRDefault="005C572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5C5727" w:rsidRDefault="005C5727" w:rsidP="00D63D4A"/>
    <w:p w14:paraId="0EF2FFF1" w14:textId="6C719330" w:rsidR="005C5727" w:rsidRDefault="005C5727"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305" w:author="Felix Molter" w:date="2020-12-16T19:50:00Z" w:initials="FM">
    <w:p w14:paraId="659B3397" w14:textId="77777777" w:rsidR="005C5727" w:rsidRDefault="005C5727">
      <w:r>
        <w:rPr>
          <w:rFonts w:ascii="Cambria" w:eastAsia="Cambria" w:hAnsi="Cambria" w:cs="Tahoma"/>
          <w:sz w:val="20"/>
          <w:lang w:bidi="en-US"/>
        </w:rPr>
        <w:t xml:space="preserve">SAH: This paragraph seems like it should be expanded; i.e., adding more on how process data can be useful. </w:t>
      </w:r>
    </w:p>
  </w:comment>
  <w:comment w:id="306" w:author="Felix Molter" w:date="2021-01-05T17:38:00Z" w:initials="FM">
    <w:p w14:paraId="6838C7A2" w14:textId="5D47EE83" w:rsidR="005C5727" w:rsidRPr="00846B5B" w:rsidRDefault="005C5727">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13FB3941" w15:done="0"/>
  <w15:commentEx w15:paraId="11716103" w15:paraIdParent="13FB3941"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659B3397" w15:done="0"/>
  <w15:commentEx w15:paraId="6838C7A2" w15:paraIdParent="659B33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13FB3941" w16cid:durableId="239E0FFF"/>
  <w16cid:commentId w16cid:paraId="11716103" w16cid:durableId="239F074C"/>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659B3397" w16cid:durableId="239E100D"/>
  <w16cid:commentId w16cid:paraId="6838C7A2" w16cid:durableId="239F2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328D6" w14:textId="77777777" w:rsidR="009428D0" w:rsidRDefault="009428D0">
      <w:pPr>
        <w:spacing w:after="0"/>
      </w:pPr>
      <w:r>
        <w:separator/>
      </w:r>
    </w:p>
  </w:endnote>
  <w:endnote w:type="continuationSeparator" w:id="0">
    <w:p w14:paraId="03E693CA" w14:textId="77777777" w:rsidR="009428D0" w:rsidRDefault="009428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849E6" w14:textId="77777777" w:rsidR="009428D0" w:rsidRDefault="009428D0">
      <w:pPr>
        <w:spacing w:after="0"/>
      </w:pPr>
      <w:r>
        <w:separator/>
      </w:r>
    </w:p>
  </w:footnote>
  <w:footnote w:type="continuationSeparator" w:id="0">
    <w:p w14:paraId="47E25976" w14:textId="77777777" w:rsidR="009428D0" w:rsidRDefault="009428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5C5727" w:rsidRDefault="005C5727">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448D"/>
    <w:rsid w:val="00015E31"/>
    <w:rsid w:val="00030907"/>
    <w:rsid w:val="00031274"/>
    <w:rsid w:val="000368AD"/>
    <w:rsid w:val="00040010"/>
    <w:rsid w:val="00042DE0"/>
    <w:rsid w:val="000432E4"/>
    <w:rsid w:val="000706B1"/>
    <w:rsid w:val="00076D21"/>
    <w:rsid w:val="00086C51"/>
    <w:rsid w:val="00093637"/>
    <w:rsid w:val="00095D71"/>
    <w:rsid w:val="000A386D"/>
    <w:rsid w:val="000A751A"/>
    <w:rsid w:val="000C5B01"/>
    <w:rsid w:val="000C6490"/>
    <w:rsid w:val="000C64DF"/>
    <w:rsid w:val="000D457A"/>
    <w:rsid w:val="000F4DED"/>
    <w:rsid w:val="00103EFE"/>
    <w:rsid w:val="00112112"/>
    <w:rsid w:val="001205B6"/>
    <w:rsid w:val="00127975"/>
    <w:rsid w:val="00131E45"/>
    <w:rsid w:val="00134A05"/>
    <w:rsid w:val="001423C1"/>
    <w:rsid w:val="0014478C"/>
    <w:rsid w:val="00157F80"/>
    <w:rsid w:val="0016269E"/>
    <w:rsid w:val="0016431B"/>
    <w:rsid w:val="00165FFF"/>
    <w:rsid w:val="00166849"/>
    <w:rsid w:val="00173A3B"/>
    <w:rsid w:val="00190EF1"/>
    <w:rsid w:val="00195A96"/>
    <w:rsid w:val="001A2142"/>
    <w:rsid w:val="001A2F76"/>
    <w:rsid w:val="001A4723"/>
    <w:rsid w:val="001B1629"/>
    <w:rsid w:val="001C08D5"/>
    <w:rsid w:val="001C1F83"/>
    <w:rsid w:val="001E1D41"/>
    <w:rsid w:val="001F21E5"/>
    <w:rsid w:val="002118BB"/>
    <w:rsid w:val="00214CDF"/>
    <w:rsid w:val="00217AA0"/>
    <w:rsid w:val="0023559F"/>
    <w:rsid w:val="00237D1F"/>
    <w:rsid w:val="0024469B"/>
    <w:rsid w:val="002536F5"/>
    <w:rsid w:val="00257877"/>
    <w:rsid w:val="00267D82"/>
    <w:rsid w:val="00270F68"/>
    <w:rsid w:val="0027102F"/>
    <w:rsid w:val="002716B1"/>
    <w:rsid w:val="002738C7"/>
    <w:rsid w:val="00287068"/>
    <w:rsid w:val="00290FE5"/>
    <w:rsid w:val="002A3006"/>
    <w:rsid w:val="002D5A74"/>
    <w:rsid w:val="002E3A5E"/>
    <w:rsid w:val="002F2160"/>
    <w:rsid w:val="002F2AED"/>
    <w:rsid w:val="002F5CF7"/>
    <w:rsid w:val="002F6535"/>
    <w:rsid w:val="00301204"/>
    <w:rsid w:val="0030426A"/>
    <w:rsid w:val="00305B64"/>
    <w:rsid w:val="003220BF"/>
    <w:rsid w:val="00326803"/>
    <w:rsid w:val="00326A4E"/>
    <w:rsid w:val="00326F44"/>
    <w:rsid w:val="00331FA3"/>
    <w:rsid w:val="003331E0"/>
    <w:rsid w:val="00335A1E"/>
    <w:rsid w:val="0034265E"/>
    <w:rsid w:val="003466E0"/>
    <w:rsid w:val="00346AF1"/>
    <w:rsid w:val="00350720"/>
    <w:rsid w:val="003529BF"/>
    <w:rsid w:val="003608FC"/>
    <w:rsid w:val="00360C3F"/>
    <w:rsid w:val="00365435"/>
    <w:rsid w:val="00366C19"/>
    <w:rsid w:val="0036751B"/>
    <w:rsid w:val="00367EA8"/>
    <w:rsid w:val="00392218"/>
    <w:rsid w:val="003A184D"/>
    <w:rsid w:val="003B5F4E"/>
    <w:rsid w:val="003C1494"/>
    <w:rsid w:val="003C6397"/>
    <w:rsid w:val="003F44DB"/>
    <w:rsid w:val="003F5C6B"/>
    <w:rsid w:val="00403089"/>
    <w:rsid w:val="00412F82"/>
    <w:rsid w:val="00431CC5"/>
    <w:rsid w:val="00442557"/>
    <w:rsid w:val="004613C6"/>
    <w:rsid w:val="004627E1"/>
    <w:rsid w:val="004656E2"/>
    <w:rsid w:val="00470576"/>
    <w:rsid w:val="00473495"/>
    <w:rsid w:val="00477686"/>
    <w:rsid w:val="00486C45"/>
    <w:rsid w:val="004A2B58"/>
    <w:rsid w:val="004C3045"/>
    <w:rsid w:val="004C530A"/>
    <w:rsid w:val="004D2483"/>
    <w:rsid w:val="004E07AF"/>
    <w:rsid w:val="004E0E9F"/>
    <w:rsid w:val="004F794B"/>
    <w:rsid w:val="005079F6"/>
    <w:rsid w:val="005113F2"/>
    <w:rsid w:val="005132F5"/>
    <w:rsid w:val="005175F2"/>
    <w:rsid w:val="00524ECE"/>
    <w:rsid w:val="00526B3A"/>
    <w:rsid w:val="005355CA"/>
    <w:rsid w:val="00542ABB"/>
    <w:rsid w:val="00542F2C"/>
    <w:rsid w:val="005644D3"/>
    <w:rsid w:val="00572D82"/>
    <w:rsid w:val="005A0673"/>
    <w:rsid w:val="005A2AA3"/>
    <w:rsid w:val="005A3A48"/>
    <w:rsid w:val="005B587E"/>
    <w:rsid w:val="005C04A1"/>
    <w:rsid w:val="005C1265"/>
    <w:rsid w:val="005C5727"/>
    <w:rsid w:val="005D7AF9"/>
    <w:rsid w:val="005E13DD"/>
    <w:rsid w:val="005F229B"/>
    <w:rsid w:val="005F3FE3"/>
    <w:rsid w:val="005F51F9"/>
    <w:rsid w:val="00603604"/>
    <w:rsid w:val="0060554F"/>
    <w:rsid w:val="006151ED"/>
    <w:rsid w:val="00620A14"/>
    <w:rsid w:val="00631E62"/>
    <w:rsid w:val="00634092"/>
    <w:rsid w:val="00651E9B"/>
    <w:rsid w:val="00665A15"/>
    <w:rsid w:val="00671E0D"/>
    <w:rsid w:val="00684EC6"/>
    <w:rsid w:val="00696DC0"/>
    <w:rsid w:val="00697183"/>
    <w:rsid w:val="006A1684"/>
    <w:rsid w:val="006B420C"/>
    <w:rsid w:val="006B5214"/>
    <w:rsid w:val="006B68BA"/>
    <w:rsid w:val="006C5B25"/>
    <w:rsid w:val="006D1133"/>
    <w:rsid w:val="006D742F"/>
    <w:rsid w:val="006E0524"/>
    <w:rsid w:val="0070133B"/>
    <w:rsid w:val="00724721"/>
    <w:rsid w:val="007266AF"/>
    <w:rsid w:val="0073537F"/>
    <w:rsid w:val="00735E2F"/>
    <w:rsid w:val="00742D34"/>
    <w:rsid w:val="00743E46"/>
    <w:rsid w:val="00752614"/>
    <w:rsid w:val="00774FF0"/>
    <w:rsid w:val="007821E2"/>
    <w:rsid w:val="007859CB"/>
    <w:rsid w:val="00787D8D"/>
    <w:rsid w:val="007973A3"/>
    <w:rsid w:val="007C27B8"/>
    <w:rsid w:val="007D0B63"/>
    <w:rsid w:val="007D5C5D"/>
    <w:rsid w:val="007E15C1"/>
    <w:rsid w:val="007E4677"/>
    <w:rsid w:val="007E47CD"/>
    <w:rsid w:val="007E6C30"/>
    <w:rsid w:val="007E79AD"/>
    <w:rsid w:val="007F72FE"/>
    <w:rsid w:val="008064C6"/>
    <w:rsid w:val="008177C7"/>
    <w:rsid w:val="00844F79"/>
    <w:rsid w:val="00846B5B"/>
    <w:rsid w:val="008710B2"/>
    <w:rsid w:val="00874F77"/>
    <w:rsid w:val="008769FD"/>
    <w:rsid w:val="008A247A"/>
    <w:rsid w:val="008B3F9A"/>
    <w:rsid w:val="008D25B6"/>
    <w:rsid w:val="008D72FC"/>
    <w:rsid w:val="008F181D"/>
    <w:rsid w:val="008F4B55"/>
    <w:rsid w:val="009140E0"/>
    <w:rsid w:val="0093154D"/>
    <w:rsid w:val="0093259A"/>
    <w:rsid w:val="009428D0"/>
    <w:rsid w:val="00947C20"/>
    <w:rsid w:val="00962E17"/>
    <w:rsid w:val="00972275"/>
    <w:rsid w:val="0097331E"/>
    <w:rsid w:val="00973E0C"/>
    <w:rsid w:val="00981378"/>
    <w:rsid w:val="00992C87"/>
    <w:rsid w:val="00993C85"/>
    <w:rsid w:val="009B1CA9"/>
    <w:rsid w:val="009D6D05"/>
    <w:rsid w:val="009F0B78"/>
    <w:rsid w:val="009F2677"/>
    <w:rsid w:val="009F7069"/>
    <w:rsid w:val="00A41DBB"/>
    <w:rsid w:val="00A5421D"/>
    <w:rsid w:val="00A55B18"/>
    <w:rsid w:val="00A55C15"/>
    <w:rsid w:val="00A7295B"/>
    <w:rsid w:val="00A75D8C"/>
    <w:rsid w:val="00A77FB2"/>
    <w:rsid w:val="00A84993"/>
    <w:rsid w:val="00AC3159"/>
    <w:rsid w:val="00AD110F"/>
    <w:rsid w:val="00AE23AB"/>
    <w:rsid w:val="00AF5F55"/>
    <w:rsid w:val="00B01351"/>
    <w:rsid w:val="00B201D5"/>
    <w:rsid w:val="00B20E49"/>
    <w:rsid w:val="00B20F7C"/>
    <w:rsid w:val="00B27185"/>
    <w:rsid w:val="00B37F55"/>
    <w:rsid w:val="00B54B29"/>
    <w:rsid w:val="00B718FA"/>
    <w:rsid w:val="00B76BF1"/>
    <w:rsid w:val="00B956D7"/>
    <w:rsid w:val="00BA0C40"/>
    <w:rsid w:val="00BA312B"/>
    <w:rsid w:val="00BB7E7E"/>
    <w:rsid w:val="00BC3508"/>
    <w:rsid w:val="00BE2A9E"/>
    <w:rsid w:val="00BF4A14"/>
    <w:rsid w:val="00BF6225"/>
    <w:rsid w:val="00C32187"/>
    <w:rsid w:val="00C418A2"/>
    <w:rsid w:val="00C5065F"/>
    <w:rsid w:val="00C53A58"/>
    <w:rsid w:val="00C67BA0"/>
    <w:rsid w:val="00C704B8"/>
    <w:rsid w:val="00C87923"/>
    <w:rsid w:val="00C92133"/>
    <w:rsid w:val="00CA4B9A"/>
    <w:rsid w:val="00CC695C"/>
    <w:rsid w:val="00CD0985"/>
    <w:rsid w:val="00CD2235"/>
    <w:rsid w:val="00CD6BDE"/>
    <w:rsid w:val="00CD7D93"/>
    <w:rsid w:val="00CE26EC"/>
    <w:rsid w:val="00CE5C44"/>
    <w:rsid w:val="00CF095C"/>
    <w:rsid w:val="00CF6785"/>
    <w:rsid w:val="00D00CFB"/>
    <w:rsid w:val="00D03773"/>
    <w:rsid w:val="00D23187"/>
    <w:rsid w:val="00D26AF4"/>
    <w:rsid w:val="00D36F34"/>
    <w:rsid w:val="00D50B5F"/>
    <w:rsid w:val="00D53D9F"/>
    <w:rsid w:val="00D62E38"/>
    <w:rsid w:val="00D63D4A"/>
    <w:rsid w:val="00D72BEE"/>
    <w:rsid w:val="00D85654"/>
    <w:rsid w:val="00D96B12"/>
    <w:rsid w:val="00DA79B9"/>
    <w:rsid w:val="00DB6043"/>
    <w:rsid w:val="00DB79B1"/>
    <w:rsid w:val="00DC077F"/>
    <w:rsid w:val="00DC1361"/>
    <w:rsid w:val="00DC2633"/>
    <w:rsid w:val="00DC7937"/>
    <w:rsid w:val="00DD2C73"/>
    <w:rsid w:val="00DD564F"/>
    <w:rsid w:val="00DD68FD"/>
    <w:rsid w:val="00DF37FE"/>
    <w:rsid w:val="00E10408"/>
    <w:rsid w:val="00E23CBA"/>
    <w:rsid w:val="00E32286"/>
    <w:rsid w:val="00E53719"/>
    <w:rsid w:val="00E5599D"/>
    <w:rsid w:val="00E606A8"/>
    <w:rsid w:val="00E60D19"/>
    <w:rsid w:val="00E61419"/>
    <w:rsid w:val="00E66AAF"/>
    <w:rsid w:val="00E67318"/>
    <w:rsid w:val="00E905D9"/>
    <w:rsid w:val="00E978AD"/>
    <w:rsid w:val="00EB6310"/>
    <w:rsid w:val="00EC5D32"/>
    <w:rsid w:val="00ED1EE9"/>
    <w:rsid w:val="00ED6997"/>
    <w:rsid w:val="00EE1FBE"/>
    <w:rsid w:val="00EF31EF"/>
    <w:rsid w:val="00EF364F"/>
    <w:rsid w:val="00EF366C"/>
    <w:rsid w:val="00EF5079"/>
    <w:rsid w:val="00F06D15"/>
    <w:rsid w:val="00F07886"/>
    <w:rsid w:val="00F07F4C"/>
    <w:rsid w:val="00F14599"/>
    <w:rsid w:val="00F23204"/>
    <w:rsid w:val="00F24393"/>
    <w:rsid w:val="00F35EC1"/>
    <w:rsid w:val="00F4408C"/>
    <w:rsid w:val="00F5208B"/>
    <w:rsid w:val="00F77427"/>
    <w:rsid w:val="00F82B2B"/>
    <w:rsid w:val="00F93C67"/>
    <w:rsid w:val="00FC0D54"/>
    <w:rsid w:val="00FD0710"/>
    <w:rsid w:val="00FD1C1F"/>
    <w:rsid w:val="00FF17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57713-9C60-674F-B4F9-F96A1618F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61</Pages>
  <Words>17967</Words>
  <Characters>102418</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365</cp:revision>
  <dcterms:created xsi:type="dcterms:W3CDTF">2020-12-16T12:31:00Z</dcterms:created>
  <dcterms:modified xsi:type="dcterms:W3CDTF">2021-01-21T15:42:00Z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