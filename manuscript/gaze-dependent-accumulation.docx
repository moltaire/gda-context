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77B89B" w14:textId="396B00EC" w:rsidR="00B76BF1" w:rsidRPr="00E53719" w:rsidRDefault="00992C87">
      <w:pPr>
        <w:pStyle w:val="Title"/>
        <w:rPr>
          <w:lang w:val="en-GB"/>
        </w:rPr>
      </w:pPr>
      <w:r w:rsidRPr="00E53719">
        <w:rPr>
          <w:sz w:val="28"/>
          <w:szCs w:val="28"/>
          <w:lang w:val="en-GB"/>
        </w:rPr>
        <w:t xml:space="preserve">  </w:t>
      </w:r>
      <w:r w:rsidR="00C418A2" w:rsidRPr="00E53719">
        <w:rPr>
          <w:sz w:val="28"/>
          <w:szCs w:val="28"/>
          <w:lang w:val="en-GB"/>
        </w:rPr>
        <w:t>Gaze-dependent evidence accumulation predicts multi-alternative risky choice behaviour</w:t>
      </w:r>
    </w:p>
    <w:p w14:paraId="20F1DCA4"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Felix Molter</w:t>
      </w:r>
    </w:p>
    <w:p w14:paraId="79AA3A3E"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Armin W. Thomas</w:t>
      </w:r>
    </w:p>
    <w:p w14:paraId="12896558"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Scott A. Huettel</w:t>
      </w:r>
    </w:p>
    <w:p w14:paraId="3C01AE85"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Hauke R. Heekeren</w:t>
      </w:r>
    </w:p>
    <w:p w14:paraId="2790FE15"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Peter N. C. Mohr</w:t>
      </w:r>
    </w:p>
    <w:p w14:paraId="00703656" w14:textId="77777777" w:rsidR="00B76BF1" w:rsidRPr="00E53719" w:rsidRDefault="00C418A2">
      <w:pPr>
        <w:pStyle w:val="Heading1"/>
        <w:rPr>
          <w:lang w:val="en-GB"/>
        </w:rPr>
      </w:pPr>
      <w:r w:rsidRPr="00E53719">
        <w:rPr>
          <w:lang w:val="en-GB"/>
        </w:rPr>
        <w:t>Abstract</w:t>
      </w:r>
    </w:p>
    <w:p w14:paraId="6BE13863" w14:textId="73428A1E" w:rsidR="00B76BF1" w:rsidRPr="00E53719" w:rsidRDefault="00C418A2">
      <w:pPr>
        <w:pStyle w:val="BodyText"/>
        <w:ind w:firstLine="0"/>
        <w:rPr>
          <w:lang w:val="en-GB"/>
        </w:rPr>
      </w:pPr>
      <w:r w:rsidRPr="00E53719">
        <w:rPr>
          <w:lang w:val="en-GB"/>
        </w:rPr>
        <w:t>Choices are influenced by gaze allocation during deliberation, so that fixating an alternative longer leads to increased probabilities of choosing it. Gaze-dependent evidence accumulation provides a parsimonious account of choices, response times and gaze-behaviour in many simple decision scenarios. Here, we aim to test whether this framework can also predict more complex patterns of choice, namely context effects where preferences depend on the set of available alternatives. In a three-alternative risky choice task, we found choices and eye movements to be influenced by the context of available alternatives. Choices were best described by a gaze-dependent evidence accumulation model, where subjective values of alternatives are discounted while not fixated. Finally, we performed a systematic search over a large model space, allowing us to evaluate the relative contribution of different forms of gaze-dependence and additional mechanisms previously not considered by gaze-dependent accumulation models. Gaze-dependence remained the most important mechanism, but participants with strong context effects employed an additional similarity-dependent inhibition mechanism found in other models of multi-alternative multi-attribute choice.</w:t>
      </w:r>
      <w:r w:rsidRPr="00E53719">
        <w:rPr>
          <w:lang w:val="en-GB"/>
        </w:rPr>
        <w:br w:type="page"/>
      </w:r>
    </w:p>
    <w:p w14:paraId="3A3D222E" w14:textId="77777777" w:rsidR="00B76BF1" w:rsidRPr="00E53719" w:rsidRDefault="00C418A2">
      <w:pPr>
        <w:pStyle w:val="Heading1"/>
        <w:rPr>
          <w:lang w:val="en-GB"/>
        </w:rPr>
      </w:pPr>
      <w:r w:rsidRPr="00E53719">
        <w:rPr>
          <w:lang w:val="en-GB"/>
        </w:rPr>
        <w:lastRenderedPageBreak/>
        <w:t>Introduction</w:t>
      </w:r>
    </w:p>
    <w:p w14:paraId="56551999" w14:textId="0DCF5F37" w:rsidR="00B76BF1" w:rsidRPr="00E53719" w:rsidRDefault="00C418A2">
      <w:pPr>
        <w:pStyle w:val="FirstParagraph"/>
        <w:rPr>
          <w:lang w:val="en-GB"/>
        </w:rPr>
      </w:pPr>
      <w:r w:rsidRPr="00E53719">
        <w:rPr>
          <w:lang w:val="en-GB"/>
        </w:rPr>
        <w:t xml:space="preserve">Imagine you inherited money from a distant relative and you need to decide how to invest it. You reach out to your trusted investment advisor who swiftly sends you a brochure with different investment alternatives. After reading the brochure, you look at the overview table provided on the final page and deliberate between two alternatives that particularly interest you, visually inspecting them, one at a time, comparing expected returns, associated risks, fees, and other attributes. Previous work has established that the role of visual attention in decision making under risk exceeds mere information sampling (Glickman et al., 2019; Gluth, Spektor, &amp; Rieskamp, 2018; Smith &amp; Krajbich, 2018). Instead, as in other forms of preferential and perceptual decision making, visual fixations have a constructive role in the decision process, so that alternatives that are looked at for a longer time are generally more likely to be chosen (Armel, Beaumel, &amp; Rangel, 2008; Cavanagh, Wiecki, Kochar, &amp; Frank, 2014; Krajbich, Armel, &amp; Rangel, 2010; Pärnamets et al., 2015; Shimojo, Simion, Shimojo, &amp; Scheier, 2003; Sui, Liu, &amp; Rao, 2020; Tavares, Perona, &amp; Rangel, 2017). </w:t>
      </w:r>
    </w:p>
    <w:p w14:paraId="0BD1B70E" w14:textId="7DDD04A3" w:rsidR="00B76BF1" w:rsidRPr="00E53719" w:rsidRDefault="00C418A2">
      <w:pPr>
        <w:pStyle w:val="FirstParagraph"/>
        <w:rPr>
          <w:lang w:val="en-GB"/>
        </w:rPr>
      </w:pPr>
      <w:r w:rsidRPr="00E53719">
        <w:rPr>
          <w:lang w:val="en-GB"/>
        </w:rPr>
        <w:t>This association between gaze and choice has been formalized in gaze-dependent evidence accumulation models (e.g., Cavanagh, Wiecki, Kochar, &amp; Frank, 2014; Glickman et al., 2019; Gluth, Kern, Kortmann, &amp; Vitali, 2020; Gluth, Spektor, &amp; Rieskamp, 2018; Krajbich, Armel, &amp; Rangel, 2010; Krajbich &amp; Rangel, 2011; Molter, Thomas, Heekeren, &amp; Mohr, 2019; Tavares, Perona, &amp; Rangel, 2017; Thomas, Molter, Krajbich, Heekeren, &amp; Mohr, 2019). Models like the attentional Drift Diffusion Model (aDDM; Krajbich, Armel, &amp; Rangel, 2010), the Gaze-weighted Linear Accumulator Model (Molter, Thomas, Heekeren, &amp; Mohr, 2019; Thomas, Molter, Krajbich, Heekeren, &amp; Mohr, 2019) and others that apply explicitly to risky choice (Glickman et al., 2019) assume that decision makers accumulate evidence in favour of each alternative until evidence for one alternative reaches a threshold and a decision is made. Crucially, accumulation rates are assumed to depend on gaze allocation, so that evidence for an alternative is discounted while it is not fixated. Prior work has tested these assumptions in simple decisions under risk, involving two risky gambles with two equally probable outcomes (Smith &amp; Krajbich, 2018) or two risky gambles described by outcome and probability (Glickman et al., 2019).</w:t>
      </w:r>
      <w:r w:rsidR="003466E0" w:rsidRPr="00E53719">
        <w:rPr>
          <w:lang w:val="en-GB"/>
        </w:rPr>
        <w:t xml:space="preserve"> </w:t>
      </w:r>
      <w:r w:rsidRPr="00E53719">
        <w:rPr>
          <w:lang w:val="en-GB"/>
        </w:rPr>
        <w:t xml:space="preserve">Like the example of choosing an investment plan, however, many real life decisions  are  more complex than this:  For example, there are more than  two investment alternatives to </w:t>
      </w:r>
      <w:r w:rsidRPr="00E53719">
        <w:rPr>
          <w:lang w:val="en-GB"/>
        </w:rPr>
        <w:lastRenderedPageBreak/>
        <w:t>choose from, varying on multiple attributes like expected return, associated risk, fees,  including groups of similar options like safer options with lower expected returns (e.g., government bonds, fixed deposits), and riskier options promising larger gains at the cost of higher risk (e.g., stocks or derivatives).</w:t>
      </w:r>
    </w:p>
    <w:p w14:paraId="07684132" w14:textId="5DF1EC20" w:rsidR="00B76BF1" w:rsidRPr="00E53719" w:rsidRDefault="00C418A2">
      <w:pPr>
        <w:pStyle w:val="BodyText"/>
        <w:rPr>
          <w:lang w:val="en-GB"/>
        </w:rPr>
      </w:pPr>
      <w:r w:rsidRPr="00E53719">
        <w:rPr>
          <w:lang w:val="en-GB"/>
        </w:rPr>
        <w:t xml:space="preserve">Crucially, choices in these multi-alternative, multi-attribute settings pose a challenge to many traditional models of risky choice, including Expected Utility Theory (EU; Von Neumann &amp; Morgenstern, 1947) and Prospect Theory (Kahneman &amp; Tversky, 1979; Tversky &amp; Kahneman, 1992), which obey basic axioms of rational choice like independence of irrelevant alternatives (IIA; Luce, 1959). Briefly, IIA asserts that the preference between two alternatives should not depend on other alternatives. At least three </w:t>
      </w:r>
      <w:r w:rsidRPr="00E53719">
        <w:rPr>
          <w:i/>
          <w:lang w:val="en-GB"/>
        </w:rPr>
        <w:t>context effects</w:t>
      </w:r>
      <w:r w:rsidRPr="00E53719">
        <w:rPr>
          <w:lang w:val="en-GB"/>
        </w:rPr>
        <w:t xml:space="preserve"> – the attraction (Huber, Payne, &amp; Puto, 1982), compromise (Simonson, 1989) and similarity (Tversky, 1972) effects – show that IIA is frequently violated: The attraction effect describes an increase in preference for an alternative following the addition of a similar, but slightly inferior alternative. The compromise effect describes an increase in preference for an alternative after a third alternative was added that makes it </w:t>
      </w:r>
      <w:proofErr w:type="gramStart"/>
      <w:r w:rsidRPr="00E53719">
        <w:rPr>
          <w:lang w:val="en-GB"/>
        </w:rPr>
        <w:t>appear</w:t>
      </w:r>
      <w:proofErr w:type="gramEnd"/>
      <w:r w:rsidRPr="00E53719">
        <w:rPr>
          <w:lang w:val="en-GB"/>
        </w:rPr>
        <w:t xml:space="preserve"> as intermediate. The similarity effect predicts that adding a third option that is similar to one of the original options, and equally appealing, will increase relative preference for the other, dissimilar alternative. While these effects are predominantly investigated using consumer goods, some studies also found them to affect choices between risky gambles (Huber, Payne, &amp; Puto, 1982; Mohr, Heekeren, &amp; Rieskamp, 2017; Soltani, De Martino, &amp; Camerer, 2012; Tversky, 1972; Wedell, 1991).</w:t>
      </w:r>
    </w:p>
    <w:p w14:paraId="4599DBFA" w14:textId="77777777" w:rsidR="00B76BF1" w:rsidRPr="00E53719" w:rsidRDefault="00C418A2">
      <w:pPr>
        <w:pStyle w:val="BodyText"/>
        <w:rPr>
          <w:lang w:val="en-GB"/>
        </w:rPr>
      </w:pPr>
      <w:r w:rsidRPr="00E53719">
        <w:rPr>
          <w:lang w:val="en-GB"/>
        </w:rPr>
        <w:t>Generally, models that assume that each alternative can independently be assigned a single scale value denoting its utility (fixed utility or simple scalability models; Rieskamp, Busemeyer, &amp; Mellers, 2006) cannot account for the observed violations. In contrast, models that can predict the effects often assume that preferences are constructed by means of comparisons between alternatives on different attribute dimensions (Roe, Busemeyer, &amp; Townsend, 2001; Trueblood, Brown, &amp; Heathcote, 2014; Tversky, 1972; Tversky &amp; Simonson, 1993; Usher &amp; McClelland, 2004), and employ additional psychological or neurobiologically-inspired mechanisms, like loss-aversion or inhibition between alternatives.</w:t>
      </w:r>
    </w:p>
    <w:p w14:paraId="3A98E43B" w14:textId="7F519779" w:rsidR="00B76BF1" w:rsidRPr="00E53719" w:rsidRDefault="00C418A2">
      <w:pPr>
        <w:pStyle w:val="BodyText"/>
        <w:rPr>
          <w:lang w:val="en-GB"/>
        </w:rPr>
      </w:pPr>
      <w:r w:rsidRPr="00E53719">
        <w:rPr>
          <w:lang w:val="en-GB"/>
        </w:rPr>
        <w:lastRenderedPageBreak/>
        <w:t>While current gaze-dependent accumulation models of risky choice assume that each alternative can be assigned a singular underlying scale value (e.g., expected utilities for each alternative), choices are also assumed to be constructed in an accumulation process that remains malleable due to its dependence on gaze. Therefore, one way for gaze-dependent accumulation models to account for violations of IIA or regularity would be, if the distribution of gaze itself changed depending on the decision context (e.g., shift towards dominant alternatives in the attraction effect, compromise alternatives in the attraction effect, or dissimilar alternatives in the similarity effect). Initial evidence for such an attention-shift in the attraction effect comes from a study of intertemporal choice (Marini, Ansani, &amp; Paglieri, 2020). Furthermore, recent work has suggested gaze-dependent evidence accumulation as a model of multi-alternative, multi-attribute choice in the absence of context effects (Cohen, Kang, &amp; Leise, 2017; Gluth, Spektor, &amp; Rieskamp, 2018).</w:t>
      </w:r>
    </w:p>
    <w:p w14:paraId="1678802E" w14:textId="5D225D3B" w:rsidR="00B76BF1" w:rsidRPr="00E53719" w:rsidRDefault="00C418A2">
      <w:pPr>
        <w:pStyle w:val="BodyText"/>
        <w:rPr>
          <w:lang w:val="en-GB"/>
        </w:rPr>
      </w:pPr>
      <w:r w:rsidRPr="00E53719">
        <w:rPr>
          <w:lang w:val="en-GB"/>
        </w:rPr>
        <w:t xml:space="preserve">Here, we test to what extent gaze-dependent accumulation can </w:t>
      </w:r>
      <w:commentRangeStart w:id="0"/>
      <w:commentRangeStart w:id="1"/>
      <w:r w:rsidRPr="00E53719">
        <w:rPr>
          <w:lang w:val="en-GB"/>
        </w:rPr>
        <w:t>explain</w:t>
      </w:r>
      <w:commentRangeEnd w:id="0"/>
      <w:r w:rsidRPr="00E53719">
        <w:rPr>
          <w:lang w:val="en-GB"/>
        </w:rPr>
        <w:commentReference w:id="0"/>
      </w:r>
      <w:commentRangeEnd w:id="1"/>
      <w:r w:rsidR="00F82B2B" w:rsidRPr="00E53719">
        <w:rPr>
          <w:rStyle w:val="CommentReference"/>
          <w:lang w:val="en-GB"/>
        </w:rPr>
        <w:commentReference w:id="1"/>
      </w:r>
      <w:r w:rsidRPr="00E53719">
        <w:rPr>
          <w:lang w:val="en-GB"/>
        </w:rPr>
        <w:t xml:space="preserve"> risky choice in the presence of context effects. We </w:t>
      </w:r>
      <w:del w:id="2" w:author="Felix Molter" w:date="2020-12-16T18:19:00Z">
        <w:r w:rsidRPr="00E53719">
          <w:rPr>
            <w:lang w:val="en-GB"/>
          </w:rPr>
          <w:delText xml:space="preserve">hypothesize that we can </w:delText>
        </w:r>
      </w:del>
      <w:commentRangeStart w:id="3"/>
      <w:r w:rsidRPr="00E53719">
        <w:rPr>
          <w:lang w:val="en-GB"/>
        </w:rPr>
        <w:t>replicate the attraction and compromise</w:t>
      </w:r>
      <w:commentRangeEnd w:id="3"/>
      <w:r w:rsidRPr="00E53719">
        <w:rPr>
          <w:lang w:val="en-GB"/>
        </w:rPr>
        <w:commentReference w:id="3"/>
      </w:r>
      <w:r w:rsidRPr="00E53719">
        <w:rPr>
          <w:lang w:val="en-GB"/>
        </w:rPr>
        <w:t xml:space="preserve"> effects in a task where participants made repeated choices in a multi-alternative, multi-attribute setting involving risky gambles. We compare a model of gaze-dependent accumulation adapted from previous work on binary risky choice (Glickman et al., 2019) with a proven model of context-dependent</w:t>
      </w:r>
      <w:r w:rsidR="0070133B" w:rsidRPr="00E53719">
        <w:rPr>
          <w:lang w:val="en-GB"/>
        </w:rPr>
        <w:t xml:space="preserve"> </w:t>
      </w:r>
      <w:r w:rsidRPr="00E53719">
        <w:rPr>
          <w:lang w:val="en-GB"/>
        </w:rPr>
        <w:t>multi-alternative, multi-attribute choice and other traditional models of risky choice.</w:t>
      </w:r>
      <w:r w:rsidR="001E1D41" w:rsidRPr="00E53719">
        <w:rPr>
          <w:lang w:val="en-GB"/>
        </w:rPr>
        <w:t xml:space="preserve"> </w:t>
      </w:r>
      <w:r w:rsidRPr="00E53719">
        <w:rPr>
          <w:lang w:val="en-GB"/>
        </w:rPr>
        <w:t xml:space="preserve">Notably, the gaze-dependent model did not include any dedicated mechanisms which could produce context effects by themselves, meaning its only way of doing so was to use eye movement data. Our task induced a set of context effects across the group, including substantial variability between individuals, providing a complex testing scenario to compare gaze-dependent accumulation models with competing theoretical accounts. We found the gaze-dependent model to give the best account of the choice data, but that it underestimates some individuals’ strong attraction effects. Finally, we perform a systematic search over a large model space combining features across model classes, and including additional mechanisms by which gaze can modulate the decision process, to identify the most relevant mechanisms and gauge their relative contribution to the prediction of participants’ choices. This analysis confirmed that all participants’ behaviour was best described by some form of gaze-dependent </w:t>
      </w:r>
      <w:r w:rsidR="007E4677" w:rsidRPr="00E53719">
        <w:rPr>
          <w:lang w:val="en-GB"/>
        </w:rPr>
        <w:t>accumulation, but</w:t>
      </w:r>
      <w:r w:rsidRPr="00E53719">
        <w:rPr>
          <w:lang w:val="en-GB"/>
        </w:rPr>
        <w:t xml:space="preserve"> that integration with mechanisms from other models is necessary to predict strong context effec</w:t>
      </w:r>
      <w:bookmarkStart w:id="4" w:name="introduction"/>
      <w:bookmarkEnd w:id="4"/>
      <w:r w:rsidRPr="00E53719">
        <w:rPr>
          <w:lang w:val="en-GB"/>
        </w:rPr>
        <w:t>ts.</w:t>
      </w:r>
    </w:p>
    <w:p w14:paraId="775FBE44" w14:textId="77777777" w:rsidR="00B76BF1" w:rsidRPr="00E53719" w:rsidRDefault="00C418A2">
      <w:pPr>
        <w:pStyle w:val="Heading1"/>
        <w:rPr>
          <w:lang w:val="en-GB"/>
        </w:rPr>
      </w:pPr>
      <w:r w:rsidRPr="00E53719">
        <w:rPr>
          <w:lang w:val="en-GB"/>
        </w:rPr>
        <w:lastRenderedPageBreak/>
        <w:t>Results</w:t>
      </w:r>
    </w:p>
    <w:p w14:paraId="2F13382E" w14:textId="77777777" w:rsidR="00B76BF1" w:rsidRPr="00E53719" w:rsidRDefault="00C418A2">
      <w:pPr>
        <w:pStyle w:val="Heading2"/>
        <w:rPr>
          <w:lang w:val="en-GB"/>
        </w:rPr>
      </w:pPr>
      <w:r w:rsidRPr="00E53719">
        <w:rPr>
          <w:lang w:val="en-GB"/>
        </w:rPr>
        <w:t>Choice task</w:t>
      </w:r>
    </w:p>
    <w:p w14:paraId="4D38F92C" w14:textId="2E1DF08D" w:rsidR="00B76BF1" w:rsidRPr="00E53719" w:rsidRDefault="00093637" w:rsidP="00093637">
      <w:pPr>
        <w:pStyle w:val="Heading2"/>
        <w:rPr>
          <w:lang w:val="en-GB"/>
        </w:rPr>
      </w:pPr>
      <w:r w:rsidRPr="00E53719">
        <w:rPr>
          <w:noProof/>
          <w:lang w:val="en-GB"/>
        </w:rPr>
        <w:drawing>
          <wp:anchor distT="0" distB="0" distL="0" distR="0" simplePos="0" relativeHeight="11" behindDoc="0" locked="0" layoutInCell="0" allowOverlap="1" wp14:anchorId="20C0358C" wp14:editId="7A9F56BC">
            <wp:simplePos x="0" y="0"/>
            <wp:positionH relativeFrom="column">
              <wp:align>center</wp:align>
            </wp:positionH>
            <wp:positionV relativeFrom="paragraph">
              <wp:posOffset>635</wp:posOffset>
            </wp:positionV>
            <wp:extent cx="3230880" cy="3383915"/>
            <wp:effectExtent l="0" t="0" r="0" b="0"/>
            <wp:wrapTopAndBottom/>
            <wp:docPr id="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231361" cy="3383915"/>
                    </a:xfrm>
                    <a:prstGeom prst="rect">
                      <a:avLst/>
                    </a:prstGeom>
                  </pic:spPr>
                </pic:pic>
              </a:graphicData>
            </a:graphic>
            <wp14:sizeRelH relativeFrom="margin">
              <wp14:pctWidth>0</wp14:pctWidth>
            </wp14:sizeRelH>
          </wp:anchor>
        </w:drawing>
      </w:r>
    </w:p>
    <w:p w14:paraId="1DBBE195" w14:textId="77777777" w:rsidR="00B76BF1" w:rsidRPr="00E53719" w:rsidRDefault="00C418A2">
      <w:pPr>
        <w:pStyle w:val="ImageCaption"/>
        <w:spacing w:line="276" w:lineRule="auto"/>
        <w:rPr>
          <w:lang w:val="en-GB"/>
        </w:rPr>
      </w:pPr>
      <w:r w:rsidRPr="00E53719">
        <w:rPr>
          <w:b/>
          <w:lang w:val="en-GB"/>
        </w:rPr>
        <w:t>Figure 1. Choice task and attribute space of stimuli.</w:t>
      </w:r>
      <w:r w:rsidRPr="00E53719">
        <w:rPr>
          <w:lang w:val="en-GB"/>
        </w:rPr>
        <w:t xml:space="preserve"> </w:t>
      </w:r>
      <w:r w:rsidRPr="00E53719">
        <w:rPr>
          <w:b/>
          <w:lang w:val="en-GB"/>
        </w:rPr>
        <w:t>(a)</w:t>
      </w:r>
      <w:r w:rsidRPr="00E53719">
        <w:rPr>
          <w:lang w:val="en-GB"/>
        </w:rPr>
        <w:t xml:space="preserve"> Choice task. Trials started with a central fixation cross for 1.5 s. Next, three gambles were presented. Participants made a choice by button press, without time limit. Eye movements were recorded during the choice phase. Finally, brief feedback on the choice (but not on the gamble outcome) was displayed. </w:t>
      </w:r>
      <w:r w:rsidRPr="00E53719">
        <w:rPr>
          <w:b/>
          <w:lang w:val="en-GB"/>
        </w:rPr>
        <w:t>(b)</w:t>
      </w:r>
      <w:r w:rsidRPr="00E53719">
        <w:rPr>
          <w:lang w:val="en-GB"/>
        </w:rPr>
        <w:t xml:space="preserve"> Attribute space. Each gamble is described by two attributes: Probability </w:t>
      </w:r>
      <m:oMath>
        <m:r>
          <w:rPr>
            <w:rFonts w:ascii="Cambria Math" w:hAnsi="Cambria Math"/>
            <w:lang w:val="en-GB"/>
          </w:rPr>
          <m:t>p</m:t>
        </m:r>
      </m:oMath>
      <w:r w:rsidRPr="00E53719">
        <w:rPr>
          <w:lang w:val="en-GB"/>
        </w:rPr>
        <w:t xml:space="preserve"> and outcome </w:t>
      </w:r>
      <m:oMath>
        <m:r>
          <w:rPr>
            <w:rFonts w:ascii="Cambria Math" w:hAnsi="Cambria Math"/>
            <w:lang w:val="en-GB"/>
          </w:rPr>
          <m:t>m</m:t>
        </m:r>
      </m:oMath>
      <w:r w:rsidRPr="00E53719">
        <w:rPr>
          <w:lang w:val="en-GB"/>
        </w:rPr>
        <w:t xml:space="preserve">. The core options </w:t>
      </w:r>
      <m:oMath>
        <m:r>
          <w:rPr>
            <w:rFonts w:ascii="Cambria Math" w:hAnsi="Cambria Math"/>
            <w:lang w:val="en-GB"/>
          </w:rPr>
          <m:t>A</m:t>
        </m:r>
      </m:oMath>
      <w:r w:rsidRPr="00E53719">
        <w:rPr>
          <w:lang w:val="en-GB"/>
        </w:rPr>
        <w:t xml:space="preserve"> and </w:t>
      </w:r>
      <m:oMath>
        <m:r>
          <w:rPr>
            <w:rFonts w:ascii="Cambria Math" w:hAnsi="Cambria Math"/>
            <w:lang w:val="en-GB"/>
          </w:rPr>
          <m:t>B</m:t>
        </m:r>
      </m:oMath>
      <w:r w:rsidRPr="00E53719">
        <w:rPr>
          <w:lang w:val="en-GB"/>
        </w:rPr>
        <w:t xml:space="preserve"> were presented in every trial, along with one of four decoy alternatives: Compromise decoys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or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and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or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are expected to elicit compromise and attraction effects, respectively. Dashed lines indicate possible stimulus placements. </w:t>
      </w:r>
      <w:r w:rsidRPr="00E53719">
        <w:rPr>
          <w:b/>
          <w:lang w:val="en-GB"/>
        </w:rPr>
        <w:t>(c)</w:t>
      </w:r>
      <w:r w:rsidRPr="00E53719">
        <w:rPr>
          <w:lang w:val="en-GB"/>
        </w:rPr>
        <w:t xml:space="preserve"> Exact positions for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w:t>
      </w:r>
      <m:oMath>
        <m:r>
          <w:rPr>
            <w:rFonts w:ascii="Cambria Math" w:hAnsi="Cambria Math"/>
            <w:lang w:val="en-GB"/>
          </w:rPr>
          <m:t>A</m:t>
        </m:r>
      </m:oMath>
      <w:r w:rsidRPr="00E53719">
        <w:rPr>
          <w:lang w:val="en-GB"/>
        </w:rPr>
        <w:t xml:space="preserve"> 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were calibrated for pairwise indifference in separate binary choice estimation blocks for each individual. Differences in outcome between neighbouring alternatives was not less than 2 EUR.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were always 2% and 1 EUR worse than </w:t>
      </w:r>
      <m:oMath>
        <m:r>
          <w:rPr>
            <w:rFonts w:ascii="Cambria Math" w:hAnsi="Cambria Math"/>
            <w:lang w:val="en-GB"/>
          </w:rPr>
          <m:t>A</m:t>
        </m:r>
      </m:oMath>
      <w:r w:rsidRPr="00E53719">
        <w:rPr>
          <w:lang w:val="en-GB"/>
        </w:rPr>
        <w:t xml:space="preserve"> and </w:t>
      </w:r>
      <m:oMath>
        <m:r>
          <w:rPr>
            <w:rFonts w:ascii="Cambria Math" w:hAnsi="Cambria Math"/>
            <w:lang w:val="en-GB"/>
          </w:rPr>
          <m:t>B</m:t>
        </m:r>
      </m:oMath>
      <w:r w:rsidRPr="00E53719">
        <w:rPr>
          <w:lang w:val="en-GB"/>
        </w:rPr>
        <w:t xml:space="preserve"> respectively.</w:t>
      </w:r>
    </w:p>
    <w:p w14:paraId="4BC9C760" w14:textId="77777777" w:rsidR="00B76BF1" w:rsidRPr="00E53719" w:rsidRDefault="00C418A2">
      <w:pPr>
        <w:pStyle w:val="BodyText"/>
        <w:rPr>
          <w:lang w:val="en-GB"/>
        </w:rPr>
      </w:pPr>
      <w:r w:rsidRPr="00E53719">
        <w:rPr>
          <w:lang w:val="en-GB"/>
        </w:rPr>
        <w:br w:type="page"/>
      </w:r>
    </w:p>
    <w:p w14:paraId="16F29B33" w14:textId="23437C07" w:rsidR="00B76BF1" w:rsidRPr="00E53719" w:rsidRDefault="00C418A2">
      <w:pPr>
        <w:pStyle w:val="BodyText"/>
        <w:rPr>
          <w:lang w:val="en-GB"/>
        </w:rPr>
      </w:pPr>
      <w:r w:rsidRPr="00E53719">
        <w:rPr>
          <w:lang w:val="en-GB"/>
        </w:rPr>
        <w:lastRenderedPageBreak/>
        <w:t xml:space="preserve">In our experiment, 40 participant made repeated decisions between three all-or-nothing gambles, each described by a probability </w:t>
      </w:r>
      <m:oMath>
        <m:r>
          <w:rPr>
            <w:rFonts w:ascii="Cambria Math" w:hAnsi="Cambria Math"/>
            <w:lang w:val="en-GB"/>
          </w:rPr>
          <m:t>p</m:t>
        </m:r>
      </m:oMath>
      <w:r w:rsidRPr="00E53719">
        <w:rPr>
          <w:lang w:val="en-GB"/>
        </w:rPr>
        <w:t xml:space="preserve"> to win an outcome </w:t>
      </w:r>
      <m:oMath>
        <m:r>
          <w:rPr>
            <w:rFonts w:ascii="Cambria Math" w:hAnsi="Cambria Math"/>
            <w:lang w:val="en-GB"/>
          </w:rPr>
          <m:t>m</m:t>
        </m:r>
      </m:oMath>
      <w:r w:rsidRPr="00E53719">
        <w:rPr>
          <w:lang w:val="en-GB"/>
        </w:rPr>
        <w:t xml:space="preserve"> and nothing otherwise (Figure </w:t>
      </w:r>
      <w:hyperlink w:anchor="fig:fig1-task">
        <w:r w:rsidRPr="00E53719">
          <w:rPr>
            <w:rStyle w:val="Hyperlink"/>
            <w:lang w:val="en-GB"/>
          </w:rPr>
          <w:t>1</w:t>
        </w:r>
      </w:hyperlink>
      <w:r w:rsidRPr="00E53719">
        <w:rPr>
          <w:lang w:val="en-GB"/>
        </w:rPr>
        <w:t xml:space="preserve">a). We recorded participants’ eye movements during the task with an eye tracker (see for details). Participants were instructed that after completing the task, one randomly determined gamble they chose would be played out for an additional bonus payment. In contrast to hypothetical choices between consumer goods described on attribute dimensions like quality and price, risky gamble stimuli offer a high amount of control over their attributes and a straightforward way to incentivise choices. The gamble stimuli were designed to elicit attraction and compromise effects and were individually tailored to account for each participant’s risk preferences (Figure </w:t>
      </w:r>
      <w:hyperlink w:anchor="fig:fig1-task">
        <w:r w:rsidRPr="00E53719">
          <w:rPr>
            <w:rStyle w:val="Hyperlink"/>
            <w:lang w:val="en-GB"/>
          </w:rPr>
          <w:t>1</w:t>
        </w:r>
      </w:hyperlink>
      <w:r w:rsidRPr="00E53719">
        <w:rPr>
          <w:lang w:val="en-GB"/>
        </w:rPr>
        <w:t xml:space="preserve">b). Participants performed three pairs of indifference-estimation and experimental blocks, for a total of 225 experimental trials (see Methods for additional details on the experimental procedure and gamble stimuli). In indifference-estimation blocks, participants made repeated choices between pairs of gambles with different probabilities (Figure </w:t>
      </w:r>
      <w:hyperlink w:anchor="fig:fig1-task">
        <w:r w:rsidRPr="00E53719">
          <w:rPr>
            <w:rStyle w:val="Hyperlink"/>
            <w:lang w:val="en-GB"/>
          </w:rPr>
          <w:t>1</w:t>
        </w:r>
      </w:hyperlink>
      <w:r w:rsidRPr="00E53719">
        <w:rPr>
          <w:lang w:val="en-GB"/>
        </w:rPr>
        <w:t xml:space="preserve">c). Gamble outcomes </w:t>
      </w:r>
      <m:oMath>
        <m:r>
          <w:rPr>
            <w:rFonts w:ascii="Cambria Math" w:hAnsi="Cambria Math"/>
            <w:lang w:val="en-GB"/>
          </w:rPr>
          <m:t>m</m:t>
        </m:r>
      </m:oMath>
      <w:r w:rsidRPr="00E53719">
        <w:rPr>
          <w:lang w:val="en-GB"/>
        </w:rPr>
        <w:t xml:space="preserve"> were adjusted according to participants’ choices so that four approximately equally preferred gambles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w:t>
      </w:r>
      <m:oMath>
        <m:r>
          <w:rPr>
            <w:rFonts w:ascii="Cambria Math" w:hAnsi="Cambria Math"/>
            <w:lang w:val="en-GB"/>
          </w:rPr>
          <m:t>B</m:t>
        </m:r>
      </m:oMath>
      <w:r w:rsidRPr="00E53719">
        <w:rPr>
          <w:lang w:val="en-GB"/>
        </w:rPr>
        <w:t xml:space="preserve">, </w:t>
      </w:r>
      <m:oMath>
        <m:r>
          <w:rPr>
            <w:rFonts w:ascii="Cambria Math" w:hAnsi="Cambria Math"/>
            <w:lang w:val="en-GB"/>
          </w:rPr>
          <m:t>A</m:t>
        </m:r>
      </m:oMath>
      <w:r w:rsidRPr="00E53719">
        <w:rPr>
          <w:lang w:val="en-GB"/>
        </w:rPr>
        <w:t xml:space="preserv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with winning probabilities </w:t>
      </w:r>
      <m:oMath>
        <m:r>
          <w:rPr>
            <w:rFonts w:ascii="Cambria Math" w:hAnsi="Cambria Math"/>
            <w:lang w:val="en-GB"/>
          </w:rPr>
          <m:t>p</m:t>
        </m:r>
      </m:oMath>
      <w:r w:rsidRPr="00E53719">
        <w:rPr>
          <w:lang w:val="en-GB"/>
        </w:rPr>
        <w:t xml:space="preserve"> = 55%, 65%, 75%, 85% were constructed. Additionally, two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were defined to be 2% and 1 EUR worse than gambles </w:t>
      </w:r>
      <m:oMath>
        <m:r>
          <w:rPr>
            <w:rFonts w:ascii="Cambria Math" w:hAnsi="Cambria Math"/>
            <w:lang w:val="en-GB"/>
          </w:rPr>
          <m:t>A</m:t>
        </m:r>
      </m:oMath>
      <w:r w:rsidRPr="00E53719">
        <w:rPr>
          <w:lang w:val="en-GB"/>
        </w:rPr>
        <w:t xml:space="preserve"> and </w:t>
      </w:r>
      <m:oMath>
        <m:r>
          <w:rPr>
            <w:rFonts w:ascii="Cambria Math" w:hAnsi="Cambria Math"/>
            <w:lang w:val="en-GB"/>
          </w:rPr>
          <m:t>B</m:t>
        </m:r>
      </m:oMath>
      <w:r w:rsidRPr="00E53719">
        <w:rPr>
          <w:lang w:val="en-GB"/>
        </w:rPr>
        <w:t xml:space="preserve">, respectively. Following this indifference estimation, participants performed an experimental block of 75 ternary choice trials, 32 of which were compromise trials balanced with respect to the target option (i.e.,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r>
          <w:rPr>
            <w:rFonts w:ascii="Cambria Math" w:hAnsi="Cambria Math"/>
            <w:lang w:val="en-GB"/>
          </w:rPr>
          <m:t>}</m:t>
        </m:r>
      </m:oMath>
      <w:r w:rsidRPr="00E53719">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r>
          <w:rPr>
            <w:rFonts w:ascii="Cambria Math" w:hAnsi="Cambria Math"/>
            <w:lang w:val="en-GB"/>
          </w:rPr>
          <m:t>}</m:t>
        </m:r>
      </m:oMath>
      <w:r w:rsidRPr="00E53719">
        <w:rPr>
          <w:lang w:val="en-GB"/>
        </w:rPr>
        <w:t xml:space="preserve">), 32 attraction trials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r>
          <w:rPr>
            <w:rFonts w:ascii="Cambria Math" w:hAnsi="Cambria Math"/>
            <w:lang w:val="en-GB"/>
          </w:rPr>
          <m:t>}</m:t>
        </m:r>
      </m:oMath>
      <w:r w:rsidRPr="00E53719">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r>
          <w:rPr>
            <w:rFonts w:ascii="Cambria Math" w:hAnsi="Cambria Math"/>
            <w:lang w:val="en-GB"/>
          </w:rPr>
          <m:t>}</m:t>
        </m:r>
      </m:oMath>
      <w:r w:rsidRPr="00E53719">
        <w:rPr>
          <w:lang w:val="en-GB"/>
        </w:rPr>
        <w:t xml:space="preserve">) and 11 distractor trials showing randomly created options with expected value of 10 EUR and low (5–33%), medium (34–64%) and high (65–95%) probability </w:t>
      </w:r>
      <m:oMath>
        <m:r>
          <w:rPr>
            <w:rFonts w:ascii="Cambria Math" w:hAnsi="Cambria Math"/>
            <w:lang w:val="en-GB"/>
          </w:rPr>
          <m:t>p</m:t>
        </m:r>
      </m:oMath>
      <w:r w:rsidRPr="00E53719">
        <w:rPr>
          <w:lang w:val="en-GB"/>
        </w:rPr>
        <w:t xml:space="preserve">. Uniform noise was added to all outcomes </w:t>
      </w:r>
      <m:oMath>
        <m:r>
          <w:rPr>
            <w:rFonts w:ascii="Cambria Math" w:hAnsi="Cambria Math"/>
            <w:lang w:val="en-GB"/>
          </w:rPr>
          <m:t>m</m:t>
        </m:r>
      </m:oMath>
      <w:r w:rsidRPr="00E53719">
        <w:rPr>
          <w:lang w:val="en-GB"/>
        </w:rPr>
        <w:t xml:space="preserve"> (</w:t>
      </w:r>
      <m:oMath>
        <m:r>
          <w:rPr>
            <w:rFonts w:ascii="Cambria Math" w:hAnsi="Cambria Math"/>
            <w:lang w:val="en-GB"/>
          </w:rPr>
          <m:t>±</m:t>
        </m:r>
      </m:oMath>
      <w:r w:rsidRPr="00E53719">
        <w:rPr>
          <w:lang w:val="en-GB"/>
        </w:rPr>
        <w:t xml:space="preserve">0 EUR, +1 EUR) and probabilities </w:t>
      </w:r>
      <m:oMath>
        <m:r>
          <w:rPr>
            <w:rFonts w:ascii="Cambria Math" w:hAnsi="Cambria Math"/>
            <w:lang w:val="en-GB"/>
          </w:rPr>
          <m:t>p</m:t>
        </m:r>
      </m:oMath>
      <w:r w:rsidRPr="00E53719">
        <w:rPr>
          <w:lang w:val="en-GB"/>
        </w:rPr>
        <w:t xml:space="preserve"> (–3%, </w:t>
      </w:r>
      <m:oMath>
        <m:r>
          <w:rPr>
            <w:rFonts w:ascii="Cambria Math" w:hAnsi="Cambria Math"/>
            <w:lang w:val="en-GB"/>
          </w:rPr>
          <m:t>±</m:t>
        </m:r>
      </m:oMath>
      <w:r w:rsidRPr="00E53719">
        <w:rPr>
          <w:lang w:val="en-GB"/>
        </w:rPr>
        <w:t xml:space="preserve">0%, +3%) in each trial.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received the same noise as the target option to preserve the dominance relation.</w:t>
      </w:r>
    </w:p>
    <w:p w14:paraId="7438A786" w14:textId="77777777" w:rsidR="00B76BF1" w:rsidRPr="00E53719" w:rsidRDefault="00C418A2">
      <w:pPr>
        <w:pStyle w:val="Heading2"/>
        <w:rPr>
          <w:lang w:val="en-GB"/>
        </w:rPr>
      </w:pPr>
      <w:r w:rsidRPr="00E53719">
        <w:rPr>
          <w:lang w:val="en-GB"/>
        </w:rPr>
        <w:br w:type="page"/>
      </w:r>
    </w:p>
    <w:p w14:paraId="3C7FC221" w14:textId="77777777" w:rsidR="00B76BF1" w:rsidRPr="00E53719" w:rsidRDefault="00C418A2">
      <w:pPr>
        <w:pStyle w:val="Heading2"/>
        <w:rPr>
          <w:lang w:val="en-GB"/>
        </w:rPr>
      </w:pPr>
      <w:r w:rsidRPr="00E53719">
        <w:rPr>
          <w:lang w:val="en-GB"/>
        </w:rPr>
        <w:lastRenderedPageBreak/>
        <w:t>Context effects</w:t>
      </w:r>
    </w:p>
    <w:p w14:paraId="0C474EF9" w14:textId="77777777" w:rsidR="00B76BF1" w:rsidRPr="00E53719" w:rsidRDefault="00B76BF1">
      <w:pPr>
        <w:pStyle w:val="BodyText"/>
        <w:rPr>
          <w:lang w:val="en-GB"/>
        </w:rPr>
      </w:pPr>
    </w:p>
    <w:p w14:paraId="26AD57E9" w14:textId="77777777" w:rsidR="00B76BF1" w:rsidRPr="00E53719" w:rsidRDefault="00C418A2">
      <w:pPr>
        <w:pStyle w:val="CaptionedFigure"/>
        <w:spacing w:line="360" w:lineRule="auto"/>
        <w:ind w:firstLine="737"/>
        <w:rPr>
          <w:lang w:val="en-GB"/>
        </w:rPr>
      </w:pPr>
      <w:bookmarkStart w:id="5" w:name="fig%252525253Afig2-cfs2"/>
      <w:r w:rsidRPr="00E53719">
        <w:rPr>
          <w:noProof/>
          <w:lang w:val="en-GB"/>
        </w:rPr>
        <w:drawing>
          <wp:inline distT="0" distB="0" distL="0" distR="0" wp14:anchorId="2248247B" wp14:editId="44AC4B70">
            <wp:extent cx="4851400" cy="3225800"/>
            <wp:effectExtent l="0" t="0" r="0" b="0"/>
            <wp:docPr id="2" name="Image1" descr="Context effects are present in choices and relative dwells. Participants choices were influenced by asymmetrically dominated decoys and, to a lesser extent, by extreme compromise-making decoys. (a, d) Ternary plots of individual relative choice frequencies for target (lower left, teal), competitor (top, pink), and decoy (lower right, yellow) alternatives in attraction (a) and compromise (d) trials. Each dot represents one participant. The position on the simplex indicates relative choice frequencies for alternatives. Straight lines from the center indicate equal frequencies for two alternatives. The red &quot;x&quot; indicates the group average. (b, e) Relative choice frequencies in attraction (b) and compromise (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c, f) Relative dwells towards alternatives. In both, attraction (c) and compromise (f) trials, target alternatives were dwelled at longer than competitors. d denotes Cohen’s d from paired BEST analysis with \text{HDI}_{95\%} given in bra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Context effects are present in choices and relative dwells. Participants choices were influenced by asymmetrically dominated decoys and, to a lesser extent, by extreme compromise-making decoys. (a, d) Ternary plots of individual relative choice frequencies for target (lower left, teal), competitor (top, pink), and decoy (lower right, yellow) alternatives in attraction (a) and compromise (d) trials. Each dot represents one participant. The position on the simplex indicates relative choice frequencies for alternatives. Straight lines from the center indicate equal frequencies for two alternatives. The red &quot;x&quot; indicates the group average. (b, e) Relative choice frequencies in attraction (b) and compromise (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c, f) Relative dwells towards alternatives. In both, attraction (c) and compromise (f) trials, target alternatives were dwelled at longer than competitors. d denotes Cohen’s d from paired BEST analysis with \text{HDI}_{95\%} given in brackets."/>
                    <pic:cNvPicPr>
                      <a:picLocks noChangeAspect="1" noChangeArrowheads="1"/>
                    </pic:cNvPicPr>
                  </pic:nvPicPr>
                  <pic:blipFill>
                    <a:blip r:embed="rId12"/>
                    <a:stretch>
                      <a:fillRect/>
                    </a:stretch>
                  </pic:blipFill>
                  <pic:spPr bwMode="auto">
                    <a:xfrm>
                      <a:off x="0" y="0"/>
                      <a:ext cx="4851400" cy="3225800"/>
                    </a:xfrm>
                    <a:prstGeom prst="rect">
                      <a:avLst/>
                    </a:prstGeom>
                  </pic:spPr>
                </pic:pic>
              </a:graphicData>
            </a:graphic>
          </wp:inline>
        </w:drawing>
      </w:r>
      <w:bookmarkEnd w:id="5"/>
    </w:p>
    <w:p w14:paraId="63125AFC" w14:textId="0082583B" w:rsidR="00B76BF1" w:rsidRPr="00E53719" w:rsidRDefault="00C418A2">
      <w:pPr>
        <w:pStyle w:val="ImageCaption"/>
        <w:spacing w:line="276" w:lineRule="auto"/>
        <w:rPr>
          <w:lang w:val="en-GB"/>
        </w:rPr>
      </w:pPr>
      <w:r w:rsidRPr="00E53719">
        <w:rPr>
          <w:b/>
          <w:lang w:val="en-GB"/>
        </w:rPr>
        <w:t>Figure 2. Context effects are present in choices and relative dwell time.</w:t>
      </w:r>
      <w:r w:rsidRPr="00E53719">
        <w:rPr>
          <w:lang w:val="en-GB"/>
        </w:rPr>
        <w:t xml:space="preserve"> Participants choices were influenced by asymmetrically dominated decoys and, to a lesser extent, by extreme compromise-making decoys. </w:t>
      </w:r>
      <w:r w:rsidRPr="00E53719">
        <w:rPr>
          <w:b/>
          <w:lang w:val="en-GB"/>
        </w:rPr>
        <w:t>(a, d)</w:t>
      </w:r>
      <w:r w:rsidRPr="00E53719">
        <w:rPr>
          <w:lang w:val="en-GB"/>
        </w:rPr>
        <w:t xml:space="preserve"> Ternary plots of individual relative choice frequencies for target (lower left, teal), competitor (top, pink), and decoy (lower right, yellow) alternatives in attraction </w:t>
      </w:r>
      <w:r w:rsidRPr="00E53719">
        <w:rPr>
          <w:b/>
          <w:lang w:val="en-GB"/>
        </w:rPr>
        <w:t>(a)</w:t>
      </w:r>
      <w:r w:rsidRPr="00E53719">
        <w:rPr>
          <w:lang w:val="en-GB"/>
        </w:rPr>
        <w:t xml:space="preserve"> and compromise </w:t>
      </w:r>
      <w:r w:rsidRPr="00E53719">
        <w:rPr>
          <w:b/>
          <w:lang w:val="en-GB"/>
        </w:rPr>
        <w:t>(d)</w:t>
      </w:r>
      <w:r w:rsidRPr="00E53719">
        <w:rPr>
          <w:lang w:val="en-GB"/>
        </w:rPr>
        <w:t xml:space="preserve"> trials. Each dot represents one participant. The position on the simplex indicates relative choice frequencies for alternatives. Straight lines from the </w:t>
      </w:r>
      <w:r w:rsidR="00D36F34" w:rsidRPr="00E53719">
        <w:rPr>
          <w:lang w:val="en-GB"/>
        </w:rPr>
        <w:t>centre</w:t>
      </w:r>
      <w:r w:rsidRPr="00E53719">
        <w:rPr>
          <w:lang w:val="en-GB"/>
        </w:rPr>
        <w:t xml:space="preserve"> indicate equal frequencies for two alternatives. The red "x" indicates the group average. </w:t>
      </w:r>
      <w:r w:rsidRPr="00E53719">
        <w:rPr>
          <w:b/>
          <w:lang w:val="en-GB"/>
        </w:rPr>
        <w:t>(b, e)</w:t>
      </w:r>
      <w:r w:rsidRPr="00E53719">
        <w:rPr>
          <w:lang w:val="en-GB"/>
        </w:rPr>
        <w:t xml:space="preserve"> Relative choice frequencies in attraction </w:t>
      </w:r>
      <w:r w:rsidRPr="00E53719">
        <w:rPr>
          <w:b/>
          <w:lang w:val="en-GB"/>
        </w:rPr>
        <w:t>(b)</w:t>
      </w:r>
      <w:r w:rsidRPr="00E53719">
        <w:rPr>
          <w:lang w:val="en-GB"/>
        </w:rPr>
        <w:t xml:space="preserve"> and compromise </w:t>
      </w:r>
      <w:r w:rsidRPr="00E53719">
        <w:rPr>
          <w:b/>
          <w:lang w:val="en-GB"/>
        </w:rPr>
        <w:t>(e)</w:t>
      </w:r>
      <w:r w:rsidRPr="00E53719">
        <w:rPr>
          <w:lang w:val="en-GB"/>
        </w:rPr>
        <w:t xml:space="preserv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w:t>
      </w:r>
      <w:r w:rsidRPr="00E53719">
        <w:rPr>
          <w:b/>
          <w:lang w:val="en-GB"/>
        </w:rPr>
        <w:t>(c, f)</w:t>
      </w:r>
      <w:r w:rsidRPr="00E53719">
        <w:rPr>
          <w:lang w:val="en-GB"/>
        </w:rPr>
        <w:t xml:space="preserve"> Relative dwell time towards alternatives. In both, attraction </w:t>
      </w:r>
      <w:r w:rsidRPr="00E53719">
        <w:rPr>
          <w:b/>
          <w:lang w:val="en-GB"/>
        </w:rPr>
        <w:t>(c)</w:t>
      </w:r>
      <w:r w:rsidRPr="00E53719">
        <w:rPr>
          <w:lang w:val="en-GB"/>
        </w:rPr>
        <w:t xml:space="preserve"> and compromise </w:t>
      </w:r>
      <w:r w:rsidRPr="00E53719">
        <w:rPr>
          <w:b/>
          <w:lang w:val="en-GB"/>
        </w:rPr>
        <w:t>(f)</w:t>
      </w:r>
      <w:r w:rsidRPr="00E53719">
        <w:rPr>
          <w:lang w:val="en-GB"/>
        </w:rPr>
        <w:t xml:space="preserve"> trials, target alternatives were dwelled at longer than competitors. </w:t>
      </w:r>
      <m:oMath>
        <m:r>
          <w:rPr>
            <w:rFonts w:ascii="Cambria Math" w:hAnsi="Cambria Math"/>
            <w:lang w:val="en-GB"/>
          </w:rPr>
          <m:t>d</m:t>
        </m:r>
      </m:oMath>
      <w:r w:rsidRPr="00E53719">
        <w:rPr>
          <w:lang w:val="en-GB"/>
        </w:rPr>
        <w:t xml:space="preserve"> denotes Cohen’s </w:t>
      </w:r>
      <m:oMath>
        <m:r>
          <w:rPr>
            <w:rFonts w:ascii="Cambria Math" w:hAnsi="Cambria Math"/>
            <w:lang w:val="en-GB"/>
          </w:rPr>
          <m:t>d</m:t>
        </m:r>
      </m:oMath>
      <w:r w:rsidRPr="00E53719">
        <w:rPr>
          <w:lang w:val="en-GB"/>
        </w:rPr>
        <w:t xml:space="preserve"> from paired BEST analysis with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given in brackets.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w:t>
      </w:r>
      <w:r w:rsidRPr="00E53719">
        <w:rPr>
          <w:lang w:val="en-GB"/>
        </w:rPr>
        <w:br w:type="page"/>
      </w:r>
    </w:p>
    <w:tbl>
      <w:tblPr>
        <w:tblStyle w:val="Table"/>
        <w:tblW w:w="4422" w:type="dxa"/>
        <w:jc w:val="center"/>
        <w:tblInd w:w="0" w:type="dxa"/>
        <w:tblLayout w:type="fixed"/>
        <w:tblLook w:val="0020" w:firstRow="1" w:lastRow="0" w:firstColumn="0" w:lastColumn="0" w:noHBand="0" w:noVBand="0"/>
      </w:tblPr>
      <w:tblGrid>
        <w:gridCol w:w="1244"/>
        <w:gridCol w:w="918"/>
        <w:gridCol w:w="1407"/>
        <w:gridCol w:w="853"/>
      </w:tblGrid>
      <w:tr w:rsidR="00B76BF1" w:rsidRPr="00E53719" w14:paraId="7DCDC7E0" w14:textId="77777777">
        <w:trPr>
          <w:trHeight w:val="106"/>
          <w:jc w:val="center"/>
        </w:trPr>
        <w:tc>
          <w:tcPr>
            <w:tcW w:w="1243" w:type="dxa"/>
            <w:tcBorders>
              <w:bottom w:val="single" w:sz="6" w:space="0" w:color="000000"/>
            </w:tcBorders>
            <w:vAlign w:val="center"/>
          </w:tcPr>
          <w:p w14:paraId="5239717A" w14:textId="77777777" w:rsidR="00B76BF1" w:rsidRPr="00E53719" w:rsidRDefault="00C418A2">
            <w:pPr>
              <w:pStyle w:val="Compact"/>
              <w:pageBreakBefore/>
              <w:widowControl w:val="0"/>
              <w:spacing w:before="0" w:after="0" w:line="240" w:lineRule="auto"/>
              <w:ind w:firstLine="0"/>
              <w:jc w:val="center"/>
              <w:rPr>
                <w:rFonts w:eastAsia="Cambria"/>
                <w:lang w:val="en-GB"/>
              </w:rPr>
            </w:pPr>
            <w:r w:rsidRPr="00E53719">
              <w:rPr>
                <w:rFonts w:eastAsia="Cambria"/>
                <w:b/>
                <w:lang w:val="en-GB"/>
              </w:rPr>
              <w:lastRenderedPageBreak/>
              <w:t>Trial type</w:t>
            </w:r>
          </w:p>
        </w:tc>
        <w:tc>
          <w:tcPr>
            <w:tcW w:w="918" w:type="dxa"/>
            <w:tcBorders>
              <w:bottom w:val="single" w:sz="6" w:space="0" w:color="000000"/>
            </w:tcBorders>
            <w:vAlign w:val="center"/>
          </w:tcPr>
          <w:p w14:paraId="00C33FCC" w14:textId="77777777" w:rsidR="00B76BF1" w:rsidRPr="00E53719" w:rsidRDefault="00C418A2">
            <w:pPr>
              <w:pStyle w:val="Compact"/>
              <w:widowControl w:val="0"/>
              <w:ind w:firstLine="0"/>
              <w:jc w:val="center"/>
              <w:rPr>
                <w:rFonts w:eastAsia="Cambria"/>
                <w:lang w:val="en-GB"/>
              </w:rPr>
            </w:pPr>
            <w:r w:rsidRPr="00E53719">
              <w:rPr>
                <w:rFonts w:eastAsia="Cambria"/>
                <w:b/>
                <w:lang w:val="en-GB"/>
              </w:rPr>
              <w:t>Target</w:t>
            </w:r>
          </w:p>
        </w:tc>
        <w:tc>
          <w:tcPr>
            <w:tcW w:w="1407" w:type="dxa"/>
            <w:tcBorders>
              <w:bottom w:val="single" w:sz="6" w:space="0" w:color="000000"/>
            </w:tcBorders>
            <w:vAlign w:val="center"/>
          </w:tcPr>
          <w:p w14:paraId="5D732CDB" w14:textId="77777777" w:rsidR="00B76BF1" w:rsidRPr="00E53719" w:rsidRDefault="00C418A2">
            <w:pPr>
              <w:pStyle w:val="Compact"/>
              <w:widowControl w:val="0"/>
              <w:ind w:firstLine="0"/>
              <w:jc w:val="center"/>
              <w:rPr>
                <w:rFonts w:eastAsia="Cambria"/>
                <w:lang w:val="en-GB"/>
              </w:rPr>
            </w:pPr>
            <w:r w:rsidRPr="00E53719">
              <w:rPr>
                <w:rFonts w:eastAsia="Cambria"/>
                <w:b/>
                <w:lang w:val="en-GB"/>
              </w:rPr>
              <w:t>Competitor</w:t>
            </w:r>
          </w:p>
        </w:tc>
        <w:tc>
          <w:tcPr>
            <w:tcW w:w="853" w:type="dxa"/>
            <w:tcBorders>
              <w:bottom w:val="single" w:sz="6" w:space="0" w:color="000000"/>
            </w:tcBorders>
            <w:vAlign w:val="center"/>
          </w:tcPr>
          <w:p w14:paraId="268CACCC" w14:textId="77777777" w:rsidR="00B76BF1" w:rsidRPr="00E53719" w:rsidRDefault="00C418A2">
            <w:pPr>
              <w:pStyle w:val="Compact"/>
              <w:widowControl w:val="0"/>
              <w:ind w:firstLine="0"/>
              <w:jc w:val="center"/>
              <w:rPr>
                <w:rFonts w:eastAsia="Cambria"/>
                <w:lang w:val="en-GB"/>
              </w:rPr>
            </w:pPr>
            <w:r w:rsidRPr="00E53719">
              <w:rPr>
                <w:rFonts w:eastAsia="Cambria"/>
                <w:b/>
                <w:lang w:val="en-GB"/>
              </w:rPr>
              <w:t>Decoy</w:t>
            </w:r>
          </w:p>
        </w:tc>
      </w:tr>
      <w:tr w:rsidR="00B76BF1" w:rsidRPr="00E53719" w14:paraId="611CE96B" w14:textId="77777777">
        <w:trPr>
          <w:jc w:val="center"/>
        </w:trPr>
        <w:tc>
          <w:tcPr>
            <w:tcW w:w="1243" w:type="dxa"/>
            <w:vAlign w:val="center"/>
          </w:tcPr>
          <w:p w14:paraId="5A79DE4D" w14:textId="77777777" w:rsidR="00B76BF1" w:rsidRPr="00E53719" w:rsidRDefault="00D23187">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m:oMathPara>
          </w:p>
        </w:tc>
        <w:tc>
          <w:tcPr>
            <w:tcW w:w="918" w:type="dxa"/>
            <w:vAlign w:val="center"/>
          </w:tcPr>
          <w:p w14:paraId="1052089E" w14:textId="77777777" w:rsidR="00B76BF1" w:rsidRPr="00E53719" w:rsidRDefault="00C418A2">
            <w:pPr>
              <w:pStyle w:val="Compact"/>
              <w:widowControl w:val="0"/>
              <w:ind w:firstLine="0"/>
              <w:jc w:val="center"/>
              <w:rPr>
                <w:rFonts w:eastAsia="Cambria"/>
                <w:lang w:val="en-GB"/>
              </w:rPr>
            </w:pPr>
            <w:r w:rsidRPr="00E53719">
              <w:rPr>
                <w:rFonts w:eastAsia="Cambria"/>
                <w:lang w:val="en-GB"/>
              </w:rPr>
              <w:t>0.60</w:t>
            </w:r>
          </w:p>
        </w:tc>
        <w:tc>
          <w:tcPr>
            <w:tcW w:w="1407" w:type="dxa"/>
            <w:vAlign w:val="center"/>
          </w:tcPr>
          <w:p w14:paraId="3621444E" w14:textId="77777777" w:rsidR="00B76BF1" w:rsidRPr="00E53719" w:rsidRDefault="00C418A2">
            <w:pPr>
              <w:pStyle w:val="Compact"/>
              <w:widowControl w:val="0"/>
              <w:ind w:firstLine="0"/>
              <w:jc w:val="center"/>
              <w:rPr>
                <w:rFonts w:eastAsia="Cambria"/>
                <w:lang w:val="en-GB"/>
              </w:rPr>
            </w:pPr>
            <w:r w:rsidRPr="00E53719">
              <w:rPr>
                <w:rFonts w:eastAsia="Cambria"/>
                <w:lang w:val="en-GB"/>
              </w:rPr>
              <w:t>0.39</w:t>
            </w:r>
          </w:p>
        </w:tc>
        <w:tc>
          <w:tcPr>
            <w:tcW w:w="853" w:type="dxa"/>
            <w:vAlign w:val="center"/>
          </w:tcPr>
          <w:p w14:paraId="354632F0" w14:textId="77777777" w:rsidR="00B76BF1" w:rsidRPr="00E53719" w:rsidRDefault="00C418A2">
            <w:pPr>
              <w:pStyle w:val="Compact"/>
              <w:widowControl w:val="0"/>
              <w:ind w:firstLine="0"/>
              <w:jc w:val="center"/>
              <w:rPr>
                <w:rFonts w:eastAsia="Cambria"/>
                <w:lang w:val="en-GB"/>
              </w:rPr>
            </w:pPr>
            <w:r w:rsidRPr="00E53719">
              <w:rPr>
                <w:rFonts w:eastAsia="Cambria"/>
                <w:lang w:val="en-GB"/>
              </w:rPr>
              <w:t>0.01</w:t>
            </w:r>
          </w:p>
        </w:tc>
      </w:tr>
      <w:tr w:rsidR="00B76BF1" w:rsidRPr="00E53719" w14:paraId="7D6C1378" w14:textId="77777777">
        <w:trPr>
          <w:jc w:val="center"/>
        </w:trPr>
        <w:tc>
          <w:tcPr>
            <w:tcW w:w="1243" w:type="dxa"/>
            <w:vAlign w:val="center"/>
          </w:tcPr>
          <w:p w14:paraId="2D338B9C" w14:textId="77777777" w:rsidR="00B76BF1" w:rsidRPr="00E53719" w:rsidRDefault="00D23187">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m:oMathPara>
          </w:p>
        </w:tc>
        <w:tc>
          <w:tcPr>
            <w:tcW w:w="918" w:type="dxa"/>
            <w:vAlign w:val="center"/>
          </w:tcPr>
          <w:p w14:paraId="2D7F9C11" w14:textId="77777777" w:rsidR="00B76BF1" w:rsidRPr="00E53719" w:rsidRDefault="00C418A2">
            <w:pPr>
              <w:pStyle w:val="Compact"/>
              <w:widowControl w:val="0"/>
              <w:ind w:firstLine="0"/>
              <w:jc w:val="center"/>
              <w:rPr>
                <w:rFonts w:eastAsia="Cambria"/>
                <w:lang w:val="en-GB"/>
              </w:rPr>
            </w:pPr>
            <w:r w:rsidRPr="00E53719">
              <w:rPr>
                <w:rFonts w:eastAsia="Cambria"/>
                <w:lang w:val="en-GB"/>
              </w:rPr>
              <w:t>0.53</w:t>
            </w:r>
          </w:p>
        </w:tc>
        <w:tc>
          <w:tcPr>
            <w:tcW w:w="1407" w:type="dxa"/>
            <w:vAlign w:val="center"/>
          </w:tcPr>
          <w:p w14:paraId="1392FB17" w14:textId="77777777" w:rsidR="00B76BF1" w:rsidRPr="00E53719" w:rsidRDefault="00C418A2">
            <w:pPr>
              <w:pStyle w:val="Compact"/>
              <w:widowControl w:val="0"/>
              <w:ind w:firstLine="0"/>
              <w:jc w:val="center"/>
              <w:rPr>
                <w:rFonts w:eastAsia="Cambria"/>
                <w:lang w:val="en-GB"/>
              </w:rPr>
            </w:pPr>
            <w:r w:rsidRPr="00E53719">
              <w:rPr>
                <w:rFonts w:eastAsia="Cambria"/>
                <w:lang w:val="en-GB"/>
              </w:rPr>
              <w:t>0.45</w:t>
            </w:r>
          </w:p>
        </w:tc>
        <w:tc>
          <w:tcPr>
            <w:tcW w:w="853" w:type="dxa"/>
            <w:vAlign w:val="center"/>
          </w:tcPr>
          <w:p w14:paraId="08B75CB4" w14:textId="77777777" w:rsidR="00B76BF1" w:rsidRPr="00E53719" w:rsidRDefault="00C418A2">
            <w:pPr>
              <w:pStyle w:val="Compact"/>
              <w:widowControl w:val="0"/>
              <w:ind w:firstLine="0"/>
              <w:jc w:val="center"/>
              <w:rPr>
                <w:rFonts w:eastAsia="Cambria"/>
                <w:lang w:val="en-GB"/>
              </w:rPr>
            </w:pPr>
            <w:r w:rsidRPr="00E53719">
              <w:rPr>
                <w:rFonts w:eastAsia="Cambria"/>
                <w:lang w:val="en-GB"/>
              </w:rPr>
              <w:t>0.02</w:t>
            </w:r>
          </w:p>
        </w:tc>
      </w:tr>
      <w:tr w:rsidR="00B76BF1" w:rsidRPr="00E53719" w14:paraId="4B719169" w14:textId="77777777">
        <w:trPr>
          <w:jc w:val="center"/>
        </w:trPr>
        <w:tc>
          <w:tcPr>
            <w:tcW w:w="1243" w:type="dxa"/>
            <w:vAlign w:val="center"/>
          </w:tcPr>
          <w:p w14:paraId="3633D7A2" w14:textId="77777777" w:rsidR="00B76BF1" w:rsidRPr="00E53719" w:rsidRDefault="00D23187">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m:oMathPara>
          </w:p>
        </w:tc>
        <w:tc>
          <w:tcPr>
            <w:tcW w:w="918" w:type="dxa"/>
            <w:vAlign w:val="center"/>
          </w:tcPr>
          <w:p w14:paraId="7DE43132" w14:textId="77777777" w:rsidR="00B76BF1" w:rsidRPr="00E53719" w:rsidRDefault="00C418A2">
            <w:pPr>
              <w:pStyle w:val="Compact"/>
              <w:widowControl w:val="0"/>
              <w:ind w:firstLine="0"/>
              <w:jc w:val="center"/>
              <w:rPr>
                <w:rFonts w:eastAsia="Cambria"/>
                <w:lang w:val="en-GB"/>
              </w:rPr>
            </w:pPr>
            <w:r w:rsidRPr="00E53719">
              <w:rPr>
                <w:rFonts w:eastAsia="Cambria"/>
                <w:lang w:val="en-GB"/>
              </w:rPr>
              <w:t>0.46</w:t>
            </w:r>
          </w:p>
        </w:tc>
        <w:tc>
          <w:tcPr>
            <w:tcW w:w="1407" w:type="dxa"/>
            <w:vAlign w:val="center"/>
          </w:tcPr>
          <w:p w14:paraId="36405914" w14:textId="77777777" w:rsidR="00B76BF1" w:rsidRPr="00E53719" w:rsidRDefault="00C418A2">
            <w:pPr>
              <w:pStyle w:val="Compact"/>
              <w:widowControl w:val="0"/>
              <w:ind w:firstLine="0"/>
              <w:jc w:val="center"/>
              <w:rPr>
                <w:rFonts w:eastAsia="Cambria"/>
                <w:lang w:val="en-GB"/>
              </w:rPr>
            </w:pPr>
            <w:r w:rsidRPr="00E53719">
              <w:rPr>
                <w:rFonts w:eastAsia="Cambria"/>
                <w:lang w:val="en-GB"/>
              </w:rPr>
              <w:t>0.37</w:t>
            </w:r>
          </w:p>
        </w:tc>
        <w:tc>
          <w:tcPr>
            <w:tcW w:w="853" w:type="dxa"/>
            <w:vAlign w:val="center"/>
          </w:tcPr>
          <w:p w14:paraId="5DA62F4D" w14:textId="77777777" w:rsidR="00B76BF1" w:rsidRPr="00E53719" w:rsidRDefault="00C418A2">
            <w:pPr>
              <w:pStyle w:val="Compact"/>
              <w:widowControl w:val="0"/>
              <w:ind w:firstLine="0"/>
              <w:jc w:val="center"/>
              <w:rPr>
                <w:rFonts w:eastAsia="Cambria"/>
                <w:lang w:val="en-GB"/>
              </w:rPr>
            </w:pPr>
            <w:r w:rsidRPr="00E53719">
              <w:rPr>
                <w:rFonts w:eastAsia="Cambria"/>
                <w:lang w:val="en-GB"/>
              </w:rPr>
              <w:t>0.16</w:t>
            </w:r>
          </w:p>
        </w:tc>
      </w:tr>
      <w:tr w:rsidR="00B76BF1" w:rsidRPr="00E53719" w14:paraId="7FD95B38" w14:textId="77777777">
        <w:trPr>
          <w:trHeight w:val="119"/>
          <w:jc w:val="center"/>
        </w:trPr>
        <w:tc>
          <w:tcPr>
            <w:tcW w:w="1243" w:type="dxa"/>
            <w:vAlign w:val="center"/>
          </w:tcPr>
          <w:p w14:paraId="5EE44D52" w14:textId="77777777" w:rsidR="00B76BF1" w:rsidRPr="00E53719" w:rsidRDefault="00D23187">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m:oMathPara>
          </w:p>
        </w:tc>
        <w:tc>
          <w:tcPr>
            <w:tcW w:w="918" w:type="dxa"/>
            <w:vAlign w:val="center"/>
          </w:tcPr>
          <w:p w14:paraId="77773D5E" w14:textId="77777777" w:rsidR="00B76BF1" w:rsidRPr="00E53719" w:rsidRDefault="00C418A2">
            <w:pPr>
              <w:pStyle w:val="Compact"/>
              <w:widowControl w:val="0"/>
              <w:ind w:firstLine="0"/>
              <w:jc w:val="center"/>
              <w:rPr>
                <w:rFonts w:eastAsia="Cambria"/>
                <w:lang w:val="en-GB"/>
              </w:rPr>
            </w:pPr>
            <w:r w:rsidRPr="00E53719">
              <w:rPr>
                <w:rFonts w:eastAsia="Cambria"/>
                <w:lang w:val="en-GB"/>
              </w:rPr>
              <w:t>0.32</w:t>
            </w:r>
          </w:p>
        </w:tc>
        <w:tc>
          <w:tcPr>
            <w:tcW w:w="1407" w:type="dxa"/>
            <w:vAlign w:val="center"/>
          </w:tcPr>
          <w:p w14:paraId="347A45A5" w14:textId="77777777" w:rsidR="00B76BF1" w:rsidRPr="00E53719" w:rsidRDefault="00C418A2">
            <w:pPr>
              <w:pStyle w:val="Compact"/>
              <w:widowControl w:val="0"/>
              <w:ind w:firstLine="0"/>
              <w:jc w:val="center"/>
              <w:rPr>
                <w:rFonts w:eastAsia="Cambria"/>
                <w:lang w:val="en-GB"/>
              </w:rPr>
            </w:pPr>
            <w:r w:rsidRPr="00E53719">
              <w:rPr>
                <w:rFonts w:eastAsia="Cambria"/>
                <w:lang w:val="en-GB"/>
              </w:rPr>
              <w:t>0.31</w:t>
            </w:r>
          </w:p>
        </w:tc>
        <w:tc>
          <w:tcPr>
            <w:tcW w:w="853" w:type="dxa"/>
            <w:vAlign w:val="center"/>
          </w:tcPr>
          <w:p w14:paraId="51CEA694" w14:textId="77777777" w:rsidR="00B76BF1" w:rsidRPr="00E53719" w:rsidRDefault="00C418A2">
            <w:pPr>
              <w:pStyle w:val="Compact"/>
              <w:widowControl w:val="0"/>
              <w:ind w:firstLine="0"/>
              <w:jc w:val="center"/>
              <w:rPr>
                <w:rFonts w:eastAsia="Cambria"/>
                <w:lang w:val="en-GB"/>
              </w:rPr>
            </w:pPr>
            <w:r w:rsidRPr="00E53719">
              <w:rPr>
                <w:rFonts w:eastAsia="Cambria"/>
                <w:lang w:val="en-GB"/>
              </w:rPr>
              <w:t>0.37</w:t>
            </w:r>
            <w:bookmarkStart w:id="6" w:name="tab%252525253Atab1-cfs"/>
            <w:bookmarkEnd w:id="6"/>
          </w:p>
        </w:tc>
      </w:tr>
    </w:tbl>
    <w:p w14:paraId="508D8348" w14:textId="77777777" w:rsidR="00B76BF1" w:rsidRPr="00E53719" w:rsidRDefault="00B76BF1">
      <w:pPr>
        <w:pStyle w:val="TableCaption"/>
        <w:spacing w:line="276" w:lineRule="auto"/>
        <w:rPr>
          <w:b/>
          <w:lang w:val="en-GB"/>
        </w:rPr>
      </w:pPr>
    </w:p>
    <w:p w14:paraId="5FF23872" w14:textId="10E29164" w:rsidR="00B76BF1" w:rsidRPr="00E53719" w:rsidRDefault="00C418A2">
      <w:pPr>
        <w:pStyle w:val="TableCaption"/>
        <w:spacing w:line="276" w:lineRule="auto"/>
        <w:rPr>
          <w:lang w:val="en-GB"/>
        </w:rPr>
      </w:pPr>
      <w:r w:rsidRPr="00E53719">
        <w:rPr>
          <w:b/>
          <w:lang w:val="en-GB"/>
        </w:rPr>
        <w:t>Table 1. Relative choice frequencies across participants in the four trial types.</w:t>
      </w:r>
      <w:r w:rsidRPr="00E53719">
        <w:rPr>
          <w:lang w:val="en-GB"/>
        </w:rPr>
        <w:t xml:space="preserve"> Across the group, target options were chosen more frequently than competitors in both types of attraction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and compromise trials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Dominated decoys were almost never chosen. In compromise trials including the high-outcome decoy</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 the decoy was chosen more frequently than core options.</w:t>
      </w:r>
      <w:bookmarkStart w:id="7" w:name="fig%252525253Afig2-cfs1"/>
      <w:bookmarkEnd w:id="7"/>
    </w:p>
    <w:p w14:paraId="6A6C5EB4" w14:textId="77777777" w:rsidR="00B76BF1" w:rsidRPr="00E53719" w:rsidRDefault="00B76BF1">
      <w:pPr>
        <w:pStyle w:val="BodyText"/>
        <w:rPr>
          <w:lang w:val="en-GB"/>
        </w:rPr>
      </w:pPr>
    </w:p>
    <w:p w14:paraId="5A7A11CE" w14:textId="69FDB3DE" w:rsidR="00B76BF1" w:rsidRPr="00E53719" w:rsidRDefault="00C418A2">
      <w:pPr>
        <w:pStyle w:val="BodyText"/>
        <w:rPr>
          <w:lang w:val="en-GB"/>
        </w:rPr>
      </w:pPr>
      <w:r w:rsidRPr="00E53719">
        <w:rPr>
          <w:lang w:val="en-GB"/>
        </w:rPr>
        <w:t xml:space="preserve">We first analysed participants’ choice behaviour to test whether their choices could be influenced by the set of available alternatives (see Table </w:t>
      </w:r>
      <w:hyperlink w:anchor="tab:tab1-cfs">
        <w:r w:rsidRPr="00E53719">
          <w:rPr>
            <w:rStyle w:val="Hyperlink"/>
            <w:lang w:val="en-GB"/>
          </w:rPr>
          <w:t>1</w:t>
        </w:r>
      </w:hyperlink>
      <w:r w:rsidRPr="00E53719">
        <w:rPr>
          <w:lang w:val="en-GB"/>
        </w:rPr>
        <w:t xml:space="preserve"> and Figure </w:t>
      </w:r>
      <w:hyperlink w:anchor="fig:fig2-cfs">
        <w:r w:rsidRPr="00E53719">
          <w:rPr>
            <w:rStyle w:val="Hyperlink"/>
            <w:lang w:val="en-GB"/>
          </w:rPr>
          <w:t>2</w:t>
        </w:r>
      </w:hyperlink>
      <w:r w:rsidRPr="00E53719">
        <w:rPr>
          <w:lang w:val="en-GB"/>
        </w:rPr>
        <w:t xml:space="preserve">). Participants rarely chose the dominated decoys in attraction trials (mean </w:t>
      </w:r>
      <m:oMath>
        <m:r>
          <w:rPr>
            <w:rFonts w:ascii="Cambria Math" w:hAnsi="Cambria Math"/>
            <w:lang w:val="en-GB"/>
          </w:rPr>
          <m:t>±</m:t>
        </m:r>
      </m:oMath>
      <w:r w:rsidRPr="00E53719">
        <w:rPr>
          <w:lang w:val="en-GB"/>
        </w:rPr>
        <w:t xml:space="preserve"> s.d. = 0.02 </w:t>
      </w:r>
      <m:oMath>
        <m:r>
          <w:rPr>
            <w:rFonts w:ascii="Cambria Math" w:hAnsi="Cambria Math"/>
            <w:lang w:val="en-GB"/>
          </w:rPr>
          <m:t>±</m:t>
        </m:r>
      </m:oMath>
      <w:r w:rsidRPr="00E53719">
        <w:rPr>
          <w:lang w:val="en-GB"/>
        </w:rPr>
        <w:t xml:space="preserve"> 0.02 of attraction trials), indicating that participants understood the nature of the stimuli. In compromise trials, participants chose (non-dominated) decoy alternatives more frequently (mean </w:t>
      </w:r>
      <m:oMath>
        <m:r>
          <w:rPr>
            <w:rFonts w:ascii="Cambria Math" w:hAnsi="Cambria Math"/>
            <w:lang w:val="en-GB"/>
          </w:rPr>
          <m:t>±</m:t>
        </m:r>
      </m:oMath>
      <w:r w:rsidRPr="00E53719">
        <w:rPr>
          <w:lang w:val="en-GB"/>
        </w:rPr>
        <w:t xml:space="preserve"> s.d. = 0.27 </w:t>
      </w:r>
      <m:oMath>
        <m:r>
          <w:rPr>
            <w:rFonts w:ascii="Cambria Math" w:hAnsi="Cambria Math"/>
            <w:lang w:val="en-GB"/>
          </w:rPr>
          <m:t>±</m:t>
        </m:r>
      </m:oMath>
      <w:r w:rsidRPr="00E53719">
        <w:rPr>
          <w:lang w:val="en-GB"/>
        </w:rPr>
        <w:t xml:space="preserve"> 0.16). In particular, the decoy with the highest possible outcome CB (</w:t>
      </w:r>
      <m:oMath>
        <m:r>
          <w:rPr>
            <w:rFonts w:ascii="Cambria Math" w:hAnsi="Cambria Math"/>
            <w:lang w:val="en-GB"/>
          </w:rPr>
          <m:t>p≈</m:t>
        </m:r>
      </m:oMath>
      <w:r w:rsidRPr="00E53719">
        <w:rPr>
          <w:lang w:val="en-GB"/>
        </w:rPr>
        <w:t xml:space="preserve"> 55, </w:t>
      </w:r>
      <m:oMath>
        <m:r>
          <w:rPr>
            <w:rFonts w:ascii="Cambria Math" w:hAnsi="Cambria Math"/>
            <w:lang w:val="en-GB"/>
          </w:rPr>
          <m:t>m≈</m:t>
        </m:r>
      </m:oMath>
      <w:r w:rsidRPr="00E53719">
        <w:rPr>
          <w:lang w:val="en-GB"/>
        </w:rPr>
        <w:t xml:space="preserve"> 18 EUR) was chosen most frequently when it was available. Note that decoy choices in compromise trials are expected, as extreme decoys were specifically calibrated to be approximately equally preferred to the core options. </w:t>
      </w:r>
    </w:p>
    <w:p w14:paraId="1809F3B0" w14:textId="77777777" w:rsidR="00B76BF1" w:rsidRPr="00E53719" w:rsidRDefault="00C418A2">
      <w:pPr>
        <w:pStyle w:val="BodyText"/>
        <w:rPr>
          <w:lang w:val="en-GB"/>
        </w:rPr>
      </w:pPr>
      <w:r w:rsidRPr="00E53719">
        <w:rPr>
          <w:lang w:val="en-GB"/>
        </w:rPr>
        <w:t>We tested the presence of the attraction and compromise effects by first computing the relative choice share of the target alternative (RST; Berkowitsch, Scheibehenne, &amp; Rieskamp, 2014) for each individual, and separately for attraction and compromise trials. The RST is computed as</w:t>
      </w:r>
    </w:p>
    <w:p w14:paraId="50D67756" w14:textId="77777777" w:rsidR="00B76BF1" w:rsidRPr="00E53719" w:rsidRDefault="00C418A2">
      <w:pPr>
        <w:pStyle w:val="BodyText"/>
        <w:ind w:firstLine="0"/>
        <w:jc w:val="center"/>
        <w:rPr>
          <w:lang w:val="en-GB"/>
        </w:rPr>
      </w:pPr>
      <m:oMathPara>
        <m:oMathParaPr>
          <m:jc m:val="center"/>
        </m:oMathParaPr>
        <m:oMath>
          <m:r>
            <w:rPr>
              <w:rFonts w:ascii="Cambria Math" w:hAnsi="Cambria Math"/>
              <w:lang w:val="en-GB"/>
            </w:rPr>
            <m:t>RST=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target</m:t>
                  </m:r>
                </m:sub>
              </m:sSub>
            </m:num>
            <m:den>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target</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competitor</m:t>
                  </m:r>
                </m:sub>
              </m:sSub>
            </m:den>
          </m:f>
        </m:oMath>
      </m:oMathPara>
    </w:p>
    <w:p w14:paraId="4EACF442" w14:textId="77777777" w:rsidR="00B76BF1" w:rsidRPr="00E53719" w:rsidRDefault="00C418A2">
      <w:pPr>
        <w:pStyle w:val="FirstParagraph"/>
        <w:rPr>
          <w:lang w:val="en-GB"/>
        </w:rPr>
      </w:pPr>
      <w:r w:rsidRPr="00E53719">
        <w:rPr>
          <w:lang w:val="en-GB"/>
        </w:rPr>
        <w:lastRenderedPageBreak/>
        <w:t xml:space="preserve">where </w:t>
      </w:r>
      <m:oMath>
        <m:r>
          <w:rPr>
            <w:rFonts w:ascii="Cambria Math" w:hAnsi="Cambria Math"/>
            <w:lang w:val="en-GB"/>
          </w:rPr>
          <m:t>N</m:t>
        </m:r>
      </m:oMath>
      <w:r w:rsidRPr="00E53719">
        <w:rPr>
          <w:lang w:val="en-GB"/>
        </w:rPr>
        <w:t xml:space="preserve"> is the number of times an alternative was chosen. Given the balanced design, where each core alternative acts as a target and competitor equally often, the RST should be close to 0.5 if no context effects are present. If, however, the RST is different from 0.5, a systematic context effect is indicated. We tested whether the mean RST significantly differed from 0.5 across participants by computing its 95% highest posterior density interval (HDI) using Bayesian estimation (BEST; Kruschke, 2013; Kruschke, 2014). </w:t>
      </w:r>
    </w:p>
    <w:p w14:paraId="5C2375E5" w14:textId="77777777" w:rsidR="00B76BF1" w:rsidRPr="00E53719" w:rsidRDefault="00C418A2">
      <w:pPr>
        <w:pStyle w:val="FirstParagraph"/>
        <w:rPr>
          <w:lang w:val="en-GB"/>
        </w:rPr>
      </w:pPr>
      <w:r w:rsidRPr="00E53719">
        <w:rPr>
          <w:lang w:val="en-GB"/>
        </w:rPr>
        <w:t xml:space="preserve">We find evidence for the attraction effect: The mean RST in attraction trials differed meaningfully from 0.5 (mean RST = 0.56,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[0.51, 0.60], mean </w:t>
      </w:r>
      <m:oMath>
        <m:r>
          <w:rPr>
            <w:rFonts w:ascii="Cambria Math" w:hAnsi="Cambria Math"/>
            <w:lang w:val="en-GB"/>
          </w:rPr>
          <m:t>d</m:t>
        </m:r>
      </m:oMath>
      <w:r w:rsidRPr="00E53719">
        <w:rPr>
          <w:lang w:val="en-GB"/>
        </w:rPr>
        <w:t xml:space="preserve"> = 0.48,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[0.15, 0.87]). 25 of 40 (62.5%) participants had an RST above 0.5 in attraction trials. Notably, similar to previous work (e.g., Trueblood, 2012) a subgroup of participants (9 of 40, 22.5%) showed particularly strong attraction effects with individual RSTs above 0.7. We could not, however, find evidence that these individuals used the dominance relationship as a simplifying choice rule (see Supplementary Analyses). To allow comparisons with other studies that quantified context effects as the difference between choice shares between targets and competitors, we also report these differences: In attraction trials, the average difference was 0.12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[0.02, 0.21], mean </w:t>
      </w:r>
      <m:oMath>
        <m:r>
          <w:rPr>
            <w:rFonts w:ascii="Cambria Math" w:hAnsi="Cambria Math"/>
            <w:lang w:val="en-GB"/>
          </w:rPr>
          <m:t>d</m:t>
        </m:r>
      </m:oMath>
      <w:r w:rsidRPr="00E53719">
        <w:rPr>
          <w:lang w:val="en-GB"/>
        </w:rPr>
        <w:t xml:space="preserve"> = 0.49,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[0.13, 0.82], Figure </w:t>
      </w:r>
      <w:hyperlink w:anchor="fig:fig2-cfs">
        <w:r w:rsidRPr="00E53719">
          <w:rPr>
            <w:rStyle w:val="Hyperlink"/>
            <w:lang w:val="en-GB"/>
          </w:rPr>
          <w:t>2</w:t>
        </w:r>
      </w:hyperlink>
      <w:r w:rsidRPr="00E53719">
        <w:rPr>
          <w:lang w:val="en-GB"/>
        </w:rPr>
        <w:t xml:space="preserve">b). </w:t>
      </w:r>
    </w:p>
    <w:p w14:paraId="576EBDF0" w14:textId="77777777" w:rsidR="00B76BF1" w:rsidRPr="00E53719" w:rsidRDefault="00C418A2">
      <w:pPr>
        <w:pStyle w:val="FirstParagraph"/>
        <w:rPr>
          <w:lang w:val="en-GB"/>
        </w:rPr>
      </w:pPr>
      <w:r w:rsidRPr="00E53719">
        <w:rPr>
          <w:lang w:val="en-GB"/>
        </w:rPr>
        <w:t xml:space="preserve">We only found weak evidence for the compromise effect using the gamble stimuli: The mean RST in compromise trials was 0.53, but its estimated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did not exclude 0.5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[0.49, 0.58], 91.4% of posterior mass above 0.5, mean </w:t>
      </w:r>
      <m:oMath>
        <m:r>
          <w:rPr>
            <w:rFonts w:ascii="Cambria Math" w:hAnsi="Cambria Math"/>
            <w:lang w:val="en-GB"/>
          </w:rPr>
          <m:t>d</m:t>
        </m:r>
      </m:oMath>
      <w:r w:rsidRPr="00E53719">
        <w:rPr>
          <w:lang w:val="en-GB"/>
        </w:rPr>
        <w:t xml:space="preserve"> = 0.24,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[-0.11, 0.57]). 26 of 40 (65%) participants showed an RST above 0.5 in compromise trials. The mean difference between choice shares for targets and competitors was 0.05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[-0.01, 0.12], mean </w:t>
      </w:r>
      <m:oMath>
        <m:r>
          <w:rPr>
            <w:rFonts w:ascii="Cambria Math" w:hAnsi="Cambria Math"/>
            <w:lang w:val="en-GB"/>
          </w:rPr>
          <m:t>d</m:t>
        </m:r>
      </m:oMath>
      <w:r w:rsidRPr="00E53719">
        <w:rPr>
          <w:lang w:val="en-GB"/>
        </w:rPr>
        <w:t xml:space="preserve"> = 0.29, % HDI = [-0.05, 0.65], 94.9% of posterior mass above 0; Figure </w:t>
      </w:r>
      <w:hyperlink w:anchor="fig:fig2-cfs">
        <w:r w:rsidRPr="00E53719">
          <w:rPr>
            <w:rStyle w:val="Hyperlink"/>
            <w:lang w:val="en-GB"/>
          </w:rPr>
          <w:t>2</w:t>
        </w:r>
      </w:hyperlink>
      <w:r w:rsidRPr="00E53719">
        <w:rPr>
          <w:lang w:val="en-GB"/>
        </w:rPr>
        <w:t xml:space="preserve">e). These results are similar to the marginal effects obtained using perceptual stimuli in previous work (Trueblood, Brown, &amp; Heathcote, 2015; Trueblood, Brown, Heathcote, &amp; Busemeyer, 2013). </w:t>
      </w:r>
    </w:p>
    <w:p w14:paraId="4E7981AB" w14:textId="77777777" w:rsidR="00B76BF1" w:rsidRPr="00E53719" w:rsidRDefault="00C418A2">
      <w:pPr>
        <w:pStyle w:val="FirstParagraph"/>
        <w:rPr>
          <w:lang w:val="en-GB"/>
        </w:rPr>
      </w:pPr>
      <w:commentRangeStart w:id="8"/>
      <w:r w:rsidRPr="00E53719">
        <w:rPr>
          <w:lang w:val="en-GB"/>
        </w:rPr>
        <w:t>As others (Berkowitsch, Scheibehenne, &amp; Rieskamp, 2014; Trueblood, Brown, &amp; Heathcote, 2014), we found a positive correlation between the effects across participants, even though it was weaker in our task (</w:t>
      </w:r>
      <m:oMath>
        <m:r>
          <w:rPr>
            <w:rFonts w:ascii="Cambria Math" w:hAnsi="Cambria Math"/>
            <w:lang w:val="en-GB"/>
          </w:rPr>
          <m:t>r</m:t>
        </m:r>
      </m:oMath>
      <w:r w:rsidRPr="00E53719">
        <w:rPr>
          <w:lang w:val="en-GB"/>
        </w:rPr>
        <w:t xml:space="preserve"> = 0.24,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[-0.07, 0.51], 94.7% of posterior mass above 0). </w:t>
      </w:r>
      <w:commentRangeEnd w:id="8"/>
      <w:r w:rsidRPr="00E53719">
        <w:rPr>
          <w:lang w:val="en-GB"/>
        </w:rPr>
        <w:commentReference w:id="8"/>
      </w:r>
    </w:p>
    <w:p w14:paraId="26706307" w14:textId="77777777" w:rsidR="00B76BF1" w:rsidRPr="00E53719" w:rsidRDefault="00C418A2">
      <w:pPr>
        <w:pStyle w:val="FirstParagraph"/>
        <w:rPr>
          <w:lang w:val="en-GB"/>
        </w:rPr>
      </w:pPr>
      <w:r w:rsidRPr="00E53719">
        <w:rPr>
          <w:lang w:val="en-GB"/>
        </w:rPr>
        <w:lastRenderedPageBreak/>
        <w:t>Taken together, we successfully induced a set of context effects across participants across the group, and non-trivial variability between individuals. These data provide a complex testing scenario to investigate gaze-bias effects in multi-alternative multi-attribute choice and compare gaze-dependent accumulation models with competing theories.</w:t>
      </w:r>
    </w:p>
    <w:p w14:paraId="4093B838" w14:textId="77777777" w:rsidR="00B76BF1" w:rsidRPr="00E53719" w:rsidRDefault="00C418A2">
      <w:pPr>
        <w:pStyle w:val="Heading2"/>
        <w:rPr>
          <w:lang w:val="en-GB"/>
        </w:rPr>
      </w:pPr>
      <w:r w:rsidRPr="00E53719">
        <w:rPr>
          <w:lang w:val="en-GB"/>
        </w:rPr>
        <w:t>Context effects are present in relative dwell times</w:t>
      </w:r>
    </w:p>
    <w:p w14:paraId="7E0F0A6A" w14:textId="04079B79" w:rsidR="00B76BF1" w:rsidRPr="00E53719" w:rsidRDefault="00C418A2">
      <w:pPr>
        <w:pStyle w:val="FirstParagraph"/>
        <w:rPr>
          <w:lang w:val="en-GB"/>
        </w:rPr>
      </w:pPr>
      <w:r w:rsidRPr="00E53719">
        <w:rPr>
          <w:lang w:val="en-GB"/>
        </w:rPr>
        <w:t>Next, we tested whether participants’ eye movements were affected by the set of available alternatives, similar to their choices.  Both patterns of context effects of choice behaviour were present in the relative dwell data: Target options received greater total dwell time</w:t>
      </w:r>
      <w:r w:rsidR="007E4677" w:rsidRPr="00E53719">
        <w:rPr>
          <w:lang w:val="en-GB"/>
        </w:rPr>
        <w:t xml:space="preserve"> </w:t>
      </w:r>
      <w:r w:rsidRPr="00E53719">
        <w:rPr>
          <w:lang w:val="en-GB"/>
        </w:rPr>
        <w:t xml:space="preserve">than competitors in attraction (mean difference = 0.015,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[0.005, 0.4], mean </w:t>
      </w:r>
      <m:oMath>
        <m:r>
          <w:rPr>
            <w:rFonts w:ascii="Cambria Math" w:hAnsi="Cambria Math"/>
            <w:lang w:val="en-GB"/>
          </w:rPr>
          <m:t>d</m:t>
        </m:r>
      </m:oMath>
      <w:r w:rsidRPr="00E53719">
        <w:rPr>
          <w:lang w:val="en-GB"/>
        </w:rPr>
        <w:t xml:space="preserve"> = 0.55,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[0.16, 0.97], Figure </w:t>
      </w:r>
      <w:hyperlink w:anchor="fig:fig2-cfs">
        <w:r w:rsidRPr="00E53719">
          <w:rPr>
            <w:rStyle w:val="Hyperlink"/>
            <w:lang w:val="en-GB"/>
          </w:rPr>
          <w:t>2</w:t>
        </w:r>
      </w:hyperlink>
      <w:r w:rsidRPr="00E53719">
        <w:rPr>
          <w:lang w:val="en-GB"/>
        </w:rPr>
        <w:t xml:space="preserve">c) and compromise trials (mean difference = 0.022,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[0.014, 0.03], mean </w:t>
      </w:r>
      <m:oMath>
        <m:r>
          <w:rPr>
            <w:rFonts w:ascii="Cambria Math" w:hAnsi="Cambria Math"/>
            <w:lang w:val="en-GB"/>
          </w:rPr>
          <m:t>d</m:t>
        </m:r>
      </m:oMath>
      <w:r w:rsidRPr="00E53719">
        <w:rPr>
          <w:lang w:val="en-GB"/>
        </w:rPr>
        <w:t xml:space="preserve"> = 0.90,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[0.53, 1.31], Figure </w:t>
      </w:r>
      <w:hyperlink w:anchor="fig:fig2-cfs">
        <w:r w:rsidRPr="00E53719">
          <w:rPr>
            <w:rStyle w:val="Hyperlink"/>
            <w:lang w:val="en-GB"/>
          </w:rPr>
          <w:t>2</w:t>
        </w:r>
      </w:hyperlink>
      <w:r w:rsidRPr="00E53719">
        <w:rPr>
          <w:lang w:val="en-GB"/>
        </w:rPr>
        <w:t>f). Targets and competitors also received longer greater total dwell time than</w:t>
      </w:r>
      <w:r w:rsidR="007E4677" w:rsidRPr="00E53719">
        <w:rPr>
          <w:lang w:val="en-GB"/>
        </w:rPr>
        <w:t xml:space="preserve"> </w:t>
      </w:r>
      <w:r w:rsidRPr="00E53719">
        <w:rPr>
          <w:lang w:val="en-GB"/>
        </w:rPr>
        <w:t>decoys in both trial types.</w:t>
      </w:r>
    </w:p>
    <w:p w14:paraId="220F8F0D" w14:textId="66DB2DF6" w:rsidR="00B76BF1" w:rsidRPr="00E53719" w:rsidRDefault="00C418A2">
      <w:pPr>
        <w:pStyle w:val="BodyText"/>
        <w:rPr>
          <w:lang w:val="en-GB"/>
        </w:rPr>
      </w:pPr>
      <w:r w:rsidRPr="00E53719">
        <w:rPr>
          <w:lang w:val="en-GB"/>
        </w:rPr>
        <w:t>To gain a better picture of participants’ eye movements over the course of the trial, we performed additional exploratory analyses of gaze and transition data. We found an increasing association between gaze and choice over the trial, and longer gaze towards targets, even accounting for choice. Information search occurred both within and between alternatives, with slightly more transitions within alternatives. We refer to the Supplementary Information for additional details on these analyses.</w:t>
      </w:r>
      <w:r w:rsidRPr="00E53719">
        <w:rPr>
          <w:lang w:val="en-GB"/>
        </w:rPr>
        <w:br w:type="page"/>
      </w:r>
    </w:p>
    <w:p w14:paraId="0CC0128F" w14:textId="634C4C30" w:rsidR="00B76BF1" w:rsidRDefault="00C418A2" w:rsidP="00173A3B">
      <w:pPr>
        <w:pStyle w:val="Heading2"/>
        <w:rPr>
          <w:lang w:val="en-GB"/>
        </w:rPr>
      </w:pPr>
      <w:r w:rsidRPr="00E53719">
        <w:rPr>
          <w:lang w:val="en-GB"/>
        </w:rPr>
        <w:lastRenderedPageBreak/>
        <w:t>Behavioural mode</w:t>
      </w:r>
      <w:r w:rsidR="005B587E">
        <w:rPr>
          <w:lang w:val="en-GB"/>
        </w:rPr>
        <w:t>l</w:t>
      </w:r>
      <w:r w:rsidRPr="00E53719">
        <w:rPr>
          <w:lang w:val="en-GB"/>
        </w:rPr>
        <w:t>ling and model comparison</w:t>
      </w:r>
    </w:p>
    <w:p w14:paraId="4E509B47" w14:textId="77777777" w:rsidR="00173A3B" w:rsidRPr="00173A3B" w:rsidRDefault="00173A3B" w:rsidP="00173A3B">
      <w:pPr>
        <w:pStyle w:val="BodyText"/>
        <w:rPr>
          <w:lang w:val="en-GB"/>
        </w:rPr>
      </w:pPr>
    </w:p>
    <w:p w14:paraId="3F94A907" w14:textId="74A79953" w:rsidR="00B76BF1" w:rsidRPr="00E53719" w:rsidRDefault="00C418A2">
      <w:pPr>
        <w:pStyle w:val="CaptionedFigure"/>
        <w:spacing w:line="360" w:lineRule="auto"/>
        <w:jc w:val="center"/>
        <w:rPr>
          <w:lang w:val="en-GB"/>
        </w:rPr>
      </w:pPr>
      <w:bookmarkStart w:id="9" w:name="fig%252525253Afig3-modelcomparison"/>
      <w:del w:id="10" w:author="Felix Molter" w:date="2021-01-15T19:36:00Z">
        <w:r w:rsidRPr="00E53719" w:rsidDel="000C64DF">
          <w:rPr>
            <w:noProof/>
            <w:lang w:val="en-GB"/>
          </w:rPr>
          <w:drawing>
            <wp:inline distT="0" distB="0" distL="0" distR="0" wp14:anchorId="20D6EFD7" wp14:editId="25EF457F">
              <wp:extent cx="5943600" cy="1479550"/>
              <wp:effectExtent l="0" t="0" r="0" b="0"/>
              <wp:docPr id="3" name="Image2" descr="Model comparison and context-effects predicted from best-fitting model. (a) The gaze-dependent leaky accumulator (GLA) provided the best fit (lowest mean BIC) across participants, followed by the dynamic gaze baseline model, MDFT, EU and the static gaze baseline model. The dashed line indicates the BIC of the random choice baseline model. (b) The GLA fitted most (36 of 40, 90%) participants best, with a protected exceedance probability of 1 (inset). (c, d) Observed and predicted RST of the best-fitting GLA for attraction (c) and compromise (d) trials. The winning model’s predicted context effect sizes correlated significantly with the observed ones. Strong context effects, however, were underestim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Model comparison and context-effects predicted from best-fitting model. (a) The gaze-dependent leaky accumulator (GLA) provided the best fit (lowest mean BIC) across participants, followed by the dynamic gaze baseline model, MDFT, EU and the static gaze baseline model. The dashed line indicates the BIC of the random choice baseline model. (b) The GLA fitted most (36 of 40, 90%) participants best, with a protected exceedance probability of 1 (inset). (c, d) Observed and predicted RST of the best-fitting GLA for attraction (c) and compromise (d) trials. The winning model’s predicted context effect sizes correlated significantly with the observed ones. Strong context effects, however, were underestimated."/>
                      <pic:cNvPicPr>
                        <a:picLocks noChangeAspect="1" noChangeArrowheads="1"/>
                      </pic:cNvPicPr>
                    </pic:nvPicPr>
                    <pic:blipFill>
                      <a:blip r:embed="rId13"/>
                      <a:stretch>
                        <a:fillRect/>
                      </a:stretch>
                    </pic:blipFill>
                    <pic:spPr bwMode="auto">
                      <a:xfrm>
                        <a:off x="0" y="0"/>
                        <a:ext cx="5943600" cy="1479550"/>
                      </a:xfrm>
                      <a:prstGeom prst="rect">
                        <a:avLst/>
                      </a:prstGeom>
                    </pic:spPr>
                  </pic:pic>
                </a:graphicData>
              </a:graphic>
            </wp:inline>
          </w:drawing>
        </w:r>
      </w:del>
      <w:bookmarkEnd w:id="9"/>
      <w:r w:rsidR="005A2AA3">
        <w:rPr>
          <w:noProof/>
          <w:lang w:val="en-GB"/>
        </w:rPr>
        <w:drawing>
          <wp:inline distT="0" distB="0" distL="0" distR="0" wp14:anchorId="5CB201C2" wp14:editId="2442F572">
            <wp:extent cx="5664200" cy="309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model-comparison.pdf"/>
                    <pic:cNvPicPr/>
                  </pic:nvPicPr>
                  <pic:blipFill>
                    <a:blip r:embed="rId14">
                      <a:extLst>
                        <a:ext uri="{28A0092B-C50C-407E-A947-70E740481C1C}">
                          <a14:useLocalDpi xmlns:a14="http://schemas.microsoft.com/office/drawing/2010/main" val="0"/>
                        </a:ext>
                      </a:extLst>
                    </a:blip>
                    <a:stretch>
                      <a:fillRect/>
                    </a:stretch>
                  </pic:blipFill>
                  <pic:spPr>
                    <a:xfrm>
                      <a:off x="0" y="0"/>
                      <a:ext cx="5664200" cy="3098800"/>
                    </a:xfrm>
                    <a:prstGeom prst="rect">
                      <a:avLst/>
                    </a:prstGeom>
                  </pic:spPr>
                </pic:pic>
              </a:graphicData>
            </a:graphic>
          </wp:inline>
        </w:drawing>
      </w:r>
    </w:p>
    <w:p w14:paraId="45254A68" w14:textId="5CBB6B55" w:rsidR="00B76BF1" w:rsidRPr="00E53719" w:rsidRDefault="00C418A2" w:rsidP="009140E0">
      <w:pPr>
        <w:pStyle w:val="ImageCaption"/>
        <w:spacing w:line="276" w:lineRule="auto"/>
        <w:rPr>
          <w:lang w:val="en-GB"/>
        </w:rPr>
      </w:pPr>
      <w:r w:rsidRPr="00E53719">
        <w:rPr>
          <w:b/>
          <w:lang w:val="en-GB"/>
        </w:rPr>
        <w:t xml:space="preserve">Figure 3. Model comparison </w:t>
      </w:r>
      <w:ins w:id="11" w:author="Felix Molter" w:date="2021-01-16T13:57:00Z">
        <w:r w:rsidR="00542F2C" w:rsidRPr="00E53719">
          <w:rPr>
            <w:b/>
            <w:lang w:val="en-GB"/>
          </w:rPr>
          <w:t xml:space="preserve">and </w:t>
        </w:r>
      </w:ins>
      <w:del w:id="12" w:author="Felix Molter" w:date="2021-01-15T19:40:00Z">
        <w:r w:rsidRPr="00E53719" w:rsidDel="00D50B5F">
          <w:rPr>
            <w:b/>
            <w:lang w:val="en-GB"/>
          </w:rPr>
          <w:delText>and context-effects predicted from best-fitting model</w:delText>
        </w:r>
      </w:del>
      <w:ins w:id="13" w:author="Felix Molter" w:date="2021-01-15T19:40:00Z">
        <w:r w:rsidR="00D50B5F" w:rsidRPr="00E53719">
          <w:rPr>
            <w:b/>
            <w:lang w:val="en-GB"/>
          </w:rPr>
          <w:t>predictions</w:t>
        </w:r>
      </w:ins>
      <w:r w:rsidRPr="00E53719">
        <w:rPr>
          <w:b/>
          <w:lang w:val="en-GB"/>
        </w:rPr>
        <w:t>.</w:t>
      </w:r>
      <w:r w:rsidRPr="00E53719">
        <w:rPr>
          <w:lang w:val="en-GB"/>
        </w:rPr>
        <w:t xml:space="preserve"> </w:t>
      </w:r>
      <w:r w:rsidRPr="00E53719">
        <w:rPr>
          <w:b/>
          <w:lang w:val="en-GB"/>
        </w:rPr>
        <w:t>(a)</w:t>
      </w:r>
      <w:r w:rsidRPr="00E53719">
        <w:rPr>
          <w:lang w:val="en-GB"/>
        </w:rPr>
        <w:t xml:space="preserve"> The gaze-dependent leaky accumulator (GLA) provided the best fit (lowest mean BIC) across participants, followed by the dynamic gaze baseline model, MDFT, EU and the static gaze baseline model. The dashed line indicates the BIC of the random choice baseline model.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 </w:t>
      </w:r>
      <w:r w:rsidRPr="00E53719">
        <w:rPr>
          <w:b/>
          <w:lang w:val="en-GB"/>
        </w:rPr>
        <w:t>(b)</w:t>
      </w:r>
      <w:r w:rsidRPr="00E53719">
        <w:rPr>
          <w:lang w:val="en-GB"/>
        </w:rPr>
        <w:t xml:space="preserve"> The GLA fitted most (36 of 40, 90%) participants best, with a protected exceedance probability of 1 (inset). </w:t>
      </w:r>
      <w:ins w:id="14" w:author="Felix Molter" w:date="2021-01-15T19:40:00Z">
        <w:r w:rsidR="009140E0" w:rsidRPr="00E53719">
          <w:rPr>
            <w:b/>
            <w:lang w:val="en-GB"/>
          </w:rPr>
          <w:t>(</w:t>
        </w:r>
      </w:ins>
      <w:r w:rsidR="009140E0">
        <w:rPr>
          <w:b/>
          <w:lang w:val="en-GB"/>
        </w:rPr>
        <w:t>c</w:t>
      </w:r>
      <w:ins w:id="15" w:author="Felix Molter" w:date="2021-01-15T19:40:00Z">
        <w:r w:rsidR="009140E0" w:rsidRPr="00E53719">
          <w:rPr>
            <w:b/>
            <w:lang w:val="en-GB"/>
          </w:rPr>
          <w:t>-</w:t>
        </w:r>
      </w:ins>
      <w:r w:rsidR="009140E0">
        <w:rPr>
          <w:b/>
          <w:lang w:val="en-GB"/>
        </w:rPr>
        <w:t>h</w:t>
      </w:r>
      <w:ins w:id="16" w:author="Felix Molter" w:date="2021-01-15T19:40:00Z">
        <w:r w:rsidR="009140E0" w:rsidRPr="00E53719">
          <w:rPr>
            <w:b/>
            <w:lang w:val="en-GB"/>
          </w:rPr>
          <w:t>)</w:t>
        </w:r>
      </w:ins>
      <w:r w:rsidR="009140E0" w:rsidRPr="00E53719">
        <w:rPr>
          <w:lang w:val="en-GB"/>
        </w:rPr>
        <w:t xml:space="preserve"> </w:t>
      </w:r>
      <w:ins w:id="17" w:author="Felix Molter" w:date="2021-01-15T19:45:00Z">
        <w:r w:rsidR="009140E0" w:rsidRPr="00E53719">
          <w:rPr>
            <w:lang w:val="en-GB"/>
          </w:rPr>
          <w:t xml:space="preserve">Observed and model-predicted probability of choosing the target </w:t>
        </w:r>
        <w:r w:rsidR="009140E0" w:rsidRPr="00E53719">
          <w:rPr>
            <w:b/>
            <w:lang w:val="en-GB"/>
          </w:rPr>
          <w:t>(</w:t>
        </w:r>
      </w:ins>
      <w:r w:rsidR="00486C45">
        <w:rPr>
          <w:b/>
          <w:lang w:val="en-GB"/>
        </w:rPr>
        <w:t>c</w:t>
      </w:r>
      <w:ins w:id="18" w:author="Felix Molter" w:date="2021-01-15T19:45:00Z">
        <w:r w:rsidR="009140E0" w:rsidRPr="00E53719">
          <w:rPr>
            <w:b/>
            <w:lang w:val="en-GB"/>
          </w:rPr>
          <w:t xml:space="preserve">, </w:t>
        </w:r>
      </w:ins>
      <w:r w:rsidR="00486C45">
        <w:rPr>
          <w:b/>
          <w:lang w:val="en-GB"/>
        </w:rPr>
        <w:t>d</w:t>
      </w:r>
      <w:ins w:id="19" w:author="Felix Molter" w:date="2021-01-15T19:45:00Z">
        <w:r w:rsidR="009140E0" w:rsidRPr="00E53719">
          <w:rPr>
            <w:b/>
            <w:lang w:val="en-GB"/>
          </w:rPr>
          <w:t>)</w:t>
        </w:r>
        <w:r w:rsidR="009140E0" w:rsidRPr="00E53719">
          <w:rPr>
            <w:lang w:val="en-GB"/>
          </w:rPr>
          <w:t xml:space="preserve">, competitor </w:t>
        </w:r>
        <w:r w:rsidR="009140E0" w:rsidRPr="00E53719">
          <w:rPr>
            <w:b/>
            <w:lang w:val="en-GB"/>
          </w:rPr>
          <w:t>(</w:t>
        </w:r>
      </w:ins>
      <w:r w:rsidR="00486C45">
        <w:rPr>
          <w:b/>
          <w:lang w:val="en-GB"/>
        </w:rPr>
        <w:t>e</w:t>
      </w:r>
      <w:ins w:id="20" w:author="Felix Molter" w:date="2021-01-15T19:45:00Z">
        <w:r w:rsidR="009140E0" w:rsidRPr="00E53719">
          <w:rPr>
            <w:b/>
            <w:lang w:val="en-GB"/>
          </w:rPr>
          <w:t>,</w:t>
        </w:r>
      </w:ins>
      <w:r w:rsidR="00486C45">
        <w:rPr>
          <w:b/>
          <w:lang w:val="en-GB"/>
        </w:rPr>
        <w:t xml:space="preserve"> f</w:t>
      </w:r>
      <w:ins w:id="21" w:author="Felix Molter" w:date="2021-01-15T19:45:00Z">
        <w:r w:rsidR="009140E0" w:rsidRPr="00E53719">
          <w:rPr>
            <w:b/>
            <w:lang w:val="en-GB"/>
          </w:rPr>
          <w:t>)</w:t>
        </w:r>
        <w:r w:rsidR="009140E0" w:rsidRPr="00E53719">
          <w:rPr>
            <w:lang w:val="en-GB"/>
          </w:rPr>
          <w:t xml:space="preserve">, or decoy </w:t>
        </w:r>
        <w:r w:rsidR="009140E0" w:rsidRPr="00E53719">
          <w:rPr>
            <w:b/>
            <w:lang w:val="en-GB"/>
          </w:rPr>
          <w:t>(g,</w:t>
        </w:r>
      </w:ins>
      <w:r w:rsidR="00486C45">
        <w:rPr>
          <w:b/>
          <w:lang w:val="en-GB"/>
        </w:rPr>
        <w:t xml:space="preserve"> h</w:t>
      </w:r>
      <w:ins w:id="22" w:author="Felix Molter" w:date="2021-01-15T19:45:00Z">
        <w:r w:rsidR="009140E0" w:rsidRPr="00E53719">
          <w:rPr>
            <w:b/>
            <w:lang w:val="en-GB"/>
          </w:rPr>
          <w:t>)</w:t>
        </w:r>
        <w:r w:rsidR="009140E0" w:rsidRPr="00E53719">
          <w:rPr>
            <w:lang w:val="en-GB"/>
          </w:rPr>
          <w:t xml:space="preserve"> alternatives in attraction </w:t>
        </w:r>
        <w:r w:rsidR="009140E0" w:rsidRPr="00E53719">
          <w:rPr>
            <w:b/>
            <w:lang w:val="en-GB"/>
          </w:rPr>
          <w:t>(</w:t>
        </w:r>
      </w:ins>
      <w:r w:rsidR="00486C45">
        <w:rPr>
          <w:b/>
          <w:lang w:val="en-GB"/>
        </w:rPr>
        <w:t>c, e, g</w:t>
      </w:r>
      <w:ins w:id="23" w:author="Felix Molter" w:date="2021-01-15T19:45:00Z">
        <w:r w:rsidR="009140E0" w:rsidRPr="00E53719">
          <w:rPr>
            <w:b/>
            <w:lang w:val="en-GB"/>
          </w:rPr>
          <w:t>)</w:t>
        </w:r>
        <w:r w:rsidR="009140E0" w:rsidRPr="00E53719">
          <w:rPr>
            <w:lang w:val="en-GB"/>
          </w:rPr>
          <w:t xml:space="preserve"> and compromise trials </w:t>
        </w:r>
        <w:r w:rsidR="009140E0" w:rsidRPr="00E53719">
          <w:rPr>
            <w:b/>
            <w:lang w:val="en-GB"/>
          </w:rPr>
          <w:t>(</w:t>
        </w:r>
      </w:ins>
      <w:r w:rsidR="00486C45">
        <w:rPr>
          <w:b/>
          <w:lang w:val="en-GB"/>
        </w:rPr>
        <w:t>d, f, h</w:t>
      </w:r>
      <w:ins w:id="24" w:author="Felix Molter" w:date="2021-01-15T19:45:00Z">
        <w:r w:rsidR="009140E0" w:rsidRPr="00E53719">
          <w:rPr>
            <w:b/>
            <w:lang w:val="en-GB"/>
          </w:rPr>
          <w:t>)</w:t>
        </w:r>
        <w:r w:rsidR="009140E0" w:rsidRPr="00E53719">
          <w:rPr>
            <w:lang w:val="en-GB"/>
          </w:rPr>
          <w:t xml:space="preserve"> as a function of relative dwell time advantage. Relative dwell time advantage </w:t>
        </w:r>
      </w:ins>
      <w:ins w:id="25" w:author="Felix Molter" w:date="2021-01-15T19:46:00Z">
        <w:r w:rsidR="009140E0" w:rsidRPr="00E53719">
          <w:rPr>
            <w:lang w:val="en-GB"/>
          </w:rPr>
          <w:t>was</w:t>
        </w:r>
      </w:ins>
      <w:ins w:id="26" w:author="Felix Molter" w:date="2021-01-15T19:45:00Z">
        <w:r w:rsidR="009140E0" w:rsidRPr="00E53719">
          <w:rPr>
            <w:lang w:val="en-GB"/>
          </w:rPr>
          <w:t xml:space="preserve"> computed as relative dwell time towards an item minus the mean relative dwell time to all other items. White bars </w:t>
        </w:r>
      </w:ins>
      <w:ins w:id="27" w:author="Felix Molter" w:date="2021-01-15T19:46:00Z">
        <w:r w:rsidR="009140E0" w:rsidRPr="00E53719">
          <w:rPr>
            <w:lang w:val="en-GB"/>
          </w:rPr>
          <w:t xml:space="preserve">and error bars </w:t>
        </w:r>
      </w:ins>
      <w:ins w:id="28" w:author="Felix Molter" w:date="2021-01-15T19:45:00Z">
        <w:r w:rsidR="009140E0" w:rsidRPr="00E53719">
          <w:rPr>
            <w:lang w:val="en-GB"/>
          </w:rPr>
          <w:t xml:space="preserve">show </w:t>
        </w:r>
      </w:ins>
      <w:ins w:id="29" w:author="Felix Molter" w:date="2021-01-15T19:46:00Z">
        <w:r w:rsidR="009140E0" w:rsidRPr="00E53719">
          <w:rPr>
            <w:lang w:val="en-GB"/>
          </w:rPr>
          <w:t xml:space="preserve">mean ± s.e. </w:t>
        </w:r>
      </w:ins>
      <w:ins w:id="30" w:author="Felix Molter" w:date="2021-01-15T19:45:00Z">
        <w:r w:rsidR="009140E0" w:rsidRPr="00E53719">
          <w:rPr>
            <w:lang w:val="en-GB"/>
          </w:rPr>
          <w:t>observed data from even-numbered trials. Model predictions</w:t>
        </w:r>
      </w:ins>
      <w:ins w:id="31" w:author="Felix Molter" w:date="2021-01-16T13:57:00Z">
        <w:r w:rsidR="009140E0" w:rsidRPr="00E53719">
          <w:rPr>
            <w:lang w:val="en-GB"/>
          </w:rPr>
          <w:t xml:space="preserve"> (coloured lines)</w:t>
        </w:r>
      </w:ins>
      <w:ins w:id="32" w:author="Felix Molter" w:date="2021-01-15T19:45:00Z">
        <w:r w:rsidR="009140E0" w:rsidRPr="00E53719">
          <w:rPr>
            <w:lang w:val="en-GB"/>
          </w:rPr>
          <w:t xml:space="preserve"> are based on 50 simulations of each odd-numbered trial.</w:t>
        </w:r>
      </w:ins>
      <w:r w:rsidR="009140E0">
        <w:rPr>
          <w:lang w:val="en-GB"/>
        </w:rPr>
        <w:t xml:space="preserve"> </w:t>
      </w:r>
      <w:del w:id="33" w:author="Felix Molter" w:date="2021-01-15T19:45:00Z">
        <w:r w:rsidRPr="00E53719" w:rsidDel="00BC3508">
          <w:rPr>
            <w:lang w:val="en-GB"/>
          </w:rPr>
          <w:delText xml:space="preserve">EU and </w:delTex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stat</m:t>
              </m:r>
            </m:sub>
          </m:sSub>
        </m:oMath>
        <w:r w:rsidRPr="00E53719" w:rsidDel="00BC3508">
          <w:rPr>
            <w:lang w:val="en-GB"/>
          </w:rPr>
          <w:delText xml:space="preserve"> did not describe any participant best </w:delText>
        </w:r>
      </w:del>
      <w:r w:rsidRPr="00E53719">
        <w:rPr>
          <w:b/>
          <w:lang w:val="en-GB"/>
        </w:rPr>
        <w:t>(</w:t>
      </w:r>
      <w:r w:rsidR="005A2AA3">
        <w:rPr>
          <w:b/>
          <w:lang w:val="en-GB"/>
        </w:rPr>
        <w:t>i, j</w:t>
      </w:r>
      <w:r w:rsidRPr="00E53719">
        <w:rPr>
          <w:b/>
          <w:lang w:val="en-GB"/>
        </w:rPr>
        <w:t>)</w:t>
      </w:r>
      <w:r w:rsidRPr="00E53719">
        <w:rPr>
          <w:lang w:val="en-GB"/>
        </w:rPr>
        <w:t xml:space="preserve"> Observed and predicted RST of the best-fitting GLA for attraction </w:t>
      </w:r>
      <w:r w:rsidR="005A2AA3">
        <w:rPr>
          <w:b/>
          <w:lang w:val="en-GB"/>
        </w:rPr>
        <w:t>(i</w:t>
      </w:r>
      <w:r w:rsidRPr="00E53719">
        <w:rPr>
          <w:b/>
          <w:lang w:val="en-GB"/>
        </w:rPr>
        <w:t>)</w:t>
      </w:r>
      <w:r w:rsidRPr="00E53719">
        <w:rPr>
          <w:lang w:val="en-GB"/>
        </w:rPr>
        <w:t xml:space="preserve"> and compromise </w:t>
      </w:r>
      <w:r w:rsidR="005A2AA3">
        <w:rPr>
          <w:b/>
          <w:lang w:val="en-GB"/>
        </w:rPr>
        <w:t>(j</w:t>
      </w:r>
      <w:r w:rsidRPr="00E53719">
        <w:rPr>
          <w:b/>
          <w:lang w:val="en-GB"/>
        </w:rPr>
        <w:t>)</w:t>
      </w:r>
      <w:r w:rsidRPr="00E53719">
        <w:rPr>
          <w:lang w:val="en-GB"/>
        </w:rPr>
        <w:t xml:space="preserve"> trials. The winning model’s predicted context effect sizes correlated significantly with the observed ones. Strong context effects, however, were underestimated, as indicated by the reduced slopes.</w:t>
      </w:r>
      <w:ins w:id="34" w:author="Felix Molter" w:date="2021-01-15T19:40:00Z">
        <w:r w:rsidR="00D50B5F" w:rsidRPr="00E53719">
          <w:rPr>
            <w:lang w:val="en-GB"/>
          </w:rPr>
          <w:t xml:space="preserve"> </w:t>
        </w:r>
      </w:ins>
    </w:p>
    <w:p w14:paraId="42A461F4" w14:textId="77777777" w:rsidR="00B76BF1" w:rsidRPr="00E53719" w:rsidRDefault="00B76BF1">
      <w:pPr>
        <w:pStyle w:val="ImageCaption"/>
        <w:spacing w:line="276" w:lineRule="auto"/>
        <w:rPr>
          <w:lang w:val="en-GB"/>
        </w:rPr>
      </w:pPr>
    </w:p>
    <w:p w14:paraId="374EB63E" w14:textId="77777777" w:rsidR="00B76BF1" w:rsidRPr="00E53719" w:rsidRDefault="00C418A2">
      <w:pPr>
        <w:pStyle w:val="BodyText"/>
        <w:rPr>
          <w:lang w:val="en-GB"/>
        </w:rPr>
      </w:pPr>
      <w:r w:rsidRPr="00E53719">
        <w:rPr>
          <w:lang w:val="en-GB"/>
        </w:rPr>
        <w:lastRenderedPageBreak/>
        <w:t xml:space="preserve">Given that participants’ choices and eye movements exhibited modulation by the context of available options, we next tested whether their behaviour could be described using a gaze-dependent accumulation model, and how such a model performs in comparison to extant theories of multi-alternative multi-attribute choice. To this end, we adapted a recently developed, gaze-dependent leaky accumulator model of two-alternative risky choice (Glickman et al., 2019) to the three-alternative scenario. We refer to this model as the Gaze-dependent Leaky Accumulator (GLA). It assumes that subjective utilities for each alternative </w:t>
      </w:r>
      <m:oMath>
        <m:r>
          <w:rPr>
            <w:rFonts w:ascii="Cambria Math" w:hAnsi="Cambria Math"/>
            <w:lang w:val="en-GB"/>
          </w:rPr>
          <m:t>i</m:t>
        </m:r>
      </m:oMath>
      <w:r w:rsidRPr="00E53719">
        <w:rPr>
          <w:lang w:val="en-GB"/>
        </w:rPr>
        <w:t xml:space="preserve"> are constructed as in Cumulative Prospect Theory (Tversky &amp; Kahneman, 1992) by first applying a probability weighting function, that transforms objective probabilities </w:t>
      </w:r>
      <m:oMath>
        <m:r>
          <w:rPr>
            <w:rFonts w:ascii="Cambria Math" w:hAnsi="Cambria Math"/>
            <w:lang w:val="en-GB"/>
          </w:rPr>
          <m:t>p</m:t>
        </m:r>
      </m:oMath>
      <w:r w:rsidRPr="00E53719">
        <w:rPr>
          <w:lang w:val="en-GB"/>
        </w:rPr>
        <w:t xml:space="preserve"> into subjective decision weights. Outcomes </w:t>
      </w:r>
      <m:oMath>
        <m:r>
          <w:rPr>
            <w:rFonts w:ascii="Cambria Math" w:hAnsi="Cambria Math"/>
            <w:lang w:val="en-GB"/>
          </w:rPr>
          <m:t>m</m:t>
        </m:r>
      </m:oMath>
      <w:r w:rsidRPr="00E53719">
        <w:rPr>
          <w:lang w:val="en-GB"/>
        </w:rPr>
        <w:t xml:space="preserve"> are transformed into utilities using a power function. Next, this model assumes that for each alternative </w:t>
      </w:r>
      <m:oMath>
        <m:r>
          <w:rPr>
            <w:rFonts w:ascii="Cambria Math" w:hAnsi="Cambria Math"/>
            <w:lang w:val="en-GB"/>
          </w:rPr>
          <m:t>i</m:t>
        </m:r>
      </m:oMath>
      <w:r w:rsidRPr="00E53719">
        <w:rPr>
          <w:lang w:val="en-GB"/>
        </w:rPr>
        <w:t xml:space="preserve"> subjective utilities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oMath>
      <w:r w:rsidRPr="00E53719">
        <w:rPr>
          <w:lang w:val="en-GB"/>
        </w:rPr>
        <w:t xml:space="preserve"> are accumulated with leakage over the time course of each trial and that utilities are discounted while they are not fixated. At each fixation </w:t>
      </w:r>
      <m:oMath>
        <m:r>
          <w:rPr>
            <w:rFonts w:ascii="Cambria Math" w:hAnsi="Cambria Math"/>
            <w:lang w:val="en-GB"/>
          </w:rPr>
          <m:t>n</m:t>
        </m:r>
      </m:oMath>
      <w:r w:rsidRPr="00E53719">
        <w:rPr>
          <w:lang w:val="en-GB"/>
        </w:rPr>
        <w:t>, accumulators evolve according to</w:t>
      </w:r>
    </w:p>
    <w:p w14:paraId="61B231E0" w14:textId="2465CAD8" w:rsidR="00B76BF1" w:rsidRPr="00E53719" w:rsidRDefault="00D23187">
      <w:pPr>
        <w:pStyle w:val="BodyText"/>
        <w:ind w:firstLine="0"/>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m:t>
              </m:r>
            </m:e>
          </m:d>
          <m:r>
            <w:rPr>
              <w:rFonts w:ascii="Cambria Math" w:hAnsi="Cambria Math"/>
              <w:lang w:val="en-GB"/>
            </w:rPr>
            <m:t>=</m:t>
          </m:r>
          <m:d>
            <m:dPr>
              <m:begChr m:val="{"/>
              <m:endChr m:val=""/>
              <m:ctrlPr>
                <w:rPr>
                  <w:rFonts w:ascii="Cambria Math" w:hAnsi="Cambria Math"/>
                  <w:lang w:val="en-GB"/>
                </w:rPr>
              </m:ctrlPr>
            </m:dPr>
            <m:e>
              <m:m>
                <m:mPr>
                  <m:mcs>
                    <m:mc>
                      <m:mcPr>
                        <m:count m:val="2"/>
                        <m:mcJc m:val="center"/>
                      </m:mcPr>
                    </m:mc>
                  </m:mcs>
                  <m:ctrlPr>
                    <w:rPr>
                      <w:rFonts w:ascii="Cambria Math" w:hAnsi="Cambria Math"/>
                      <w:lang w:val="en-GB"/>
                    </w:rPr>
                  </m:ctrlPr>
                </m:mP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+1⋅</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if</m:t>
                    </m:r>
                    <m:r>
                      <w:ins w:id="35" w:author="Felix Molter" w:date="2021-01-20T15:25:00Z">
                        <m:rPr>
                          <m:nor/>
                        </m:rPr>
                        <w:rPr>
                          <w:rFonts w:ascii="Cambria Math" w:hAnsi="Cambria Math"/>
                          <w:lang w:val="en-GB"/>
                        </w:rPr>
                        <m:t xml:space="preserve"> </m:t>
                      </w:ins>
                    </m:r>
                    <m:r>
                      <w:rPr>
                        <w:rFonts w:ascii="Cambria Math" w:hAnsi="Cambria Math"/>
                        <w:lang w:val="en-GB"/>
                      </w:rPr>
                      <m:t>i</m:t>
                    </m:r>
                    <m:r>
                      <w:ins w:id="36" w:author="Felix Molter" w:date="2021-01-20T15:25:00Z">
                        <w:rPr>
                          <w:rFonts w:ascii="Cambria Math" w:hAnsi="Cambria Math"/>
                          <w:lang w:val="en-GB"/>
                        </w:rPr>
                        <m:t xml:space="preserve"> </m:t>
                      </w:ins>
                    </m:r>
                    <m:r>
                      <m:rPr>
                        <m:lit/>
                        <m:nor/>
                      </m:rPr>
                      <w:rPr>
                        <w:rFonts w:ascii="Cambria Math" w:hAnsi="Cambria Math"/>
                        <w:lang w:val="en-GB"/>
                      </w:rPr>
                      <m:t>fixated</m:t>
                    </m:r>
                  </m:e>
                </m:m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+θ⋅</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otherwise</m:t>
                    </m:r>
                  </m:e>
                </m:mr>
              </m:m>
            </m:e>
          </m:d>
        </m:oMath>
      </m:oMathPara>
    </w:p>
    <w:p w14:paraId="0C3057EA" w14:textId="77777777" w:rsidR="00B76BF1" w:rsidRPr="00E53719" w:rsidRDefault="00C418A2">
      <w:pPr>
        <w:pStyle w:val="FirstParagraph"/>
        <w:rPr>
          <w:lang w:val="en-GB"/>
        </w:rPr>
      </w:pPr>
      <w:r w:rsidRPr="00E53719">
        <w:rPr>
          <w:lang w:val="en-GB"/>
        </w:rPr>
        <w:t xml:space="preserve">where all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0</m:t>
            </m:r>
          </m:e>
        </m:d>
        <m:r>
          <w:rPr>
            <w:rFonts w:ascii="Cambria Math" w:hAnsi="Cambria Math"/>
            <w:lang w:val="en-GB"/>
          </w:rPr>
          <m:t>=0</m:t>
        </m:r>
      </m:oMath>
      <w:r w:rsidRPr="00E53719">
        <w:rPr>
          <w:lang w:val="en-GB"/>
        </w:rPr>
        <w:t xml:space="preserve">. Similar to the aDDM, the </w:t>
      </w:r>
      <m:oMath>
        <m:r>
          <w:rPr>
            <w:rFonts w:ascii="Cambria Math" w:hAnsi="Cambria Math"/>
            <w:lang w:val="en-GB"/>
          </w:rPr>
          <m:t>θ</m:t>
        </m:r>
      </m:oMath>
      <w:r w:rsidRPr="00E53719">
        <w:rPr>
          <w:lang w:val="en-GB"/>
        </w:rPr>
        <w:t xml:space="preserve"> parameter (</w:t>
      </w:r>
      <m:oMath>
        <m:r>
          <w:rPr>
            <w:rFonts w:ascii="Cambria Math" w:hAnsi="Cambria Math"/>
            <w:lang w:val="en-GB"/>
          </w:rPr>
          <m:t>0≤θ≤1</m:t>
        </m:r>
      </m:oMath>
      <w:r w:rsidRPr="00E53719">
        <w:rPr>
          <w:lang w:val="en-GB"/>
        </w:rPr>
        <w:t xml:space="preserve">) controls discounting of unattended alternative utilities. The </w:t>
      </w:r>
      <m:oMath>
        <m:r>
          <w:rPr>
            <w:rFonts w:ascii="Cambria Math" w:hAnsi="Cambria Math"/>
            <w:lang w:val="en-GB"/>
          </w:rPr>
          <m:t>λ</m:t>
        </m:r>
      </m:oMath>
      <w:r w:rsidRPr="00E53719">
        <w:rPr>
          <w:lang w:val="en-GB"/>
        </w:rPr>
        <w:t xml:space="preserve"> parameter (</w:t>
      </w:r>
      <m:oMath>
        <m:r>
          <w:rPr>
            <w:rFonts w:ascii="Cambria Math" w:hAnsi="Cambria Math"/>
            <w:lang w:val="en-GB"/>
          </w:rPr>
          <m:t>0≤λ≤1</m:t>
        </m:r>
      </m:oMath>
      <w:r w:rsidRPr="00E53719">
        <w:rPr>
          <w:lang w:val="en-GB"/>
        </w:rPr>
        <w:t xml:space="preserve">) controls the strength of the accumulation leak. We computed choice probabilities from this model by applying the soft-max choice rule (Equation </w:t>
      </w:r>
      <w:hyperlink w:anchor="eq:softmax">
        <w:r w:rsidRPr="00E53719">
          <w:rPr>
            <w:rStyle w:val="Hyperlink"/>
            <w:lang w:val="en-GB"/>
          </w:rPr>
          <w:t>[</w:t>
        </w:r>
        <w:proofErr w:type="gramStart"/>
        <w:r w:rsidRPr="00E53719">
          <w:rPr>
            <w:rStyle w:val="Hyperlink"/>
            <w:lang w:val="en-GB"/>
          </w:rPr>
          <w:t>eq:softmax</w:t>
        </w:r>
        <w:proofErr w:type="gramEnd"/>
        <w:r w:rsidRPr="00E53719">
          <w:rPr>
            <w:rStyle w:val="Hyperlink"/>
            <w:lang w:val="en-GB"/>
          </w:rPr>
          <w:t>]</w:t>
        </w:r>
      </w:hyperlink>
      <w:r w:rsidRPr="00E53719">
        <w:rPr>
          <w:lang w:val="en-GB"/>
        </w:rPr>
        <w:t xml:space="preserve">) over the final accumulator values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oMath>
      <w:r w:rsidRPr="00E53719">
        <w:rPr>
          <w:lang w:val="en-GB"/>
        </w:rPr>
        <w:t>.</w:t>
      </w:r>
    </w:p>
    <w:p w14:paraId="35A950F3" w14:textId="77777777" w:rsidR="00B76BF1" w:rsidRPr="00E53719" w:rsidRDefault="00C418A2">
      <w:pPr>
        <w:pStyle w:val="BodyText"/>
        <w:rPr>
          <w:lang w:val="en-GB"/>
        </w:rPr>
      </w:pPr>
      <w:r w:rsidRPr="00E53719">
        <w:rPr>
          <w:lang w:val="en-GB"/>
        </w:rPr>
        <w:t xml:space="preserve">Additionally, we fitted an implementation of Multialternative Decision Field Theory (MDFT; Roe, Busemeyer, &amp; Townsend, 2001), representing the class of dynamic multi-attribute, multi-alternative choice theories, designed to explain context effects. In contrast to GLA, MDFT assumes that preferences evolve dynamically over time by accumulation of </w:t>
      </w:r>
      <w:r w:rsidRPr="00E53719">
        <w:rPr>
          <w:i/>
          <w:lang w:val="en-GB"/>
        </w:rPr>
        <w:t>attribute-wise</w:t>
      </w:r>
      <w:r w:rsidRPr="00E53719">
        <w:rPr>
          <w:lang w:val="en-GB"/>
        </w:rPr>
        <w:t xml:space="preserve"> comparisons between alternatives, and alternatives inhibit each other depending on their </w:t>
      </w:r>
      <w:r w:rsidRPr="00E53719">
        <w:rPr>
          <w:i/>
          <w:lang w:val="en-GB"/>
        </w:rPr>
        <w:t>distance</w:t>
      </w:r>
      <w:r w:rsidRPr="00E53719">
        <w:rPr>
          <w:lang w:val="en-GB"/>
        </w:rPr>
        <w:t xml:space="preserve"> (or similarity). MDFT does not assume any influence of gaze on the decision process. We included three baseline models in our model comparison: First, a standard Expected Utility model (EU; Von Neumann &amp; Morgenstern, 1947) that did not consider gaze data. Second, a static gaze baseline model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stat</m:t>
            </m:r>
          </m:sub>
        </m:sSub>
      </m:oMath>
      <w:r w:rsidRPr="00E53719">
        <w:rPr>
          <w:lang w:val="en-GB"/>
        </w:rPr>
        <w:t xml:space="preserve">) that predicted choices only from trial-aggregated gaze towards each alternative, ignoring outcome values and outcome probabilities. Third, we </w:t>
      </w:r>
      <w:r w:rsidRPr="00E53719">
        <w:rPr>
          <w:lang w:val="en-GB"/>
        </w:rPr>
        <w:lastRenderedPageBreak/>
        <w:t>constructed a dynamic gaze baseline model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dyn</m:t>
            </m:r>
          </m:sub>
        </m:sSub>
      </m:oMath>
      <w:r w:rsidRPr="00E53719">
        <w:rPr>
          <w:lang w:val="en-GB"/>
        </w:rPr>
        <w:t>) that, like GLA, assumed leaky evidence accumulation over fixations, but ignored attribute values, utilizing only the sequence of fixations in each trial to predict choices (see Methods for details on the other models’ implementation and parameter estimation).</w:t>
      </w:r>
    </w:p>
    <w:p w14:paraId="3B9342CF" w14:textId="77777777" w:rsidR="00B76BF1" w:rsidRPr="00E53719" w:rsidRDefault="00C418A2">
      <w:pPr>
        <w:pStyle w:val="BodyText"/>
        <w:rPr>
          <w:lang w:val="en-GB"/>
        </w:rPr>
      </w:pPr>
      <w:r w:rsidRPr="00E53719">
        <w:rPr>
          <w:lang w:val="en-GB"/>
        </w:rPr>
        <w:t>All models were fit individually to the choice data of each participant. We compared the models by means of the Bayesian Information Criterion (BIC; Schwarz &amp; others, 1978), which penalizes more complex models and therefore accounts for differences in complexity between models.</w:t>
      </w:r>
    </w:p>
    <w:p w14:paraId="1B76D272" w14:textId="4F1C1C46" w:rsidR="00B76BF1" w:rsidRPr="00E53719" w:rsidRDefault="00C418A2">
      <w:pPr>
        <w:pStyle w:val="BodyText"/>
        <w:rPr>
          <w:lang w:val="en-GB"/>
        </w:rPr>
      </w:pPr>
      <w:r w:rsidRPr="00E53719">
        <w:rPr>
          <w:lang w:val="en-GB"/>
        </w:rPr>
        <w:t xml:space="preserve">Across the group, all models performed better than the random baseline model (Figure </w:t>
      </w:r>
      <w:hyperlink w:anchor="fig:fig3-modelcomparison">
        <w:r w:rsidRPr="00E53719">
          <w:rPr>
            <w:rStyle w:val="Hyperlink"/>
            <w:lang w:val="en-GB"/>
          </w:rPr>
          <w:t>3</w:t>
        </w:r>
      </w:hyperlink>
      <w:r w:rsidRPr="00E53719">
        <w:rPr>
          <w:lang w:val="en-GB"/>
        </w:rPr>
        <w:t xml:space="preserve">a). The GLA had the lowest BIC (mean </w:t>
      </w:r>
      <m:oMath>
        <m:r>
          <w:rPr>
            <w:rFonts w:ascii="Cambria Math" w:hAnsi="Cambria Math"/>
            <w:lang w:val="en-GB"/>
          </w:rPr>
          <m:t>±</m:t>
        </m:r>
      </m:oMath>
      <w:r w:rsidRPr="00E53719">
        <w:rPr>
          <w:lang w:val="en-GB"/>
        </w:rPr>
        <w:t xml:space="preserve"> s.d. = 230.63 </w:t>
      </w:r>
      <m:oMath>
        <m:r>
          <w:rPr>
            <w:rFonts w:ascii="Cambria Math" w:hAnsi="Cambria Math"/>
            <w:lang w:val="en-GB"/>
          </w:rPr>
          <m:t>±</m:t>
        </m:r>
      </m:oMath>
      <w:r w:rsidRPr="00E53719">
        <w:rPr>
          <w:lang w:val="en-GB"/>
        </w:rPr>
        <w:t xml:space="preserve"> 66.80), followed by the dynamic gaze baseline model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dyn</m:t>
            </m:r>
          </m:sub>
        </m:sSub>
      </m:oMath>
      <w:r w:rsidRPr="00E53719">
        <w:rPr>
          <w:lang w:val="en-GB"/>
        </w:rPr>
        <w:t xml:space="preserve"> (mean </w:t>
      </w:r>
      <m:oMath>
        <m:r>
          <w:rPr>
            <w:rFonts w:ascii="Cambria Math" w:hAnsi="Cambria Math"/>
            <w:lang w:val="en-GB"/>
          </w:rPr>
          <m:t>±</m:t>
        </m:r>
      </m:oMath>
      <w:r w:rsidRPr="00E53719">
        <w:rPr>
          <w:lang w:val="en-GB"/>
        </w:rPr>
        <w:t xml:space="preserve"> s.d. = 302.46 </w:t>
      </w:r>
      <m:oMath>
        <m:r>
          <w:rPr>
            <w:rFonts w:ascii="Cambria Math" w:hAnsi="Cambria Math"/>
            <w:lang w:val="en-GB"/>
          </w:rPr>
          <m:t>±</m:t>
        </m:r>
      </m:oMath>
      <w:r w:rsidRPr="00E53719">
        <w:rPr>
          <w:lang w:val="en-GB"/>
        </w:rPr>
        <w:t xml:space="preserve"> 86.15), MDFT (mean </w:t>
      </w:r>
      <m:oMath>
        <m:r>
          <w:rPr>
            <w:rFonts w:ascii="Cambria Math" w:hAnsi="Cambria Math"/>
            <w:lang w:val="en-GB"/>
          </w:rPr>
          <m:t>±</m:t>
        </m:r>
      </m:oMath>
      <w:r w:rsidRPr="00E53719">
        <w:rPr>
          <w:lang w:val="en-GB"/>
        </w:rPr>
        <w:t xml:space="preserve"> s.d. = 345.77 </w:t>
      </w:r>
      <m:oMath>
        <m:r>
          <w:rPr>
            <w:rFonts w:ascii="Cambria Math" w:hAnsi="Cambria Math"/>
            <w:lang w:val="en-GB"/>
          </w:rPr>
          <m:t>±</m:t>
        </m:r>
      </m:oMath>
      <w:r w:rsidRPr="00E53719">
        <w:rPr>
          <w:lang w:val="en-GB"/>
        </w:rPr>
        <w:t xml:space="preserve"> 82.44), EU (mean </w:t>
      </w:r>
      <m:oMath>
        <m:r>
          <w:rPr>
            <w:rFonts w:ascii="Cambria Math" w:hAnsi="Cambria Math"/>
            <w:lang w:val="en-GB"/>
          </w:rPr>
          <m:t>±</m:t>
        </m:r>
      </m:oMath>
      <w:r w:rsidRPr="00E53719">
        <w:rPr>
          <w:lang w:val="en-GB"/>
        </w:rPr>
        <w:t xml:space="preserve"> s.d. = 360.57 </w:t>
      </w:r>
      <m:oMath>
        <m:r>
          <w:rPr>
            <w:rFonts w:ascii="Cambria Math" w:hAnsi="Cambria Math"/>
            <w:lang w:val="en-GB"/>
          </w:rPr>
          <m:t>±</m:t>
        </m:r>
      </m:oMath>
      <w:r w:rsidRPr="00E53719">
        <w:rPr>
          <w:lang w:val="en-GB"/>
        </w:rPr>
        <w:t xml:space="preserve"> 72.56) and the static gaze baseline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stat</m:t>
            </m:r>
          </m:sub>
        </m:sSub>
      </m:oMath>
      <w:r w:rsidRPr="00E53719">
        <w:rPr>
          <w:lang w:val="en-GB"/>
        </w:rPr>
        <w:t xml:space="preserve"> (mean </w:t>
      </w:r>
      <m:oMath>
        <m:r>
          <w:rPr>
            <w:rFonts w:ascii="Cambria Math" w:hAnsi="Cambria Math"/>
            <w:lang w:val="en-GB"/>
          </w:rPr>
          <m:t>±</m:t>
        </m:r>
      </m:oMath>
      <w:r w:rsidRPr="00E53719">
        <w:rPr>
          <w:lang w:val="en-GB"/>
        </w:rPr>
        <w:t xml:space="preserve"> s.d. = 414.81 </w:t>
      </w:r>
      <m:oMath>
        <m:r>
          <w:rPr>
            <w:rFonts w:ascii="Cambria Math" w:hAnsi="Cambria Math"/>
            <w:lang w:val="en-GB"/>
          </w:rPr>
          <m:t>±</m:t>
        </m:r>
      </m:oMath>
      <w:r w:rsidRPr="00E53719">
        <w:rPr>
          <w:lang w:val="en-GB"/>
        </w:rPr>
        <w:t xml:space="preserve"> 36.81). Simulating choices from the models using maximum-likelihood estimates, the proportion of correctly predicted choices was 74.2% for GLA, 62.8% for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dyn</m:t>
            </m:r>
          </m:sub>
        </m:sSub>
      </m:oMath>
      <w:r w:rsidRPr="00E53719">
        <w:rPr>
          <w:lang w:val="en-GB"/>
        </w:rPr>
        <w:t xml:space="preserve">, 57.9% for MDFT, 53.8% for EU and 45.7% for </w:t>
      </w:r>
      <m:oMath>
        <m:sSub>
          <m:sSubPr>
            <m:ctrlPr>
              <w:rPr>
                <w:rFonts w:ascii="Cambria Math" w:hAnsi="Cambria Math"/>
                <w:lang w:val="en-GB"/>
              </w:rPr>
            </m:ctrlPr>
          </m:sSubPr>
          <m:e>
            <m:r>
              <m:rPr>
                <m:sty m:val="p"/>
              </m:rPr>
              <w:rPr>
                <w:rFonts w:ascii="Cambria Math" w:hAnsi="Cambria Math"/>
                <w:lang w:val="en-GB"/>
              </w:rPr>
              <m:t>GB</m:t>
            </m:r>
          </m:e>
          <m:sub>
            <m:r>
              <w:rPr>
                <w:rFonts w:ascii="Cambria Math" w:hAnsi="Cambria Math"/>
                <w:lang w:val="en-GB"/>
              </w:rPr>
              <m:t>stat</m:t>
            </m:r>
          </m:sub>
        </m:sSub>
      </m:oMath>
      <w:r w:rsidRPr="00E53719">
        <w:rPr>
          <w:rFonts w:eastAsiaTheme="minorEastAsia"/>
          <w:lang w:val="en-GB"/>
        </w:rPr>
        <w:t xml:space="preserve">. Note, that target and competitor options were designed to be closely matched in value, resulting in trials with high choice difficulty, that is also expected to be reflected in absolute model performance. </w:t>
      </w:r>
      <w:r w:rsidRPr="00E53719">
        <w:rPr>
          <w:lang w:val="en-GB"/>
        </w:rPr>
        <w:t xml:space="preserve">On the individual level, based on lowest BIC scores, the majority (36 of 40, 90%) of participants were best described by GLA. Three participants (7.5%) were best described by MDFT, and one by the dynamic gaze-baseline model (Figure </w:t>
      </w:r>
      <w:hyperlink w:anchor="fig:fig3-modelcomparison">
        <w:r w:rsidRPr="00E53719">
          <w:rPr>
            <w:rStyle w:val="Hyperlink"/>
            <w:lang w:val="en-GB"/>
          </w:rPr>
          <w:t>3</w:t>
        </w:r>
      </w:hyperlink>
      <w:r w:rsidRPr="00E53719">
        <w:rPr>
          <w:lang w:val="en-GB"/>
        </w:rPr>
        <w:t>b). Protected exceedance probabilities (Rigoux, Stephan, Friston, &amp; Daunizeau, 2014), which measure the likelihood that model is more frequent than all others, unambiguously identified GLA as the most likely model (</w:t>
      </w:r>
      <m:oMath>
        <m:sSub>
          <m:sSubPr>
            <m:ctrlPr>
              <w:rPr>
                <w:rFonts w:ascii="Cambria Math" w:hAnsi="Cambria Math"/>
                <w:lang w:val="en-GB"/>
              </w:rPr>
            </m:ctrlPr>
          </m:sSubPr>
          <m:e>
            <m:r>
              <m:rPr>
                <m:lit/>
                <m:nor/>
              </m:rPr>
              <w:rPr>
                <w:rFonts w:ascii="Cambria Math" w:hAnsi="Cambria Math"/>
                <w:lang w:val="en-GB"/>
              </w:rPr>
              <m:t>pXP</m:t>
            </m:r>
          </m:e>
          <m:sub>
            <m:r>
              <m:rPr>
                <m:lit/>
                <m:nor/>
              </m:rPr>
              <w:rPr>
                <w:rFonts w:ascii="Cambria Math" w:hAnsi="Cambria Math"/>
                <w:lang w:val="en-GB"/>
              </w:rPr>
              <m:t>GLA</m:t>
            </m:r>
          </m:sub>
        </m:sSub>
        <m:r>
          <w:rPr>
            <w:rFonts w:ascii="Cambria Math" w:hAnsi="Cambria Math"/>
            <w:lang w:val="en-GB"/>
          </w:rPr>
          <m:t>=1</m:t>
        </m:r>
      </m:oMath>
      <w:r w:rsidRPr="00E53719">
        <w:rPr>
          <w:lang w:val="en-GB"/>
        </w:rPr>
        <w:t xml:space="preserve">, Figure </w:t>
      </w:r>
      <w:hyperlink w:anchor="fig:fig3-modelcomparison">
        <w:r w:rsidRPr="00E53719">
          <w:rPr>
            <w:rStyle w:val="Hyperlink"/>
            <w:lang w:val="en-GB"/>
          </w:rPr>
          <w:t>3</w:t>
        </w:r>
      </w:hyperlink>
      <w:r w:rsidRPr="00E53719">
        <w:rPr>
          <w:lang w:val="en-GB"/>
        </w:rPr>
        <w:t>b inset).</w:t>
      </w:r>
    </w:p>
    <w:p w14:paraId="5CA2F158" w14:textId="700A334A" w:rsidR="00B76BF1" w:rsidRPr="00E53719" w:rsidRDefault="00C418A2">
      <w:pPr>
        <w:pStyle w:val="BodyText"/>
        <w:rPr>
          <w:lang w:val="en-GB"/>
        </w:rPr>
      </w:pPr>
      <w:r w:rsidRPr="00E53719">
        <w:rPr>
          <w:lang w:val="en-GB"/>
        </w:rPr>
        <w:t xml:space="preserve">The estimates for GLA’s gaze-discount parameter </w:t>
      </w:r>
      <m:oMath>
        <m:r>
          <w:rPr>
            <w:rFonts w:ascii="Cambria Math" w:hAnsi="Cambria Math"/>
            <w:lang w:val="en-GB"/>
          </w:rPr>
          <m:t>θ</m:t>
        </m:r>
      </m:oMath>
      <w:r w:rsidRPr="00E53719">
        <w:rPr>
          <w:lang w:val="en-GB"/>
        </w:rPr>
        <w:t>, controlling the degree to which alternative’s values are attenuated while not fixated, indicate that participants exhibited a moderate gaze</w:t>
      </w:r>
      <w:ins w:id="37" w:author="Felix Molter" w:date="2021-01-20T14:48:00Z">
        <w:r w:rsidR="005C1265">
          <w:rPr>
            <w:lang w:val="en-GB"/>
          </w:rPr>
          <w:t>-</w:t>
        </w:r>
      </w:ins>
      <w:r w:rsidRPr="00E53719">
        <w:rPr>
          <w:lang w:val="en-GB"/>
        </w:rPr>
        <w:t xml:space="preserve">discount on average: </w:t>
      </w:r>
      <m:oMath>
        <m:r>
          <w:rPr>
            <w:rFonts w:ascii="Cambria Math" w:hAnsi="Cambria Math"/>
            <w:lang w:val="en-GB"/>
          </w:rPr>
          <m:t>θ</m:t>
        </m:r>
      </m:oMath>
      <w:r w:rsidRPr="00E53719">
        <w:rPr>
          <w:lang w:val="en-GB"/>
        </w:rPr>
        <w:t xml:space="preserve"> estimates ranged from 0.13 (strong gaze-discount) to 0.95 (almost no gaze-discount), with mean </w:t>
      </w:r>
      <m:oMath>
        <m:r>
          <w:rPr>
            <w:rFonts w:ascii="Cambria Math" w:hAnsi="Cambria Math"/>
            <w:lang w:val="en-GB"/>
          </w:rPr>
          <m:t>±</m:t>
        </m:r>
      </m:oMath>
      <w:r w:rsidRPr="00E53719">
        <w:rPr>
          <w:lang w:val="en-GB"/>
        </w:rPr>
        <w:t xml:space="preserve"> s.d. = 0.69 </w:t>
      </w:r>
      <m:oMath>
        <m:r>
          <w:rPr>
            <w:rFonts w:ascii="Cambria Math" w:hAnsi="Cambria Math"/>
            <w:lang w:val="en-GB"/>
          </w:rPr>
          <m:t>±</m:t>
        </m:r>
      </m:oMath>
      <w:r w:rsidRPr="00E53719">
        <w:rPr>
          <w:lang w:val="en-GB"/>
        </w:rPr>
        <w:t xml:space="preserve"> 0.18. Estimates for the leak parameter ranged from 0.08 (almost no leak) to 0.65 (moderately strong leak), with mean </w:t>
      </w:r>
      <m:oMath>
        <m:r>
          <w:rPr>
            <w:rFonts w:ascii="Cambria Math" w:hAnsi="Cambria Math"/>
            <w:lang w:val="en-GB"/>
          </w:rPr>
          <m:t>±</m:t>
        </m:r>
      </m:oMath>
      <w:r w:rsidRPr="00E53719">
        <w:rPr>
          <w:lang w:val="en-GB"/>
        </w:rPr>
        <w:t xml:space="preserve"> s.d. = 0.29 </w:t>
      </w:r>
      <m:oMath>
        <m:r>
          <w:rPr>
            <w:rFonts w:ascii="Cambria Math" w:hAnsi="Cambria Math"/>
            <w:lang w:val="en-GB"/>
          </w:rPr>
          <m:t>±</m:t>
        </m:r>
      </m:oMath>
      <w:r w:rsidRPr="00E53719">
        <w:rPr>
          <w:lang w:val="en-GB"/>
        </w:rPr>
        <w:t xml:space="preserve"> 0.2. In principle, the model could produce a choice bias towards the alternative fixated last, by </w:t>
      </w:r>
      <w:r w:rsidRPr="00E53719">
        <w:rPr>
          <w:lang w:val="en-GB"/>
        </w:rPr>
        <w:lastRenderedPageBreak/>
        <w:t>combining strong leakage with a stro</w:t>
      </w:r>
      <w:r w:rsidR="00EF31EF" w:rsidRPr="00E53719">
        <w:rPr>
          <w:lang w:val="en-GB"/>
        </w:rPr>
        <w:t>ng gaze-</w:t>
      </w:r>
      <w:r w:rsidRPr="00E53719">
        <w:rPr>
          <w:lang w:val="en-GB"/>
        </w:rPr>
        <w:t xml:space="preserve">discount: With a strong leak, choices are influenced </w:t>
      </w:r>
      <w:r w:rsidR="00DD564F" w:rsidRPr="00E53719">
        <w:rPr>
          <w:lang w:val="en-GB"/>
        </w:rPr>
        <w:t>mainly</w:t>
      </w:r>
      <w:r w:rsidRPr="00E53719">
        <w:rPr>
          <w:lang w:val="en-GB"/>
        </w:rPr>
        <w:t xml:space="preserve"> by the information acquired in the final fixation. A strong gaze-discount could then bias choice towards the fixated alternative. The parameter estimates, however </w:t>
      </w:r>
      <w:r w:rsidR="00DD564F" w:rsidRPr="00E53719">
        <w:rPr>
          <w:lang w:val="en-GB"/>
        </w:rPr>
        <w:t>suggest only</w:t>
      </w:r>
      <w:r w:rsidRPr="00E53719">
        <w:rPr>
          <w:lang w:val="en-GB"/>
        </w:rPr>
        <w:t xml:space="preserve"> moderate strengths of leak and discounting, indicating</w:t>
      </w:r>
      <w:r w:rsidR="00DD564F" w:rsidRPr="00E53719">
        <w:rPr>
          <w:lang w:val="en-GB"/>
        </w:rPr>
        <w:t xml:space="preserve"> </w:t>
      </w:r>
      <w:r w:rsidRPr="00E53719">
        <w:rPr>
          <w:lang w:val="en-GB"/>
        </w:rPr>
        <w:t>that the model’s good performance was not purely driven by effects of last fixations, which are</w:t>
      </w:r>
      <w:r w:rsidR="00DD564F" w:rsidRPr="00E53719">
        <w:rPr>
          <w:lang w:val="en-GB"/>
        </w:rPr>
        <w:t xml:space="preserve"> </w:t>
      </w:r>
      <w:r w:rsidRPr="00E53719">
        <w:rPr>
          <w:lang w:val="en-GB"/>
        </w:rPr>
        <w:t xml:space="preserve">often directed to the chosen alternative. Individual parameter estimates of all GLA parameters are plotted in Supplemental Figure </w:t>
      </w:r>
      <w:hyperlink w:anchor="fig:gla-estimates">
        <w:r w:rsidRPr="00E53719">
          <w:rPr>
            <w:rStyle w:val="Hyperlink"/>
            <w:rFonts w:eastAsia="Cambria"/>
            <w:lang w:val="en-GB"/>
          </w:rPr>
          <w:t>3</w:t>
        </w:r>
      </w:hyperlink>
      <w:r w:rsidRPr="00E53719">
        <w:rPr>
          <w:lang w:val="en-GB"/>
        </w:rPr>
        <w:t xml:space="preserve"> and summarised in Supplemental Table </w:t>
      </w:r>
      <w:hyperlink w:anchor="tab:gla-estimates">
        <w:r w:rsidRPr="00E53719">
          <w:rPr>
            <w:rStyle w:val="Hyperlink"/>
            <w:rFonts w:eastAsia="Cambria"/>
            <w:lang w:val="en-GB"/>
          </w:rPr>
          <w:t>1</w:t>
        </w:r>
      </w:hyperlink>
      <w:r w:rsidRPr="00E53719">
        <w:rPr>
          <w:lang w:val="en-GB"/>
        </w:rPr>
        <w:t>.</w:t>
      </w:r>
    </w:p>
    <w:p w14:paraId="7211B6F3" w14:textId="339D5A5C" w:rsidR="00B76BF1" w:rsidRPr="00E53719" w:rsidRDefault="00C418A2">
      <w:pPr>
        <w:pStyle w:val="BodyText"/>
        <w:rPr>
          <w:ins w:id="38" w:author="Felix Molter" w:date="2021-01-19T16:52:00Z"/>
          <w:lang w:val="en-GB"/>
        </w:rPr>
      </w:pPr>
      <w:commentRangeStart w:id="39"/>
      <w:commentRangeStart w:id="40"/>
      <w:r w:rsidRPr="00E53719">
        <w:rPr>
          <w:lang w:val="en-GB"/>
        </w:rPr>
        <w:t>Given</w:t>
      </w:r>
      <w:commentRangeEnd w:id="39"/>
      <w:r w:rsidRPr="00E53719">
        <w:rPr>
          <w:lang w:val="en-GB"/>
        </w:rPr>
        <w:commentReference w:id="39"/>
      </w:r>
      <w:commentRangeEnd w:id="40"/>
      <w:r w:rsidR="00DD564F" w:rsidRPr="00E53719">
        <w:rPr>
          <w:rStyle w:val="CommentReference"/>
          <w:lang w:val="en-GB"/>
        </w:rPr>
        <w:commentReference w:id="40"/>
      </w:r>
      <w:r w:rsidRPr="00E53719">
        <w:rPr>
          <w:lang w:val="en-GB"/>
        </w:rPr>
        <w:t xml:space="preserve"> that MDFT outperforms utility-based models when choices are influenced by context (Berkowitsch, Scheibehenne, &amp; Rieskamp, 2014), we tested whether model fit of MDFT (relative to GLA) was higher for participants with higher RST. In other words: Is MDFT’s disadvantage reduced, the stronger context effects are? While for 7 out of 9 participants with an RST above 0.7 in attraction trials where still clearly best described by GLA, we found a positive trend of such an association for attraction, but not compromise trials (Supplemental Figure </w:t>
      </w:r>
      <w:ins w:id="41" w:author="Felix Molter" w:date="2021-01-20T15:46:00Z">
        <w:r w:rsidR="009F7069">
          <w:rPr>
            <w:rStyle w:val="Hyperlink"/>
            <w:rFonts w:eastAsia="Cambria"/>
            <w:lang w:val="en-GB"/>
          </w:rPr>
          <w:fldChar w:fldCharType="begin"/>
        </w:r>
        <w:r w:rsidR="009F7069">
          <w:rPr>
            <w:rStyle w:val="Hyperlink"/>
            <w:rFonts w:eastAsia="Cambria"/>
            <w:lang w:val="en-GB"/>
          </w:rPr>
          <w:instrText xml:space="preserve"> HYPERLINK \l "fig:dbic-rst" \h </w:instrText>
        </w:r>
        <w:r w:rsidR="009F7069">
          <w:rPr>
            <w:rStyle w:val="Hyperlink"/>
            <w:rFonts w:eastAsia="Cambria"/>
            <w:lang w:val="en-GB"/>
          </w:rPr>
          <w:fldChar w:fldCharType="separate"/>
        </w:r>
        <w:r w:rsidR="009F7069">
          <w:rPr>
            <w:rStyle w:val="Hyperlink"/>
            <w:rFonts w:eastAsia="Cambria"/>
            <w:lang w:val="en-GB"/>
          </w:rPr>
          <w:t>5</w:t>
        </w:r>
        <w:r w:rsidR="009F7069">
          <w:rPr>
            <w:rStyle w:val="Hyperlink"/>
            <w:rFonts w:eastAsia="Cambria"/>
            <w:lang w:val="en-GB"/>
          </w:rPr>
          <w:fldChar w:fldCharType="end"/>
        </w:r>
      </w:ins>
      <w:r w:rsidRPr="00E53719">
        <w:rPr>
          <w:lang w:val="en-GB"/>
        </w:rPr>
        <w:t>), so that the relative superiority of GLA over MDFT decreased for participants with strong attraction effects. This suggests that some features of MDFT might help predict choice above GLA’s gaze-discount mechanism.</w:t>
      </w:r>
    </w:p>
    <w:p w14:paraId="61154CB8" w14:textId="0A2C7199" w:rsidR="00774FF0" w:rsidRPr="00E53719" w:rsidRDefault="00EE1FBE" w:rsidP="00774FF0">
      <w:pPr>
        <w:pStyle w:val="BodyText"/>
        <w:rPr>
          <w:ins w:id="42" w:author="Felix Molter" w:date="2021-01-19T16:53:00Z"/>
          <w:lang w:val="en-GB"/>
        </w:rPr>
      </w:pPr>
      <w:ins w:id="43" w:author="Felix Molter" w:date="2021-01-19T16:52:00Z">
        <w:r w:rsidRPr="00E53719">
          <w:rPr>
            <w:lang w:val="en-GB"/>
          </w:rPr>
          <w:t xml:space="preserve">Insert model-predicted </w:t>
        </w:r>
      </w:ins>
      <w:ins w:id="44" w:author="Felix Molter" w:date="2021-01-19T16:53:00Z">
        <w:r w:rsidRPr="00E53719">
          <w:rPr>
            <w:lang w:val="en-GB"/>
          </w:rPr>
          <w:t>association of dwell time advantage and probability of choice</w:t>
        </w:r>
      </w:ins>
    </w:p>
    <w:p w14:paraId="26CF1FD0" w14:textId="2146B1EA" w:rsidR="00774FF0" w:rsidRPr="00E53719" w:rsidRDefault="00774FF0" w:rsidP="00724721">
      <w:pPr>
        <w:pStyle w:val="BodyText"/>
        <w:numPr>
          <w:ilvl w:val="0"/>
          <w:numId w:val="11"/>
        </w:numPr>
        <w:rPr>
          <w:ins w:id="45" w:author="Felix Molter" w:date="2021-01-19T16:53:00Z"/>
          <w:lang w:val="en-GB"/>
        </w:rPr>
      </w:pPr>
      <w:ins w:id="46" w:author="Felix Molter" w:date="2021-01-19T16:53:00Z">
        <w:r w:rsidRPr="00E53719">
          <w:rPr>
            <w:lang w:val="en-GB"/>
          </w:rPr>
          <w:t>In the data, this relationship was positive throughout, both for attraction and compromise trials</w:t>
        </w:r>
      </w:ins>
    </w:p>
    <w:p w14:paraId="04C8AAA2" w14:textId="5667B7B7" w:rsidR="00774FF0" w:rsidRPr="00E53719" w:rsidRDefault="00774FF0" w:rsidP="00724721">
      <w:pPr>
        <w:pStyle w:val="BodyText"/>
        <w:numPr>
          <w:ilvl w:val="0"/>
          <w:numId w:val="11"/>
        </w:numPr>
        <w:rPr>
          <w:ins w:id="47" w:author="Felix Molter" w:date="2021-01-19T16:54:00Z"/>
          <w:lang w:val="en-GB"/>
        </w:rPr>
      </w:pPr>
      <w:ins w:id="48" w:author="Felix Molter" w:date="2021-01-19T16:54:00Z">
        <w:r w:rsidRPr="00E53719">
          <w:rPr>
            <w:lang w:val="en-GB"/>
          </w:rPr>
          <w:t>All gaze-dependent models succeed in capturing this association</w:t>
        </w:r>
      </w:ins>
    </w:p>
    <w:p w14:paraId="1C49C7A9" w14:textId="40600FE4" w:rsidR="00774FF0" w:rsidRPr="00E53719" w:rsidRDefault="00774FF0" w:rsidP="00724721">
      <w:pPr>
        <w:pStyle w:val="BodyText"/>
        <w:numPr>
          <w:ilvl w:val="0"/>
          <w:numId w:val="11"/>
        </w:numPr>
        <w:rPr>
          <w:ins w:id="49" w:author="Felix Molter" w:date="2021-01-19T16:55:00Z"/>
          <w:lang w:val="en-GB"/>
        </w:rPr>
      </w:pPr>
      <w:ins w:id="50" w:author="Felix Molter" w:date="2021-01-19T16:54:00Z">
        <w:r w:rsidRPr="00E53719">
          <w:rPr>
            <w:lang w:val="en-GB"/>
          </w:rPr>
          <w:t xml:space="preserve">MDFT and EU miss this. </w:t>
        </w:r>
      </w:ins>
      <w:ins w:id="51" w:author="Felix Molter" w:date="2021-01-19T16:55:00Z">
        <w:r w:rsidRPr="00E53719">
          <w:rPr>
            <w:lang w:val="en-GB"/>
          </w:rPr>
          <w:t>Their predictions still increase, as they perform better than random in predicting choices and chosen alternatives are generally looked at longer than unchosen alternatives, but all-in-all they fail to account for this association</w:t>
        </w:r>
      </w:ins>
    </w:p>
    <w:p w14:paraId="7F0A11F6" w14:textId="77330EC1" w:rsidR="00774FF0" w:rsidRPr="00E53719" w:rsidRDefault="00774FF0" w:rsidP="00724721">
      <w:pPr>
        <w:pStyle w:val="BodyText"/>
        <w:numPr>
          <w:ilvl w:val="0"/>
          <w:numId w:val="11"/>
        </w:numPr>
        <w:rPr>
          <w:ins w:id="52" w:author="Felix Molter" w:date="2021-01-19T16:55:00Z"/>
          <w:lang w:val="en-GB"/>
        </w:rPr>
      </w:pPr>
      <w:ins w:id="53" w:author="Felix Molter" w:date="2021-01-19T16:55:00Z">
        <w:r w:rsidRPr="00E53719">
          <w:rPr>
            <w:lang w:val="en-GB"/>
          </w:rPr>
          <w:t>Note that gaze-dependent models also predict choices of the dominated decoy in attraction trials, if the decoy has large dwell advantage</w:t>
        </w:r>
      </w:ins>
    </w:p>
    <w:p w14:paraId="0CB78341" w14:textId="5470C512" w:rsidR="00774FF0" w:rsidRPr="00E53719" w:rsidRDefault="00774FF0" w:rsidP="00724721">
      <w:pPr>
        <w:pStyle w:val="BodyText"/>
        <w:numPr>
          <w:ilvl w:val="1"/>
          <w:numId w:val="11"/>
        </w:numPr>
        <w:rPr>
          <w:lang w:val="en-GB"/>
        </w:rPr>
      </w:pPr>
      <w:ins w:id="54" w:author="Felix Molter" w:date="2021-01-19T16:56:00Z">
        <w:r w:rsidRPr="00E53719">
          <w:rPr>
            <w:lang w:val="en-GB"/>
          </w:rPr>
          <w:t xml:space="preserve">GBstat worst, GBdyn less bad, GLA least bad </w:t>
        </w:r>
      </w:ins>
    </w:p>
    <w:p w14:paraId="217AAB0D" w14:textId="3BF989E7" w:rsidR="00752614" w:rsidRPr="00E53719" w:rsidRDefault="00C418A2">
      <w:pPr>
        <w:pStyle w:val="BodyText"/>
        <w:rPr>
          <w:ins w:id="55" w:author="Felix Molter" w:date="2021-01-19T16:57:00Z"/>
          <w:lang w:val="en-GB"/>
        </w:rPr>
      </w:pPr>
      <w:r w:rsidRPr="00E53719">
        <w:rPr>
          <w:lang w:val="en-GB"/>
        </w:rPr>
        <w:lastRenderedPageBreak/>
        <w:t>Finally, we investigated the ability of the best-performing model to predict individual differences in context effect strengths. Therefore, we predicted choices from the fitted GLA model and correlated the resulting RST with the observed data. Predicted RST correlated significantly with observed ones in attraction (</w:t>
      </w:r>
      <m:oMath>
        <m:r>
          <w:rPr>
            <w:rFonts w:ascii="Cambria Math" w:hAnsi="Cambria Math"/>
            <w:lang w:val="en-GB"/>
          </w:rPr>
          <m:t>r</m:t>
        </m:r>
      </m:oMath>
      <w:r w:rsidRPr="00E53719">
        <w:rPr>
          <w:lang w:val="en-GB"/>
        </w:rPr>
        <w:t xml:space="preserve"> = 0.63,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[0.43, 0.79], Figure </w:t>
      </w:r>
      <w:hyperlink w:anchor="fig:fig3-modelcomparison">
        <w:r w:rsidRPr="00E53719">
          <w:rPr>
            <w:rStyle w:val="Hyperlink"/>
            <w:lang w:val="en-GB"/>
          </w:rPr>
          <w:t>3</w:t>
        </w:r>
      </w:hyperlink>
      <w:ins w:id="56" w:author="Felix Molter" w:date="2021-01-20T15:26:00Z">
        <w:r w:rsidR="005175F2">
          <w:rPr>
            <w:lang w:val="en-GB"/>
          </w:rPr>
          <w:t>i</w:t>
        </w:r>
      </w:ins>
      <w:r w:rsidRPr="00E53719">
        <w:rPr>
          <w:lang w:val="en-GB"/>
        </w:rPr>
        <w:t>) and compromise (</w:t>
      </w:r>
      <m:oMath>
        <m:r>
          <w:rPr>
            <w:rFonts w:ascii="Cambria Math" w:hAnsi="Cambria Math"/>
            <w:lang w:val="en-GB"/>
          </w:rPr>
          <m:t>r</m:t>
        </m:r>
      </m:oMath>
      <w:r w:rsidRPr="00E53719">
        <w:rPr>
          <w:lang w:val="en-GB"/>
        </w:rPr>
        <w:t xml:space="preserve"> = 0.73,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[0.58, 0.86], Figure </w:t>
      </w:r>
      <w:hyperlink w:anchor="fig:fig3-modelcomparison">
        <w:r w:rsidRPr="00E53719">
          <w:rPr>
            <w:rStyle w:val="Hyperlink"/>
            <w:lang w:val="en-GB"/>
          </w:rPr>
          <w:t>3</w:t>
        </w:r>
      </w:hyperlink>
      <w:ins w:id="57" w:author="Felix Molter" w:date="2021-01-20T15:26:00Z">
        <w:r w:rsidR="005175F2">
          <w:rPr>
            <w:lang w:val="en-GB"/>
          </w:rPr>
          <w:t>j</w:t>
        </w:r>
      </w:ins>
      <w:r w:rsidRPr="00E53719">
        <w:rPr>
          <w:lang w:val="en-GB"/>
        </w:rPr>
        <w:t xml:space="preserve">) trials. </w:t>
      </w:r>
      <w:commentRangeStart w:id="58"/>
      <w:r w:rsidRPr="00E53719">
        <w:rPr>
          <w:lang w:val="en-GB"/>
        </w:rPr>
        <w:t>However, the model underestimates large deviations from RST = 0.5, suggesting that the gaze-discount mechanism by itself is limited in its predictive range.</w:t>
      </w:r>
      <w:commentRangeEnd w:id="58"/>
      <w:r w:rsidRPr="00E53719">
        <w:rPr>
          <w:lang w:val="en-GB"/>
        </w:rPr>
        <w:commentReference w:id="58"/>
      </w:r>
    </w:p>
    <w:p w14:paraId="2CA47D64" w14:textId="59FB658C" w:rsidR="00B76BF1" w:rsidRPr="00E53719" w:rsidRDefault="00752614">
      <w:pPr>
        <w:pStyle w:val="BodyText"/>
        <w:rPr>
          <w:ins w:id="59" w:author="Felix Molter" w:date="2021-01-19T16:59:00Z"/>
          <w:lang w:val="en-GB"/>
        </w:rPr>
      </w:pPr>
      <w:ins w:id="60" w:author="Felix Molter" w:date="2021-01-19T16:57:00Z">
        <w:r w:rsidRPr="00E53719">
          <w:rPr>
            <w:lang w:val="en-GB"/>
          </w:rPr>
          <w:t xml:space="preserve">- limited predictive range: </w:t>
        </w:r>
      </w:ins>
      <w:ins w:id="61" w:author="Felix Molter" w:date="2021-01-19T16:58:00Z">
        <w:r w:rsidRPr="00E53719">
          <w:rPr>
            <w:lang w:val="en-GB"/>
          </w:rPr>
          <w:t xml:space="preserve">dominated decoys are chosen almost never, yet dwell times towards them are not as short, in proportion. This limits simple gaze-dependent models like GLA in reducing their </w:t>
        </w:r>
      </w:ins>
      <w:ins w:id="62" w:author="Felix Molter" w:date="2021-01-19T16:59:00Z">
        <w:r w:rsidRPr="00E53719">
          <w:rPr>
            <w:lang w:val="en-GB"/>
          </w:rPr>
          <w:t>probability of being chosen.</w:t>
        </w:r>
      </w:ins>
    </w:p>
    <w:p w14:paraId="0BA86C1E" w14:textId="2C002AC7" w:rsidR="00752614" w:rsidRPr="00E53719" w:rsidRDefault="00752614">
      <w:pPr>
        <w:pStyle w:val="BodyText"/>
        <w:rPr>
          <w:ins w:id="63" w:author="Felix Molter" w:date="2021-01-19T17:00:00Z"/>
          <w:lang w:val="en-GB"/>
        </w:rPr>
      </w:pPr>
      <w:ins w:id="64" w:author="Felix Molter" w:date="2021-01-19T16:59:00Z">
        <w:r w:rsidRPr="00E53719">
          <w:rPr>
            <w:lang w:val="en-GB"/>
          </w:rPr>
          <w:t xml:space="preserve">- Similarly, while targets are looked at slightly longer, they are chosen much more frequently for some participants. Here, again, gaze-dependent models are limited by their dependence on gaze data: Gaze </w:t>
        </w:r>
      </w:ins>
      <w:ins w:id="65" w:author="Felix Molter" w:date="2021-01-19T17:00:00Z">
        <w:r w:rsidRPr="00E53719">
          <w:rPr>
            <w:lang w:val="en-GB"/>
          </w:rPr>
          <w:t>is not distributed extremely enough in favour of the targets, to predict very strong context effects.</w:t>
        </w:r>
      </w:ins>
    </w:p>
    <w:p w14:paraId="55321968" w14:textId="6F3A0346" w:rsidR="00620A14" w:rsidRPr="00E53719" w:rsidRDefault="00620A14">
      <w:pPr>
        <w:pStyle w:val="BodyText"/>
        <w:rPr>
          <w:ins w:id="66" w:author="Felix Molter" w:date="2021-01-19T17:03:00Z"/>
          <w:lang w:val="en-GB"/>
        </w:rPr>
      </w:pPr>
      <w:ins w:id="67" w:author="Felix Molter" w:date="2021-01-19T17:00:00Z">
        <w:r w:rsidRPr="00E53719">
          <w:rPr>
            <w:lang w:val="en-GB"/>
          </w:rPr>
          <w:t>- Note, however, that the GLA still wins the model comparison</w:t>
        </w:r>
      </w:ins>
      <w:ins w:id="68" w:author="Felix Molter" w:date="2021-01-19T17:01:00Z">
        <w:r w:rsidRPr="00E53719">
          <w:rPr>
            <w:lang w:val="en-GB"/>
          </w:rPr>
          <w:t>, even for most participants with large AE. A closer inspection of predicted choice probabilities (</w:t>
        </w:r>
      </w:ins>
      <w:ins w:id="69" w:author="Felix Molter" w:date="2021-01-20T15:47:00Z">
        <w:r w:rsidR="00366C19">
          <w:rPr>
            <w:lang w:val="en-GB"/>
          </w:rPr>
          <w:t>S</w:t>
        </w:r>
      </w:ins>
      <w:ins w:id="70" w:author="Felix Molter" w:date="2021-01-19T17:01:00Z">
        <w:r w:rsidRPr="00E53719">
          <w:rPr>
            <w:lang w:val="en-GB"/>
          </w:rPr>
          <w:t xml:space="preserve">upplemental </w:t>
        </w:r>
      </w:ins>
      <w:ins w:id="71" w:author="Felix Molter" w:date="2021-01-20T15:47:00Z">
        <w:r w:rsidR="00366C19">
          <w:rPr>
            <w:lang w:val="en-GB"/>
          </w:rPr>
          <w:t>F</w:t>
        </w:r>
      </w:ins>
      <w:ins w:id="72" w:author="Felix Molter" w:date="2021-01-19T17:01:00Z">
        <w:r w:rsidRPr="00E53719">
          <w:rPr>
            <w:lang w:val="en-GB"/>
          </w:rPr>
          <w:t>igure</w:t>
        </w:r>
      </w:ins>
      <w:ins w:id="73" w:author="Felix Molter" w:date="2021-01-20T15:47:00Z">
        <w:r w:rsidR="00366C19">
          <w:rPr>
            <w:lang w:val="en-GB"/>
          </w:rPr>
          <w:t xml:space="preserve"> 4</w:t>
        </w:r>
      </w:ins>
      <w:ins w:id="74" w:author="Felix Molter" w:date="2021-01-19T17:01:00Z">
        <w:r w:rsidRPr="00E53719">
          <w:rPr>
            <w:lang w:val="en-GB"/>
          </w:rPr>
          <w:t xml:space="preserve">) shows that, on average, it predicts high probability for the empirically chosen alternative (resulting in </w:t>
        </w:r>
      </w:ins>
      <w:ins w:id="75" w:author="Felix Molter" w:date="2021-01-19T17:02:00Z">
        <w:r w:rsidRPr="00E53719">
          <w:rPr>
            <w:lang w:val="en-GB"/>
          </w:rPr>
          <w:t xml:space="preserve">good overall fit), but still predicts rather similar proportions of target and competitor choices (resulting in </w:t>
        </w:r>
      </w:ins>
      <w:ins w:id="76" w:author="Felix Molter" w:date="2021-01-19T17:03:00Z">
        <w:r w:rsidRPr="00E53719">
          <w:rPr>
            <w:lang w:val="en-GB"/>
          </w:rPr>
          <w:t>reduced RST)</w:t>
        </w:r>
      </w:ins>
    </w:p>
    <w:p w14:paraId="7DD66280" w14:textId="09D067B2" w:rsidR="00442557" w:rsidRPr="00E53719" w:rsidRDefault="00442557">
      <w:pPr>
        <w:pStyle w:val="BodyText"/>
        <w:rPr>
          <w:lang w:val="en-GB"/>
        </w:rPr>
      </w:pPr>
      <w:ins w:id="77" w:author="Felix Molter" w:date="2021-01-19T17:03:00Z">
        <w:r w:rsidRPr="00E53719">
          <w:rPr>
            <w:lang w:val="en-GB"/>
          </w:rPr>
          <w:t xml:space="preserve">- Other models, like MDFT, </w:t>
        </w:r>
        <w:r w:rsidR="005079F6" w:rsidRPr="00E53719">
          <w:rPr>
            <w:lang w:val="en-GB"/>
          </w:rPr>
          <w:t xml:space="preserve">predict larger differences in probability of choosing target vs competitor, but overall have lower </w:t>
        </w:r>
      </w:ins>
      <w:ins w:id="78" w:author="Felix Molter" w:date="2021-01-19T17:04:00Z">
        <w:r w:rsidR="005079F6" w:rsidRPr="00E53719">
          <w:rPr>
            <w:lang w:val="en-GB"/>
          </w:rPr>
          <w:t>predicted probability of the empirically chosen alternative (which results in inferior model fit).</w:t>
        </w:r>
      </w:ins>
    </w:p>
    <w:p w14:paraId="3D6B3B92" w14:textId="77777777" w:rsidR="00B76BF1" w:rsidRPr="00E53719" w:rsidRDefault="00C418A2">
      <w:pPr>
        <w:pStyle w:val="Heading2"/>
        <w:rPr>
          <w:lang w:val="en-GB"/>
        </w:rPr>
      </w:pPr>
      <w:r w:rsidRPr="00E53719">
        <w:rPr>
          <w:lang w:val="en-GB"/>
        </w:rPr>
        <w:t>Systematic exploration of a large model space</w:t>
      </w:r>
    </w:p>
    <w:p w14:paraId="55D92C80" w14:textId="5913BF4F" w:rsidR="00B76BF1" w:rsidRPr="00E53719" w:rsidRDefault="00C418A2">
      <w:pPr>
        <w:pStyle w:val="FirstParagraph"/>
        <w:rPr>
          <w:lang w:val="en-GB"/>
        </w:rPr>
      </w:pPr>
      <w:r w:rsidRPr="00E53719">
        <w:rPr>
          <w:lang w:val="en-GB"/>
        </w:rPr>
        <w:t xml:space="preserve">The model comparison identified the advantage of the gaze-dependent accumulation model over its competitors. These results, however, are limited to the </w:t>
      </w:r>
      <w:r w:rsidRPr="00E53719">
        <w:rPr>
          <w:i/>
          <w:lang w:val="en-GB"/>
        </w:rPr>
        <w:t>a priori</w:t>
      </w:r>
      <w:r w:rsidRPr="00E53719">
        <w:rPr>
          <w:lang w:val="en-GB"/>
        </w:rPr>
        <w:t xml:space="preserve"> selection of models and the specific mechanisms implemented in them. In addition, the reported model comparison offers no way to test the contribution of individual model mechanisms (such as accumulation leak, inhibition between alternatives, or the gaze-dependent discount) to model </w:t>
      </w:r>
      <w:r w:rsidRPr="00E53719">
        <w:rPr>
          <w:lang w:val="en-GB"/>
        </w:rPr>
        <w:lastRenderedPageBreak/>
        <w:t xml:space="preserve">performance. It is also conceivable that a combination of mechanisms of multiple model classes (i.e., a </w:t>
      </w:r>
      <w:r w:rsidRPr="00E53719">
        <w:rPr>
          <w:i/>
          <w:lang w:val="en-GB"/>
        </w:rPr>
        <w:t>hybrid</w:t>
      </w:r>
      <w:r w:rsidRPr="00E53719">
        <w:rPr>
          <w:lang w:val="en-GB"/>
        </w:rPr>
        <w:t xml:space="preserve"> model) exceeds the performance of extant models. For example, while MDFT was outperformed by two gaze-dependent models, its unique distance-dependent inhibition mechanism could improve model fit above and beyond gaze-bias mechanisms, as suggested by the relationship between relative model fit and RST. Similarly, different implementations of the gaze-dependency have been proposed (Ashby, Jekel, Dickert, &amp; Glöckner, 2016) and could result in even better model performance.</w:t>
      </w:r>
    </w:p>
    <w:p w14:paraId="078D09E3" w14:textId="77777777" w:rsidR="00B76BF1" w:rsidRPr="00E53719" w:rsidRDefault="00C418A2">
      <w:pPr>
        <w:pStyle w:val="BodyText"/>
        <w:rPr>
          <w:lang w:val="en-GB"/>
        </w:rPr>
      </w:pPr>
      <w:r w:rsidRPr="00E53719">
        <w:rPr>
          <w:lang w:val="en-GB"/>
        </w:rPr>
        <w:t xml:space="preserve">To overcome these limitations, we performed a search across a large, systematically designed model space, in a so-called "switchboard analysis" (see Turner, Schley, Muller, &amp; Tsetsos, 2018). Here, the idea is to isolate, group and exhaustively combine mechanistic assumptions of different models. Each group of mechanisms is considered a switch that can take different levels (e.g., an "inhibition" switch could take the levels "distance-dependent" as in MDFT, "constant" or "none"). Ultimately, this approach can be used to gauge the contribution of individual model mechanisms (opposed to evaluating whole models or model classes as in the more traditional model comparison presented above). In addition, it provides a systematic way to generate novel hybrid models, combining mechanisms from different </w:t>
      </w:r>
      <w:r w:rsidRPr="00E53719">
        <w:rPr>
          <w:i/>
          <w:lang w:val="en-GB"/>
        </w:rPr>
        <w:t>a priori</w:t>
      </w:r>
      <w:r w:rsidRPr="00E53719">
        <w:rPr>
          <w:lang w:val="en-GB"/>
        </w:rPr>
        <w:t xml:space="preserve"> defined models.</w:t>
      </w:r>
    </w:p>
    <w:p w14:paraId="48C105B5" w14:textId="3F12313A" w:rsidR="00B76BF1" w:rsidRPr="00E53719" w:rsidRDefault="00C418A2">
      <w:pPr>
        <w:pStyle w:val="BodyText"/>
        <w:rPr>
          <w:lang w:val="en-GB"/>
        </w:rPr>
      </w:pPr>
      <w:r w:rsidRPr="00E53719">
        <w:rPr>
          <w:lang w:val="en-GB"/>
        </w:rPr>
        <w:t>We used this method to address an additional issue: Gaze-bias mechanisms can be implemented in multiple ways (e.g., as discounting non-ﬁxated alternatives’ values, controlling accumulation leak, among others; see Ashby, Jekel, Dickert, &amp; Glöckner, 2016). We therefore expanded the range of gaze-dependent mechanisms from the original set of models to include additional eye-movement related switches, like attribute- and alternative-wise gaze</w:t>
      </w:r>
      <w:ins w:id="79" w:author="Felix Molter" w:date="2021-01-20T14:48:00Z">
        <w:r w:rsidR="00BB7E7E">
          <w:rPr>
            <w:lang w:val="en-GB"/>
          </w:rPr>
          <w:t>-</w:t>
        </w:r>
      </w:ins>
      <w:r w:rsidRPr="00E53719">
        <w:rPr>
          <w:lang w:val="en-GB"/>
        </w:rPr>
        <w:t>discounts, gaze-dependent leakage and inhibition. This allowed us to test if gaze-bias implementations different from the ones usually used in gaze-dependent accumulation (Fisher, 2017; Krajbich, Armel, &amp; Rangel, 2010; Krajbich, Lu, Camerer, &amp; Rangel, 2012; Krajbich &amp; Rangel, 2011; Molter, Thomas, Heekeren, &amp; Mohr, 2019; Smith &amp; Krajbich, 2018, 2019; Tavares, Perona, &amp; Rangel, 2017; Thomas, Molter, Krajbich, Heekeren, &amp; Mohr, 2019).</w:t>
      </w:r>
    </w:p>
    <w:p w14:paraId="3004CC18" w14:textId="77777777" w:rsidR="00B76BF1" w:rsidRPr="00E53719" w:rsidRDefault="00B76BF1">
      <w:pPr>
        <w:pStyle w:val="BodyText"/>
        <w:rPr>
          <w:lang w:val="en-GB"/>
        </w:rPr>
      </w:pPr>
    </w:p>
    <w:p w14:paraId="4316784E" w14:textId="77777777" w:rsidR="00B76BF1" w:rsidRPr="00E53719" w:rsidRDefault="00C418A2">
      <w:pPr>
        <w:pStyle w:val="CaptionedFigure"/>
        <w:spacing w:line="360" w:lineRule="auto"/>
        <w:jc w:val="center"/>
        <w:rPr>
          <w:lang w:val="en-GB"/>
        </w:rPr>
      </w:pPr>
      <w:bookmarkStart w:id="80" w:name="fig%252525253Afig4-switchboard-overview"/>
      <w:commentRangeStart w:id="81"/>
      <w:commentRangeStart w:id="82"/>
      <w:r w:rsidRPr="00E53719">
        <w:rPr>
          <w:noProof/>
          <w:lang w:val="en-GB"/>
        </w:rPr>
        <w:lastRenderedPageBreak/>
        <w:drawing>
          <wp:inline distT="0" distB="0" distL="0" distR="0" wp14:anchorId="704E4BFC" wp14:editId="06C5F1F8">
            <wp:extent cx="5943600" cy="2969895"/>
            <wp:effectExtent l="0" t="0" r="0" b="0"/>
            <wp:docPr id="4" name="Image3" descr="Switchboard analysis. (a)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b)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c) Overview of mean BIC for each of 192 model variants. Greener colors indicate lower BIC and better model fit. The variant with the lowest BIC is identical to the GLA (alternative-wise, no attribute-wise gaze-discount, multiplicative attribute integration, constant leak, and no inhibition) and is outlined in white. Note that some variants were equivalent (see main text and ) including the variant with lowest BIC, which is therefore highlighted tw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witchboard analysis. (a)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b)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c) Overview of mean BIC for each of 192 model variants. Greener colors indicate lower BIC and better model fit. The variant with the lowest BIC is identical to the GLA (alternative-wise, no attribute-wise gaze-discount, multiplicative attribute integration, constant leak, and no inhibition) and is outlined in white. Note that some variants were equivalent (see main text and ) including the variant with lowest BIC, which is therefore highlighted twice."/>
                    <pic:cNvPicPr>
                      <a:picLocks noChangeAspect="1" noChangeArrowheads="1"/>
                    </pic:cNvPicPr>
                  </pic:nvPicPr>
                  <pic:blipFill>
                    <a:blip r:embed="rId15"/>
                    <a:stretch>
                      <a:fillRect/>
                    </a:stretch>
                  </pic:blipFill>
                  <pic:spPr bwMode="auto">
                    <a:xfrm>
                      <a:off x="0" y="0"/>
                      <a:ext cx="5943600" cy="2969895"/>
                    </a:xfrm>
                    <a:prstGeom prst="rect">
                      <a:avLst/>
                    </a:prstGeom>
                  </pic:spPr>
                </pic:pic>
              </a:graphicData>
            </a:graphic>
          </wp:inline>
        </w:drawing>
      </w:r>
      <w:bookmarkEnd w:id="80"/>
      <w:commentRangeEnd w:id="81"/>
      <w:commentRangeEnd w:id="82"/>
      <w:r w:rsidRPr="00E53719">
        <w:rPr>
          <w:lang w:val="en-GB"/>
        </w:rPr>
        <w:commentReference w:id="81"/>
      </w:r>
      <w:r w:rsidR="005F229B" w:rsidRPr="00E53719">
        <w:rPr>
          <w:rStyle w:val="CommentReference"/>
          <w:lang w:val="en-GB"/>
        </w:rPr>
        <w:commentReference w:id="82"/>
      </w:r>
    </w:p>
    <w:p w14:paraId="50121C08" w14:textId="3705ECFD" w:rsidR="00B76BF1" w:rsidRPr="00E53719" w:rsidRDefault="00C418A2">
      <w:pPr>
        <w:pStyle w:val="ImageCaption"/>
        <w:spacing w:line="276" w:lineRule="auto"/>
        <w:rPr>
          <w:lang w:val="en-GB"/>
        </w:rPr>
      </w:pPr>
      <w:r w:rsidRPr="00E53719">
        <w:rPr>
          <w:b/>
          <w:lang w:val="en-GB"/>
        </w:rPr>
        <w:t>Figure 4. Switchboard analysis.</w:t>
      </w:r>
      <w:r w:rsidRPr="00E53719">
        <w:rPr>
          <w:lang w:val="en-GB"/>
        </w:rPr>
        <w:t xml:space="preserve"> </w:t>
      </w:r>
      <w:r w:rsidRPr="00E53719">
        <w:rPr>
          <w:b/>
          <w:lang w:val="en-GB"/>
        </w:rPr>
        <w:t>(a)</w:t>
      </w:r>
      <w:r w:rsidRPr="00E53719">
        <w:rPr>
          <w:lang w:val="en-GB"/>
        </w:rPr>
        <w:t xml:space="preserve">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w:t>
      </w:r>
      <w:r w:rsidRPr="00E53719">
        <w:rPr>
          <w:b/>
          <w:lang w:val="en-GB"/>
        </w:rPr>
        <w:t>(b)</w:t>
      </w:r>
      <w:r w:rsidRPr="00E53719">
        <w:rPr>
          <w:lang w:val="en-GB"/>
        </w:rPr>
        <w:t xml:space="preserve">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w:t>
      </w:r>
      <w:r w:rsidRPr="00E53719">
        <w:rPr>
          <w:b/>
          <w:lang w:val="en-GB"/>
        </w:rPr>
        <w:t>(c)</w:t>
      </w:r>
      <w:r w:rsidRPr="00E53719">
        <w:rPr>
          <w:lang w:val="en-GB"/>
        </w:rPr>
        <w:t xml:space="preserve"> Overview of mean BIC for each of 192 model variants. </w:t>
      </w:r>
      <w:ins w:id="83" w:author="Felix Molter" w:date="2021-01-20T15:27:00Z">
        <w:r w:rsidR="00CD2235">
          <w:rPr>
            <w:lang w:val="en-GB"/>
          </w:rPr>
          <w:t>More yellow</w:t>
        </w:r>
        <w:r w:rsidR="00CD2235" w:rsidRPr="00E53719">
          <w:rPr>
            <w:lang w:val="en-GB"/>
          </w:rPr>
          <w:t xml:space="preserve"> </w:t>
        </w:r>
      </w:ins>
      <w:r w:rsidRPr="00E53719">
        <w:rPr>
          <w:lang w:val="en-GB"/>
        </w:rPr>
        <w:t>colo</w:t>
      </w:r>
      <w:ins w:id="84" w:author="Felix Molter" w:date="2021-01-20T15:26:00Z">
        <w:r w:rsidR="00CD2235">
          <w:rPr>
            <w:lang w:val="en-GB"/>
          </w:rPr>
          <w:t>u</w:t>
        </w:r>
      </w:ins>
      <w:r w:rsidRPr="00E53719">
        <w:rPr>
          <w:lang w:val="en-GB"/>
        </w:rPr>
        <w:t>rs indicate lower BIC and better model fit. The variant with the lowest BIC is identical to the GLA (alternative-wise, no attribute-wise gaze-discount, multiplicative attribute integration, constant leak, and no inhibition) and is outlined in white. Note that some variants were equivalent (see main text and Methods) including the variant with lowest BIC, which is therefore highlighted twice.</w:t>
      </w:r>
    </w:p>
    <w:p w14:paraId="61CA349F" w14:textId="77777777" w:rsidR="00B76BF1" w:rsidRPr="00E53719" w:rsidRDefault="00B76BF1">
      <w:pPr>
        <w:pStyle w:val="BodyText"/>
        <w:rPr>
          <w:lang w:val="en-GB"/>
        </w:rPr>
      </w:pPr>
    </w:p>
    <w:p w14:paraId="7659AFED" w14:textId="77777777" w:rsidR="005F229B" w:rsidRPr="00E53719" w:rsidRDefault="005F229B">
      <w:pPr>
        <w:pStyle w:val="BodyText"/>
        <w:rPr>
          <w:lang w:val="en-GB"/>
        </w:rPr>
      </w:pPr>
    </w:p>
    <w:p w14:paraId="58271190" w14:textId="77777777" w:rsidR="005F229B" w:rsidRPr="00E53719" w:rsidRDefault="005F229B">
      <w:pPr>
        <w:pStyle w:val="BodyText"/>
        <w:rPr>
          <w:lang w:val="en-GB"/>
        </w:rPr>
      </w:pPr>
    </w:p>
    <w:tbl>
      <w:tblPr>
        <w:tblStyle w:val="Table"/>
        <w:tblW w:w="8091" w:type="dxa"/>
        <w:tblInd w:w="482" w:type="dxa"/>
        <w:tblLayout w:type="fixed"/>
        <w:tblLook w:val="0020" w:firstRow="1" w:lastRow="0" w:firstColumn="0" w:lastColumn="0" w:noHBand="0" w:noVBand="0"/>
      </w:tblPr>
      <w:tblGrid>
        <w:gridCol w:w="412"/>
        <w:gridCol w:w="474"/>
        <w:gridCol w:w="873"/>
        <w:gridCol w:w="878"/>
        <w:gridCol w:w="1089"/>
        <w:gridCol w:w="1264"/>
        <w:gridCol w:w="1597"/>
        <w:gridCol w:w="1504"/>
      </w:tblGrid>
      <w:tr w:rsidR="00B76BF1" w:rsidRPr="00E53719" w14:paraId="51C983CA" w14:textId="77777777">
        <w:tc>
          <w:tcPr>
            <w:tcW w:w="411" w:type="dxa"/>
            <w:tcBorders>
              <w:bottom w:val="single" w:sz="6" w:space="0" w:color="000000"/>
            </w:tcBorders>
            <w:vAlign w:val="center"/>
          </w:tcPr>
          <w:p w14:paraId="2551B02C" w14:textId="77777777" w:rsidR="00B76BF1" w:rsidRPr="00E53719" w:rsidRDefault="00B76BF1">
            <w:pPr>
              <w:pStyle w:val="Compact"/>
              <w:widowControl w:val="0"/>
              <w:snapToGrid w:val="0"/>
              <w:spacing w:before="0" w:after="0" w:line="276" w:lineRule="auto"/>
              <w:ind w:firstLine="0"/>
              <w:jc w:val="center"/>
              <w:textAlignment w:val="center"/>
              <w:rPr>
                <w:rFonts w:eastAsia="Cambria"/>
                <w:lang w:val="en-GB"/>
              </w:rPr>
            </w:pPr>
          </w:p>
        </w:tc>
        <w:tc>
          <w:tcPr>
            <w:tcW w:w="474" w:type="dxa"/>
            <w:tcBorders>
              <w:bottom w:val="single" w:sz="6" w:space="0" w:color="000000"/>
            </w:tcBorders>
            <w:vAlign w:val="center"/>
          </w:tcPr>
          <w:p w14:paraId="49E05DDA" w14:textId="77777777" w:rsidR="00B76BF1" w:rsidRPr="00E53719" w:rsidRDefault="00C418A2">
            <w:pPr>
              <w:pStyle w:val="Compact"/>
              <w:widowControl w:val="0"/>
              <w:snapToGrid w:val="0"/>
              <w:spacing w:before="0" w:after="0" w:line="276" w:lineRule="auto"/>
              <w:ind w:firstLine="0"/>
              <w:jc w:val="center"/>
              <w:textAlignment w:val="center"/>
              <w:rPr>
                <w:rFonts w:eastAsia="Cambria"/>
                <w:lang w:val="en-GB"/>
              </w:rPr>
            </w:pPr>
            <w:r w:rsidRPr="00E53719">
              <w:rPr>
                <w:rFonts w:eastAsia="Cambria"/>
                <w:b/>
                <w:i/>
                <w:lang w:val="en-GB"/>
              </w:rPr>
              <w:t>N</w:t>
            </w:r>
          </w:p>
        </w:tc>
        <w:tc>
          <w:tcPr>
            <w:tcW w:w="873" w:type="dxa"/>
            <w:tcBorders>
              <w:bottom w:val="single" w:sz="6" w:space="0" w:color="000000"/>
            </w:tcBorders>
            <w:vAlign w:val="center"/>
          </w:tcPr>
          <w:p w14:paraId="3F7D542E" w14:textId="77777777" w:rsidR="00B76BF1" w:rsidRPr="00E53719" w:rsidRDefault="00C418A2">
            <w:pPr>
              <w:pStyle w:val="Compact"/>
              <w:widowControl w:val="0"/>
              <w:spacing w:line="276" w:lineRule="auto"/>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Alt</m:t>
                    </m:r>
                  </m:sub>
                </m:sSub>
              </m:oMath>
            </m:oMathPara>
          </w:p>
        </w:tc>
        <w:tc>
          <w:tcPr>
            <w:tcW w:w="878" w:type="dxa"/>
            <w:tcBorders>
              <w:bottom w:val="single" w:sz="6" w:space="0" w:color="000000"/>
            </w:tcBorders>
            <w:vAlign w:val="center"/>
          </w:tcPr>
          <w:p w14:paraId="46133656" w14:textId="77777777" w:rsidR="00B76BF1" w:rsidRPr="00E53719" w:rsidRDefault="00C418A2">
            <w:pPr>
              <w:pStyle w:val="Compact"/>
              <w:widowControl w:val="0"/>
              <w:spacing w:line="276" w:lineRule="auto"/>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Att</m:t>
                    </m:r>
                  </m:sub>
                </m:sSub>
              </m:oMath>
            </m:oMathPara>
          </w:p>
        </w:tc>
        <w:tc>
          <w:tcPr>
            <w:tcW w:w="1089" w:type="dxa"/>
            <w:tcBorders>
              <w:bottom w:val="single" w:sz="6" w:space="0" w:color="000000"/>
            </w:tcBorders>
            <w:vAlign w:val="center"/>
          </w:tcPr>
          <w:p w14:paraId="6A1861F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Leak</w:t>
            </w:r>
          </w:p>
        </w:tc>
        <w:tc>
          <w:tcPr>
            <w:tcW w:w="1264" w:type="dxa"/>
            <w:tcBorders>
              <w:bottom w:val="single" w:sz="6" w:space="0" w:color="000000"/>
            </w:tcBorders>
            <w:vAlign w:val="center"/>
          </w:tcPr>
          <w:p w14:paraId="44737A6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Inhibition</w:t>
            </w:r>
          </w:p>
        </w:tc>
        <w:tc>
          <w:tcPr>
            <w:tcW w:w="1597" w:type="dxa"/>
            <w:tcBorders>
              <w:bottom w:val="single" w:sz="6" w:space="0" w:color="000000"/>
            </w:tcBorders>
            <w:vAlign w:val="center"/>
          </w:tcPr>
          <w:p w14:paraId="1D2B9F4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Integration</w:t>
            </w:r>
          </w:p>
        </w:tc>
        <w:tc>
          <w:tcPr>
            <w:tcW w:w="1504" w:type="dxa"/>
            <w:tcBorders>
              <w:bottom w:val="single" w:sz="6" w:space="0" w:color="000000"/>
            </w:tcBorders>
            <w:vAlign w:val="center"/>
          </w:tcPr>
          <w:p w14:paraId="2D8B3DA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Comparison</w:t>
            </w:r>
          </w:p>
        </w:tc>
      </w:tr>
      <w:tr w:rsidR="00B76BF1" w:rsidRPr="00E53719" w14:paraId="16DB8865" w14:textId="77777777">
        <w:tc>
          <w:tcPr>
            <w:tcW w:w="411" w:type="dxa"/>
            <w:vAlign w:val="center"/>
          </w:tcPr>
          <w:p w14:paraId="3AD1BED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A</w:t>
            </w:r>
          </w:p>
        </w:tc>
        <w:tc>
          <w:tcPr>
            <w:tcW w:w="474" w:type="dxa"/>
            <w:vAlign w:val="center"/>
          </w:tcPr>
          <w:p w14:paraId="1B930B8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17</w:t>
            </w:r>
          </w:p>
        </w:tc>
        <w:tc>
          <w:tcPr>
            <w:tcW w:w="873" w:type="dxa"/>
            <w:shd w:val="clear" w:color="auto" w:fill="DEE6EF"/>
            <w:vAlign w:val="center"/>
          </w:tcPr>
          <w:p w14:paraId="732D460D"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2AE55A0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3BBBC1B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vAlign w:val="center"/>
          </w:tcPr>
          <w:p w14:paraId="2D0471E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None</w:t>
            </w:r>
          </w:p>
        </w:tc>
        <w:tc>
          <w:tcPr>
            <w:tcW w:w="1597" w:type="dxa"/>
            <w:vAlign w:val="center"/>
          </w:tcPr>
          <w:p w14:paraId="1E91DF7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5D36B57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i/>
                <w:lang w:val="en-GB"/>
              </w:rPr>
              <w:t>n.d.</w:t>
            </w:r>
          </w:p>
        </w:tc>
      </w:tr>
      <w:tr w:rsidR="00B76BF1" w:rsidRPr="00E53719" w14:paraId="7AE4DB26" w14:textId="77777777">
        <w:tc>
          <w:tcPr>
            <w:tcW w:w="411" w:type="dxa"/>
            <w:vAlign w:val="center"/>
          </w:tcPr>
          <w:p w14:paraId="7F0C441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B</w:t>
            </w:r>
          </w:p>
        </w:tc>
        <w:tc>
          <w:tcPr>
            <w:tcW w:w="474" w:type="dxa"/>
            <w:vAlign w:val="center"/>
          </w:tcPr>
          <w:p w14:paraId="149CDF14"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9</w:t>
            </w:r>
          </w:p>
        </w:tc>
        <w:tc>
          <w:tcPr>
            <w:tcW w:w="873" w:type="dxa"/>
            <w:shd w:val="clear" w:color="auto" w:fill="DEE6EF"/>
            <w:vAlign w:val="center"/>
          </w:tcPr>
          <w:p w14:paraId="6126C91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27FCAA5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231F3CD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vAlign w:val="center"/>
          </w:tcPr>
          <w:p w14:paraId="006E0CA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Distance</w:t>
            </w:r>
          </w:p>
        </w:tc>
        <w:tc>
          <w:tcPr>
            <w:tcW w:w="1597" w:type="dxa"/>
            <w:vAlign w:val="center"/>
          </w:tcPr>
          <w:p w14:paraId="18E72E0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77DD2BC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p>
        </w:tc>
      </w:tr>
      <w:tr w:rsidR="00B76BF1" w:rsidRPr="00E53719" w14:paraId="53980565" w14:textId="77777777">
        <w:tc>
          <w:tcPr>
            <w:tcW w:w="411" w:type="dxa"/>
            <w:vAlign w:val="center"/>
          </w:tcPr>
          <w:p w14:paraId="38B83A6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w:t>
            </w:r>
          </w:p>
        </w:tc>
        <w:tc>
          <w:tcPr>
            <w:tcW w:w="474" w:type="dxa"/>
            <w:vAlign w:val="center"/>
          </w:tcPr>
          <w:p w14:paraId="0EA5C6D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4</w:t>
            </w:r>
          </w:p>
        </w:tc>
        <w:tc>
          <w:tcPr>
            <w:tcW w:w="873" w:type="dxa"/>
            <w:shd w:val="clear" w:color="auto" w:fill="DEE6EF"/>
            <w:vAlign w:val="center"/>
          </w:tcPr>
          <w:p w14:paraId="08CA8AF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5D40E8A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1E2B7710"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vAlign w:val="center"/>
          </w:tcPr>
          <w:p w14:paraId="04837376"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None</w:t>
            </w:r>
          </w:p>
        </w:tc>
        <w:tc>
          <w:tcPr>
            <w:tcW w:w="1597" w:type="dxa"/>
            <w:vAlign w:val="center"/>
          </w:tcPr>
          <w:p w14:paraId="41F136C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Additive</w:t>
            </w:r>
          </w:p>
        </w:tc>
        <w:tc>
          <w:tcPr>
            <w:tcW w:w="1504" w:type="dxa"/>
            <w:vAlign w:val="center"/>
          </w:tcPr>
          <w:p w14:paraId="5DCE6F7D"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i/>
                <w:lang w:val="en-GB"/>
              </w:rPr>
              <w:t>n.d.</w:t>
            </w:r>
          </w:p>
        </w:tc>
      </w:tr>
      <w:tr w:rsidR="00B76BF1" w:rsidRPr="00E53719" w14:paraId="757E2482" w14:textId="77777777">
        <w:tc>
          <w:tcPr>
            <w:tcW w:w="411" w:type="dxa"/>
            <w:vAlign w:val="center"/>
          </w:tcPr>
          <w:p w14:paraId="0A13DE9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D</w:t>
            </w:r>
          </w:p>
        </w:tc>
        <w:tc>
          <w:tcPr>
            <w:tcW w:w="474" w:type="dxa"/>
            <w:vAlign w:val="center"/>
          </w:tcPr>
          <w:p w14:paraId="37500E9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3</w:t>
            </w:r>
          </w:p>
        </w:tc>
        <w:tc>
          <w:tcPr>
            <w:tcW w:w="873" w:type="dxa"/>
            <w:vAlign w:val="center"/>
          </w:tcPr>
          <w:p w14:paraId="154CA3B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878" w:type="dxa"/>
            <w:vAlign w:val="center"/>
          </w:tcPr>
          <w:p w14:paraId="3831ED7D"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shd w:val="clear" w:color="auto" w:fill="DEE6EF"/>
            <w:vAlign w:val="center"/>
          </w:tcPr>
          <w:p w14:paraId="6E70A2DC"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264" w:type="dxa"/>
            <w:vAlign w:val="center"/>
          </w:tcPr>
          <w:p w14:paraId="7224B294"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None</w:t>
            </w:r>
          </w:p>
        </w:tc>
        <w:tc>
          <w:tcPr>
            <w:tcW w:w="1597" w:type="dxa"/>
            <w:vAlign w:val="center"/>
          </w:tcPr>
          <w:p w14:paraId="04E3BDE6"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2FF8C3D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Independent</w:t>
            </w:r>
          </w:p>
        </w:tc>
      </w:tr>
      <w:tr w:rsidR="00B76BF1" w:rsidRPr="00E53719" w14:paraId="5B8224A6" w14:textId="77777777">
        <w:tc>
          <w:tcPr>
            <w:tcW w:w="411" w:type="dxa"/>
            <w:vAlign w:val="center"/>
          </w:tcPr>
          <w:p w14:paraId="034B96C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E</w:t>
            </w:r>
          </w:p>
        </w:tc>
        <w:tc>
          <w:tcPr>
            <w:tcW w:w="474" w:type="dxa"/>
            <w:vAlign w:val="center"/>
          </w:tcPr>
          <w:p w14:paraId="05E3F40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2</w:t>
            </w:r>
          </w:p>
        </w:tc>
        <w:tc>
          <w:tcPr>
            <w:tcW w:w="873" w:type="dxa"/>
            <w:vAlign w:val="center"/>
          </w:tcPr>
          <w:p w14:paraId="1515C96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878" w:type="dxa"/>
            <w:vAlign w:val="center"/>
          </w:tcPr>
          <w:p w14:paraId="7FDC2D80"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3CCA883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shd w:val="clear" w:color="auto" w:fill="DEE6EF"/>
            <w:vAlign w:val="center"/>
          </w:tcPr>
          <w:p w14:paraId="40D7854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597" w:type="dxa"/>
            <w:vAlign w:val="center"/>
          </w:tcPr>
          <w:p w14:paraId="27201D6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1615C06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Independent</w:t>
            </w:r>
          </w:p>
        </w:tc>
      </w:tr>
      <w:tr w:rsidR="00B76BF1" w:rsidRPr="00E53719" w14:paraId="5AD393B8" w14:textId="77777777">
        <w:tc>
          <w:tcPr>
            <w:tcW w:w="411" w:type="dxa"/>
            <w:vAlign w:val="center"/>
          </w:tcPr>
          <w:p w14:paraId="2AC4E53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F</w:t>
            </w:r>
          </w:p>
        </w:tc>
        <w:tc>
          <w:tcPr>
            <w:tcW w:w="474" w:type="dxa"/>
            <w:vAlign w:val="center"/>
          </w:tcPr>
          <w:p w14:paraId="5E9A8B4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69DE1F3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0961A8C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shd w:val="clear" w:color="auto" w:fill="DEE6EF"/>
            <w:vAlign w:val="center"/>
          </w:tcPr>
          <w:p w14:paraId="02949B8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264" w:type="dxa"/>
            <w:vAlign w:val="center"/>
          </w:tcPr>
          <w:p w14:paraId="1A20787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Distance</w:t>
            </w:r>
          </w:p>
        </w:tc>
        <w:tc>
          <w:tcPr>
            <w:tcW w:w="1597" w:type="dxa"/>
            <w:vAlign w:val="center"/>
          </w:tcPr>
          <w:p w14:paraId="6AB9696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660EA4C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p>
        </w:tc>
      </w:tr>
      <w:tr w:rsidR="00B76BF1" w:rsidRPr="00E53719" w14:paraId="7ED12FA2" w14:textId="77777777">
        <w:tc>
          <w:tcPr>
            <w:tcW w:w="411" w:type="dxa"/>
            <w:vAlign w:val="center"/>
          </w:tcPr>
          <w:p w14:paraId="01D6F39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G</w:t>
            </w:r>
          </w:p>
        </w:tc>
        <w:tc>
          <w:tcPr>
            <w:tcW w:w="474" w:type="dxa"/>
            <w:vAlign w:val="center"/>
          </w:tcPr>
          <w:p w14:paraId="2E4C3B2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3D8629B4"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5EFAA366"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shd w:val="clear" w:color="auto" w:fill="DEE6EF"/>
            <w:vAlign w:val="center"/>
          </w:tcPr>
          <w:p w14:paraId="505B650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264" w:type="dxa"/>
            <w:vAlign w:val="center"/>
          </w:tcPr>
          <w:p w14:paraId="5D40C49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597" w:type="dxa"/>
            <w:vAlign w:val="center"/>
          </w:tcPr>
          <w:p w14:paraId="18C2D46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055A934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p>
        </w:tc>
      </w:tr>
      <w:tr w:rsidR="00B76BF1" w:rsidRPr="00E53719" w14:paraId="087A13D4" w14:textId="77777777">
        <w:tc>
          <w:tcPr>
            <w:tcW w:w="411" w:type="dxa"/>
            <w:vAlign w:val="center"/>
          </w:tcPr>
          <w:p w14:paraId="3A1D4B1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H</w:t>
            </w:r>
          </w:p>
        </w:tc>
        <w:tc>
          <w:tcPr>
            <w:tcW w:w="474" w:type="dxa"/>
            <w:vAlign w:val="center"/>
          </w:tcPr>
          <w:p w14:paraId="10D5B6B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71CEBD9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shd w:val="clear" w:color="auto" w:fill="DEE6EF"/>
            <w:vAlign w:val="center"/>
          </w:tcPr>
          <w:p w14:paraId="234CAF3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1089" w:type="dxa"/>
            <w:vAlign w:val="center"/>
          </w:tcPr>
          <w:p w14:paraId="4FEA849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vAlign w:val="center"/>
          </w:tcPr>
          <w:p w14:paraId="72EE0DE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Distance</w:t>
            </w:r>
          </w:p>
        </w:tc>
        <w:tc>
          <w:tcPr>
            <w:tcW w:w="1597" w:type="dxa"/>
            <w:vAlign w:val="center"/>
          </w:tcPr>
          <w:p w14:paraId="3198C18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4C44DA5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Independent</w:t>
            </w:r>
          </w:p>
        </w:tc>
      </w:tr>
      <w:tr w:rsidR="00B76BF1" w:rsidRPr="00E53719" w14:paraId="25482F5C" w14:textId="77777777">
        <w:tc>
          <w:tcPr>
            <w:tcW w:w="411" w:type="dxa"/>
            <w:vAlign w:val="center"/>
          </w:tcPr>
          <w:p w14:paraId="4E577106"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I</w:t>
            </w:r>
          </w:p>
        </w:tc>
        <w:tc>
          <w:tcPr>
            <w:tcW w:w="474" w:type="dxa"/>
            <w:vAlign w:val="center"/>
          </w:tcPr>
          <w:p w14:paraId="0B97D830"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5B4D573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4117D88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4AD9D2E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shd w:val="clear" w:color="auto" w:fill="DEE6EF"/>
            <w:vAlign w:val="center"/>
          </w:tcPr>
          <w:p w14:paraId="217D0CC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597" w:type="dxa"/>
            <w:vAlign w:val="center"/>
          </w:tcPr>
          <w:p w14:paraId="555F5FB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46E6F4B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p>
        </w:tc>
      </w:tr>
      <w:tr w:rsidR="00B76BF1" w:rsidRPr="00E53719" w14:paraId="3074550C" w14:textId="77777777">
        <w:tc>
          <w:tcPr>
            <w:tcW w:w="411" w:type="dxa"/>
            <w:vAlign w:val="center"/>
          </w:tcPr>
          <w:p w14:paraId="5D4DAC7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J</w:t>
            </w:r>
          </w:p>
        </w:tc>
        <w:tc>
          <w:tcPr>
            <w:tcW w:w="474" w:type="dxa"/>
            <w:vAlign w:val="center"/>
          </w:tcPr>
          <w:p w14:paraId="07DD6AF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545CEECD"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0C42185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shd w:val="clear" w:color="auto" w:fill="DEE6EF"/>
            <w:vAlign w:val="center"/>
          </w:tcPr>
          <w:p w14:paraId="5EACDB0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264" w:type="dxa"/>
            <w:vAlign w:val="center"/>
          </w:tcPr>
          <w:p w14:paraId="285CA84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None</w:t>
            </w:r>
          </w:p>
        </w:tc>
        <w:tc>
          <w:tcPr>
            <w:tcW w:w="1597" w:type="dxa"/>
            <w:vAlign w:val="center"/>
          </w:tcPr>
          <w:p w14:paraId="05B0F08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700950F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bookmarkStart w:id="85" w:name="tab%252525253Aswitchboard-best-ind"/>
            <w:bookmarkEnd w:id="85"/>
          </w:p>
        </w:tc>
      </w:tr>
    </w:tbl>
    <w:p w14:paraId="79EF791C" w14:textId="20B5013F" w:rsidR="00B76BF1" w:rsidRPr="00E53719" w:rsidRDefault="00C418A2">
      <w:pPr>
        <w:pStyle w:val="TableCaption"/>
        <w:spacing w:line="276" w:lineRule="auto"/>
        <w:ind w:firstLine="0"/>
        <w:rPr>
          <w:lang w:val="en-GB"/>
        </w:rPr>
      </w:pPr>
      <w:r w:rsidRPr="00E53719">
        <w:rPr>
          <w:b/>
          <w:bCs/>
          <w:lang w:val="en-GB"/>
        </w:rPr>
        <w:t>Table 2. Overview of individually best fitting model variants.</w:t>
      </w:r>
      <w:r w:rsidRPr="00E53719">
        <w:rPr>
          <w:lang w:val="en-GB"/>
        </w:rPr>
        <w:t xml:space="preserve"> </w:t>
      </w:r>
      <w:r w:rsidRPr="00E53719">
        <w:rPr>
          <w:i/>
          <w:iCs/>
          <w:lang w:val="en-GB"/>
        </w:rPr>
        <w:t>N</w:t>
      </w:r>
      <w:r w:rsidRPr="00E53719">
        <w:rPr>
          <w:lang w:val="en-GB"/>
        </w:rPr>
        <w:t xml:space="preserve"> indicates the number of participants best described by the variant described in the row. The top variant (A) coincided with the GLA model. Note that all individually best fitting models had some form of gaze-dependence (blue shaded cells, mostly alternative-wise gaze</w:t>
      </w:r>
      <w:ins w:id="86" w:author="Felix Molter" w:date="2021-01-20T14:48:00Z">
        <w:r w:rsidR="00331FA3">
          <w:rPr>
            <w:lang w:val="en-GB"/>
          </w:rPr>
          <w:t>-</w:t>
        </w:r>
      </w:ins>
      <w:r w:rsidRPr="00E53719">
        <w:rPr>
          <w:lang w:val="en-GB"/>
        </w:rPr>
        <w:t xml:space="preserve">discount). </w:t>
      </w:r>
      <w:r w:rsidRPr="00E53719">
        <w:rPr>
          <w:i/>
          <w:lang w:val="en-GB"/>
        </w:rPr>
        <w:t>"n.d."</w:t>
      </w:r>
      <w:r w:rsidRPr="00E53719">
        <w:rPr>
          <w:lang w:val="en-GB"/>
        </w:rPr>
        <w:t xml:space="preserve"> denotes variants where comparison mechanisms were not distinguishable by the analysis.</w:t>
      </w:r>
    </w:p>
    <w:p w14:paraId="73061982" w14:textId="77777777" w:rsidR="00B76BF1" w:rsidRPr="00E53719" w:rsidRDefault="00B76BF1">
      <w:pPr>
        <w:pStyle w:val="TableCaption"/>
        <w:spacing w:line="276" w:lineRule="auto"/>
        <w:ind w:firstLine="0"/>
        <w:rPr>
          <w:lang w:val="en-GB"/>
        </w:rPr>
      </w:pPr>
    </w:p>
    <w:p w14:paraId="4C0D979F" w14:textId="768E3E8A" w:rsidR="00B76BF1" w:rsidRPr="00E53719" w:rsidRDefault="00C418A2">
      <w:pPr>
        <w:pStyle w:val="BodyText"/>
        <w:rPr>
          <w:lang w:val="en-GB"/>
        </w:rPr>
      </w:pPr>
      <w:r w:rsidRPr="00E53719">
        <w:rPr>
          <w:lang w:val="en-GB"/>
        </w:rPr>
        <w:t xml:space="preserve">Our switchboard comprised a total of 192 model variants, derived from six switches that were combined exhaustively: Attribute integration (additive vs. multiplicative), evidence comparison (independent accumulation for each alternative or comparative accumulation of evidence relative to other alternatives), alternative-wise and attribute-wise gaze-discount (included or not), accumulation leak (none, constant or gaze-dependent) and inhibition between alternatives (none, constant, gaze-dependent or distance-dependent). The models generally resembled the form of the </w:t>
      </w:r>
      <w:r w:rsidRPr="00E53719">
        <w:rPr>
          <w:i/>
          <w:iCs/>
          <w:lang w:val="en-GB"/>
        </w:rPr>
        <w:t xml:space="preserve">a priori </w:t>
      </w:r>
      <w:r w:rsidRPr="00E53719">
        <w:rPr>
          <w:lang w:val="en-GB"/>
        </w:rPr>
        <w:t xml:space="preserve">GLA, but with substantial differences depending on the specific set of switch levels (Figure </w:t>
      </w:r>
      <w:hyperlink w:anchor="fig:fig4-switchboard-overview">
        <w:r w:rsidRPr="00E53719">
          <w:rPr>
            <w:rStyle w:val="Hyperlink"/>
            <w:lang w:val="en-GB"/>
          </w:rPr>
          <w:t>4</w:t>
        </w:r>
      </w:hyperlink>
      <w:r w:rsidRPr="00E53719">
        <w:rPr>
          <w:lang w:val="en-GB"/>
        </w:rPr>
        <w:t xml:space="preserve">a; see Methods and Supplemental Table </w:t>
      </w:r>
      <w:hyperlink w:anchor="tab:switchboard-overview">
        <w:r w:rsidRPr="00E53719">
          <w:rPr>
            <w:rStyle w:val="Hyperlink"/>
            <w:rFonts w:eastAsia="Cambria"/>
            <w:lang w:val="en-GB"/>
          </w:rPr>
          <w:t>2</w:t>
        </w:r>
      </w:hyperlink>
      <w:r w:rsidRPr="00E53719">
        <w:rPr>
          <w:lang w:val="en-GB"/>
        </w:rPr>
        <w:t xml:space="preserve"> for details on the framework and switch levels). As before, each model variant was fit to the individual data of each participant and model performance was evaluated based on the BIC score. Note that the GLA coincides with one of the 192 variants (variant A in Table 2; multiplicative attribute integration, alternative-wise gaze</w:t>
      </w:r>
      <w:ins w:id="87" w:author="Felix Molter" w:date="2021-01-20T14:48:00Z">
        <w:r w:rsidR="00F14599">
          <w:rPr>
            <w:lang w:val="en-GB"/>
          </w:rPr>
          <w:t>-</w:t>
        </w:r>
      </w:ins>
      <w:r w:rsidRPr="00E53719">
        <w:rPr>
          <w:lang w:val="en-GB"/>
        </w:rPr>
        <w:t>discount, constant leak, no inhibition, no comparison). Similarly, one variant (not in Table 2) conceptually resembles MDFT in some, but not all aspects (additive attribute integration, comparative evidence accumulation, constant leak, distance-based inhibition, strong attribute-wise gaze</w:t>
      </w:r>
      <w:ins w:id="88" w:author="Felix Molter" w:date="2021-01-20T14:48:00Z">
        <w:r w:rsidR="008D25B6">
          <w:rPr>
            <w:lang w:val="en-GB"/>
          </w:rPr>
          <w:t>-</w:t>
        </w:r>
      </w:ins>
      <w:r w:rsidRPr="00E53719">
        <w:rPr>
          <w:lang w:val="en-GB"/>
        </w:rPr>
        <w:t>discount).</w:t>
      </w:r>
    </w:p>
    <w:p w14:paraId="407E914B" w14:textId="77777777" w:rsidR="00B76BF1" w:rsidRPr="00E53719" w:rsidRDefault="00C418A2">
      <w:pPr>
        <w:pStyle w:val="BodyText"/>
        <w:rPr>
          <w:lang w:val="en-GB"/>
        </w:rPr>
      </w:pPr>
      <w:commentRangeStart w:id="89"/>
      <w:commentRangeStart w:id="90"/>
      <w:r w:rsidRPr="00E53719">
        <w:rPr>
          <w:lang w:val="en-GB"/>
        </w:rPr>
        <w:lastRenderedPageBreak/>
        <w:t>The</w:t>
      </w:r>
      <w:commentRangeEnd w:id="89"/>
      <w:r w:rsidRPr="00E53719">
        <w:rPr>
          <w:lang w:val="en-GB"/>
        </w:rPr>
        <w:commentReference w:id="89"/>
      </w:r>
      <w:commentRangeEnd w:id="90"/>
      <w:r w:rsidR="005F229B" w:rsidRPr="00E53719">
        <w:rPr>
          <w:rStyle w:val="CommentReference"/>
          <w:lang w:val="en-GB"/>
        </w:rPr>
        <w:commentReference w:id="90"/>
      </w:r>
      <w:r w:rsidRPr="00E53719">
        <w:rPr>
          <w:lang w:val="en-GB"/>
        </w:rPr>
        <w:t xml:space="preserve"> total number of unique model variants was reduced because comparative and independent accumulation models cannot be distinguished in cases, when choice probabilities are derived from a soft-max choice rule with a freely estimated inverse temperature parameter over the final accumulator values. This happens when a variant uses no or constant inhibition and leak. We removed 32 duplicate variants with comparative accumulation from the following analyses, and note cases where comparative accumulation would yield equivalent results.</w:t>
      </w:r>
    </w:p>
    <w:p w14:paraId="5298BE9D" w14:textId="77777777" w:rsidR="00B76BF1" w:rsidRPr="00E53719" w:rsidRDefault="00C418A2">
      <w:pPr>
        <w:pStyle w:val="BodyText"/>
        <w:rPr>
          <w:lang w:val="en-GB"/>
        </w:rPr>
      </w:pPr>
      <w:r w:rsidRPr="00E53719">
        <w:rPr>
          <w:lang w:val="en-GB"/>
        </w:rPr>
        <w:t xml:space="preserve">The optimization algorithm failed to find a solution better than a random model for 108 of 6400 (1.69%) of estimation runs. Since all model variants used the soft-max choice rule (Equation </w:t>
      </w:r>
      <w:hyperlink w:anchor="eq:softmax">
        <w:r w:rsidRPr="00E53719">
          <w:rPr>
            <w:rStyle w:val="Hyperlink"/>
            <w:lang w:val="en-GB"/>
          </w:rPr>
          <w:t>[</w:t>
        </w:r>
        <w:proofErr w:type="gramStart"/>
        <w:r w:rsidRPr="00E53719">
          <w:rPr>
            <w:rStyle w:val="Hyperlink"/>
            <w:lang w:val="en-GB"/>
          </w:rPr>
          <w:t>eq:softmax</w:t>
        </w:r>
        <w:proofErr w:type="gramEnd"/>
        <w:r w:rsidRPr="00E53719">
          <w:rPr>
            <w:rStyle w:val="Hyperlink"/>
            <w:lang w:val="en-GB"/>
          </w:rPr>
          <w:t>]</w:t>
        </w:r>
      </w:hyperlink>
      <w:r w:rsidRPr="00E53719">
        <w:rPr>
          <w:lang w:val="en-GB"/>
        </w:rPr>
        <w:t xml:space="preserve">) and therefore could predict random choices by setting the inverse temperature parameter </w:t>
      </w:r>
      <m:oMath>
        <m:r>
          <w:rPr>
            <w:rFonts w:ascii="Cambria Math" w:hAnsi="Cambria Math"/>
            <w:lang w:val="en-GB"/>
          </w:rPr>
          <m:t>β</m:t>
        </m:r>
      </m:oMath>
      <w:r w:rsidRPr="00E53719">
        <w:rPr>
          <w:lang w:val="en-GB"/>
        </w:rPr>
        <w:t xml:space="preserve"> to 0, this indicates non-convergence of the optimization algorithm. All but one non-converged estimation run used distance-dependent inhibition. For the following analyses we set the maximum-likelihood estimates of the failed runs to that of the nested random model.</w:t>
      </w:r>
    </w:p>
    <w:p w14:paraId="48D57B1B" w14:textId="77777777" w:rsidR="00B76BF1" w:rsidRPr="00E53719" w:rsidRDefault="00C418A2">
      <w:pPr>
        <w:pStyle w:val="BodyText"/>
        <w:rPr>
          <w:lang w:val="en-GB"/>
        </w:rPr>
      </w:pPr>
      <w:r w:rsidRPr="00E53719">
        <w:rPr>
          <w:lang w:val="en-GB"/>
        </w:rPr>
        <w:t xml:space="preserve">On the level of model mechanisms, multiplicative attribute integration outperformed additive integration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mul.</m:t>
            </m:r>
          </m:sub>
        </m:sSub>
      </m:oMath>
      <w:r w:rsidRPr="00E53719">
        <w:rPr>
          <w:lang w:val="en-GB"/>
        </w:rPr>
        <w:t xml:space="preserve"> = 312.25,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add.</m:t>
            </m:r>
          </m:sub>
        </m:sSub>
      </m:oMath>
      <w:r w:rsidRPr="00E53719">
        <w:rPr>
          <w:lang w:val="en-GB"/>
        </w:rPr>
        <w:t xml:space="preserve"> = 333.20; Figure </w:t>
      </w:r>
      <w:hyperlink w:anchor="fig:fig4-switchboard-overview">
        <w:r w:rsidRPr="00E53719">
          <w:rPr>
            <w:rStyle w:val="Hyperlink"/>
            <w:lang w:val="en-GB"/>
          </w:rPr>
          <w:t>4</w:t>
        </w:r>
      </w:hyperlink>
      <w:r w:rsidRPr="00E53719">
        <w:rPr>
          <w:lang w:val="en-GB"/>
        </w:rPr>
        <w:t xml:space="preserve">b), inclusion of an alternative-wise gaze-discount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GD-alt</m:t>
            </m:r>
          </m:sub>
        </m:sSub>
      </m:oMath>
      <w:r w:rsidRPr="00E53719">
        <w:rPr>
          <w:lang w:val="en-GB"/>
        </w:rPr>
        <w:t xml:space="preserve"> = 289.13,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 GD-alt</m:t>
            </m:r>
          </m:sub>
        </m:sSub>
      </m:oMath>
      <w:r w:rsidRPr="00E53719">
        <w:rPr>
          <w:lang w:val="en-GB"/>
        </w:rPr>
        <w:t xml:space="preserve"> = 356.32), but not attribute-wise gaze-discount yielded lower BIC scores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GD-att</m:t>
            </m:r>
          </m:sub>
        </m:sSub>
      </m:oMath>
      <w:r w:rsidRPr="00E53719">
        <w:rPr>
          <w:lang w:val="en-GB"/>
        </w:rPr>
        <w:t xml:space="preserve"> = 324.11,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 GD-att</m:t>
            </m:r>
          </m:sub>
        </m:sSub>
      </m:oMath>
      <w:r w:rsidRPr="00E53719">
        <w:rPr>
          <w:lang w:val="en-GB"/>
        </w:rPr>
        <w:t xml:space="preserve"> = 321.33). Other gaze-dependent mechanisms also improved model fit: Variants with gaze-dependent leak yielded lower BIC scores than variants with constant or no leak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gaze</m:t>
            </m:r>
          </m:sub>
        </m:sSub>
      </m:oMath>
      <w:r w:rsidRPr="00E53719">
        <w:rPr>
          <w:lang w:val="en-GB"/>
        </w:rPr>
        <w:t xml:space="preserve"> = 292.06,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constant</m:t>
            </m:r>
          </m:sub>
        </m:sSub>
      </m:oMath>
      <w:r w:rsidRPr="00E53719">
        <w:rPr>
          <w:lang w:val="en-GB"/>
        </w:rPr>
        <w:t xml:space="preserve"> = 304.84,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none</m:t>
            </m:r>
          </m:sub>
        </m:sSub>
      </m:oMath>
      <w:r w:rsidRPr="00E53719">
        <w:rPr>
          <w:lang w:val="en-GB"/>
        </w:rPr>
        <w:t xml:space="preserve"> = 381.49). Gaze-dependent inhibition performed better than constant, none or distance-dependent inhibition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gaze</m:t>
            </m:r>
          </m:sub>
        </m:sSub>
      </m:oMath>
      <w:r w:rsidRPr="00E53719">
        <w:rPr>
          <w:lang w:val="en-GB"/>
        </w:rPr>
        <w:t xml:space="preserve"> = 305.64,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constant</m:t>
            </m:r>
          </m:sub>
        </m:sSub>
      </m:oMath>
      <w:r w:rsidRPr="00E53719">
        <w:rPr>
          <w:lang w:val="en-GB"/>
        </w:rPr>
        <w:t xml:space="preserve"> = 316.06,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none</m:t>
            </m:r>
          </m:sub>
        </m:sSub>
      </m:oMath>
      <w:r w:rsidRPr="00E53719">
        <w:rPr>
          <w:lang w:val="en-GB"/>
        </w:rPr>
        <w:t xml:space="preserve"> = 311.75,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distance</m:t>
            </m:r>
          </m:sub>
        </m:sSub>
      </m:oMath>
      <w:r w:rsidRPr="00E53719">
        <w:rPr>
          <w:lang w:val="en-GB"/>
        </w:rPr>
        <w:t xml:space="preserve"> = 351.57). In summary, all mechanisms that allowed a model to exploit the positive association between gaze and choice improved model fit on average.</w:t>
      </w:r>
    </w:p>
    <w:p w14:paraId="40E08E21" w14:textId="77777777" w:rsidR="00B76BF1" w:rsidRPr="00E53719" w:rsidRDefault="00C418A2">
      <w:pPr>
        <w:pStyle w:val="BodyText"/>
        <w:rPr>
          <w:lang w:val="en-GB"/>
        </w:rPr>
      </w:pPr>
      <w:commentRangeStart w:id="91"/>
      <w:commentRangeStart w:id="92"/>
      <w:r w:rsidRPr="00E53719">
        <w:rPr>
          <w:lang w:val="en-GB"/>
        </w:rPr>
        <w:t>The</w:t>
      </w:r>
      <w:commentRangeEnd w:id="91"/>
      <w:r w:rsidRPr="00E53719">
        <w:rPr>
          <w:lang w:val="en-GB"/>
        </w:rPr>
        <w:commentReference w:id="91"/>
      </w:r>
      <w:commentRangeEnd w:id="92"/>
      <w:r w:rsidR="00D63D4A" w:rsidRPr="00E53719">
        <w:rPr>
          <w:rStyle w:val="CommentReference"/>
          <w:lang w:val="en-GB"/>
        </w:rPr>
        <w:commentReference w:id="92"/>
      </w:r>
      <w:r w:rsidRPr="00E53719">
        <w:rPr>
          <w:lang w:val="en-GB"/>
        </w:rPr>
        <w:t xml:space="preserve"> overall best-fitting model variant was the variant identical to the GLA (Figure </w:t>
      </w:r>
      <w:hyperlink w:anchor="fig:fig4-switchboard-overview">
        <w:r w:rsidRPr="00E53719">
          <w:rPr>
            <w:rStyle w:val="Hyperlink"/>
            <w:lang w:val="en-GB"/>
          </w:rPr>
          <w:t>4</w:t>
        </w:r>
      </w:hyperlink>
      <w:r w:rsidRPr="00E53719">
        <w:rPr>
          <w:lang w:val="en-GB"/>
        </w:rPr>
        <w:t xml:space="preserve">c, Supplemental Table </w:t>
      </w:r>
      <w:r w:rsidRPr="00E53719">
        <w:rPr>
          <w:rStyle w:val="Hyperlink"/>
          <w:lang w:val="en-GB"/>
        </w:rPr>
        <w:t>3</w:t>
      </w:r>
      <w:r w:rsidRPr="00E53719">
        <w:rPr>
          <w:lang w:val="en-GB"/>
        </w:rPr>
        <w:t xml:space="preserve">): It included multiplicative attribute integration, an alternative-wise gaze-discount, and constant leak. Note that our analysis did not allow us to distinguish independent and comparative accumulation for this variant, because they yield equivalent results. All of the ten best performing models used multiplicative attribute integration, and most used an </w:t>
      </w:r>
      <w:r w:rsidRPr="00E53719">
        <w:rPr>
          <w:lang w:val="en-GB"/>
        </w:rPr>
        <w:lastRenderedPageBreak/>
        <w:t xml:space="preserve">alternative-wise but no attribute-wise gaze-discount and constant leak (Supplemental Table </w:t>
      </w:r>
      <w:hyperlink w:anchor="tab:switchboard-best-agg">
        <w:r w:rsidRPr="00E53719">
          <w:rPr>
            <w:rStyle w:val="Hyperlink"/>
            <w:rFonts w:eastAsia="Cambria"/>
            <w:lang w:val="en-GB"/>
          </w:rPr>
          <w:t>3</w:t>
        </w:r>
      </w:hyperlink>
      <w:r w:rsidRPr="00E53719">
        <w:rPr>
          <w:lang w:val="en-GB"/>
        </w:rPr>
        <w:t>). Results were more ambiguous for the comparison and inhibition mechanisms.</w:t>
      </w:r>
    </w:p>
    <w:p w14:paraId="01B9613B" w14:textId="77777777" w:rsidR="00B76BF1" w:rsidRPr="00E53719" w:rsidRDefault="00C418A2">
      <w:pPr>
        <w:pStyle w:val="BodyText"/>
        <w:rPr>
          <w:lang w:val="en-GB"/>
        </w:rPr>
      </w:pPr>
      <w:r w:rsidRPr="00E53719">
        <w:rPr>
          <w:lang w:val="en-GB"/>
        </w:rPr>
        <w:t xml:space="preserve">Notably, one of the best ten variants employed a distance-dependent inhibition mechanism, and used other features resembling MDFT like constant leak, and accumulation of comparative values. Unlike MDFT, but like GLA, this variant used an alternative-wise gaze-discount, no attribute-wise mechanism of attention, and multiplicative integration of attributes. While not achieving the best overall fit, this </w:t>
      </w:r>
      <w:r w:rsidRPr="00E53719">
        <w:rPr>
          <w:i/>
          <w:lang w:val="en-GB"/>
        </w:rPr>
        <w:t>hybrid variant</w:t>
      </w:r>
      <w:r w:rsidRPr="00E53719">
        <w:rPr>
          <w:lang w:val="en-GB"/>
        </w:rPr>
        <w:t xml:space="preserve"> performed significantly better than the original MDFT implementation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MDFT</m:t>
            </m:r>
          </m:sub>
        </m:sSub>
      </m:oMath>
      <w:r w:rsidRPr="00E53719">
        <w:rPr>
          <w:lang w:val="en-GB"/>
        </w:rPr>
        <w:t xml:space="preserve"> = 345.77; Figure </w:t>
      </w:r>
      <w:hyperlink w:anchor="fig:fig3-modelcomparison">
        <w:r w:rsidRPr="00E53719">
          <w:rPr>
            <w:rStyle w:val="Hyperlink"/>
            <w:lang w:val="en-GB"/>
          </w:rPr>
          <w:t>3</w:t>
        </w:r>
      </w:hyperlink>
      <w:r w:rsidRPr="00E53719">
        <w:rPr>
          <w:lang w:val="en-GB"/>
        </w:rPr>
        <w:t>a).</w:t>
      </w:r>
    </w:p>
    <w:p w14:paraId="3FD3D4B9" w14:textId="087611E7" w:rsidR="00B76BF1" w:rsidRPr="00E53719" w:rsidRDefault="00C418A2">
      <w:pPr>
        <w:pStyle w:val="BodyText"/>
        <w:rPr>
          <w:lang w:val="en-GB"/>
        </w:rPr>
      </w:pPr>
      <w:r w:rsidRPr="00E53719">
        <w:rPr>
          <w:lang w:val="en-GB"/>
        </w:rPr>
        <w:t xml:space="preserve">Of the 160 different model variants, the GLA variant also described 17 of 40 (42.5%) participants best (Table </w:t>
      </w:r>
      <w:hyperlink w:anchor="tab:switchboard-best-ind">
        <w:r w:rsidRPr="00E53719">
          <w:rPr>
            <w:rStyle w:val="Hyperlink"/>
            <w:lang w:val="en-GB"/>
          </w:rPr>
          <w:t>2</w:t>
        </w:r>
      </w:hyperlink>
      <w:r w:rsidRPr="00E53719">
        <w:rPr>
          <w:lang w:val="en-GB"/>
        </w:rPr>
        <w:t>). Another similar variant with additive attribute integration best described additional four participants best. An additive relationship between attributes is typically assumed by models of multi-attribute multi-alternative choice (e.g., Roe, Busemeyer, &amp; Townsend, 2001; Usher &amp; McClelland, 2004). Furthermore, additive integration of probability and outcome has recently been suggested as an alternative to multiplicative mechanisms and has been demonstrated to be equivalent for particular parameterizations and parameter values (Rouault, Drugowitsch, &amp; Koechlin, 2019). Five participants were best described by variants similar to the GLA, but using gaze-dependent leakage or inhibition instead of an alternative-wise gaze</w:t>
      </w:r>
      <w:ins w:id="93" w:author="Felix Molter" w:date="2021-01-20T14:48:00Z">
        <w:r w:rsidR="00DB79B1">
          <w:rPr>
            <w:lang w:val="en-GB"/>
          </w:rPr>
          <w:t>-</w:t>
        </w:r>
      </w:ins>
      <w:r w:rsidRPr="00E53719">
        <w:rPr>
          <w:lang w:val="en-GB"/>
        </w:rPr>
        <w:t>discount. Note that gaze-dependent inhibition and leakage mechanisms can act similarly to an alternative-wise gaze</w:t>
      </w:r>
      <w:ins w:id="94" w:author="Felix Molter" w:date="2021-01-20T14:48:00Z">
        <w:r w:rsidR="00F07886">
          <w:rPr>
            <w:lang w:val="en-GB"/>
          </w:rPr>
          <w:t>-</w:t>
        </w:r>
      </w:ins>
      <w:r w:rsidRPr="00E53719">
        <w:rPr>
          <w:lang w:val="en-GB"/>
        </w:rPr>
        <w:t>discount: All three mechanisms effectively reduce accumulated evidence of non-fixated alternatives. Whereas the alternative-wise gaze bias mechanism applies a constant discount to the accumulation inputs, the gaze-dependent inhibition mechanism is proportional to the accumulated evidence of the currently fixated alternative, and applies to the already accumulated evidence of other options, not the inputs to the accumulation process. Gaze-dependent leakage similarly reduces already accumulated evidence, proportional to the momentary accumulator value.</w:t>
      </w:r>
    </w:p>
    <w:p w14:paraId="3C949134" w14:textId="56BCCC56" w:rsidR="00B76BF1" w:rsidRPr="00E53719" w:rsidRDefault="00C418A2">
      <w:pPr>
        <w:pStyle w:val="BodyText"/>
        <w:ind w:firstLine="0"/>
        <w:jc w:val="center"/>
        <w:rPr>
          <w:lang w:val="en-GB"/>
        </w:rPr>
      </w:pPr>
      <w:del w:id="95" w:author="Felix Molter" w:date="2021-01-18T16:10:00Z">
        <w:r w:rsidRPr="00E53719" w:rsidDel="00A41DBB">
          <w:rPr>
            <w:noProof/>
            <w:lang w:val="en-GB"/>
          </w:rPr>
          <w:lastRenderedPageBreak/>
          <w:drawing>
            <wp:inline distT="0" distB="0" distL="0" distR="0" wp14:anchorId="72E06E77" wp14:editId="4B781B29">
              <wp:extent cx="3594100" cy="3416300"/>
              <wp:effectExtent l="0" t="0" r="0" b="0"/>
              <wp:docPr id="5" name="Image4" descr="Predicted context effects from two variants that fit the most participants’ data best individually. The top (a, b) variant fit 17 participants best and was identical to the GLA model. The bottom (c, d) hybrid variant fit 9 participants best and combined distance-dependent inhibition with alternative-wise gaze-discounting. While the variant without inhibition underestimated strong attraction effects (a), the hybrid variant predicted attraction effects substantially better (c). Predictions for compromise effects did not differ meaningfully between the two variants. Note, that because the top variant coincided with the GLA, panels (a) and (b) resemble Figure 3c and d (differences are due to stochasticity in simulation of choices), and shown again for illustration purpo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Predicted context effects from two variants that fit the most participants’ data best individually. The top (a, b) variant fit 17 participants best and was identical to the GLA model. The bottom (c, d) hybrid variant fit 9 participants best and combined distance-dependent inhibition with alternative-wise gaze-discounting. While the variant without inhibition underestimated strong attraction effects (a), the hybrid variant predicted attraction effects substantially better (c). Predictions for compromise effects did not differ meaningfully between the two variants. Note, that because the top variant coincided with the GLA, panels (a) and (b) resemble Figure 3c and d (differences are due to stochasticity in simulation of choices), and shown again for illustration purposes."/>
                      <pic:cNvPicPr>
                        <a:picLocks noChangeAspect="1" noChangeArrowheads="1"/>
                      </pic:cNvPicPr>
                    </pic:nvPicPr>
                    <pic:blipFill>
                      <a:blip r:embed="rId16"/>
                      <a:stretch>
                        <a:fillRect/>
                      </a:stretch>
                    </pic:blipFill>
                    <pic:spPr bwMode="auto">
                      <a:xfrm>
                        <a:off x="0" y="0"/>
                        <a:ext cx="3594100" cy="3416300"/>
                      </a:xfrm>
                      <a:prstGeom prst="rect">
                        <a:avLst/>
                      </a:prstGeom>
                    </pic:spPr>
                  </pic:pic>
                </a:graphicData>
              </a:graphic>
            </wp:inline>
          </w:drawing>
        </w:r>
      </w:del>
      <w:ins w:id="96" w:author="Felix Molter" w:date="2021-01-18T19:09:00Z">
        <w:r w:rsidR="00190EF1" w:rsidRPr="00E53719">
          <w:rPr>
            <w:noProof/>
            <w:lang w:val="en-GB"/>
          </w:rPr>
          <w:drawing>
            <wp:inline distT="0" distB="0" distL="0" distR="0" wp14:anchorId="23F7EB5E" wp14:editId="097A6CB0">
              <wp:extent cx="3797300" cy="3797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hybrid-variant.pdf"/>
                      <pic:cNvPicPr/>
                    </pic:nvPicPr>
                    <pic:blipFill>
                      <a:blip r:embed="rId17">
                        <a:extLst>
                          <a:ext uri="{28A0092B-C50C-407E-A947-70E740481C1C}">
                            <a14:useLocalDpi xmlns:a14="http://schemas.microsoft.com/office/drawing/2010/main" val="0"/>
                          </a:ext>
                        </a:extLst>
                      </a:blip>
                      <a:stretch>
                        <a:fillRect/>
                      </a:stretch>
                    </pic:blipFill>
                    <pic:spPr>
                      <a:xfrm>
                        <a:off x="0" y="0"/>
                        <a:ext cx="3797300" cy="3797300"/>
                      </a:xfrm>
                      <a:prstGeom prst="rect">
                        <a:avLst/>
                      </a:prstGeom>
                    </pic:spPr>
                  </pic:pic>
                </a:graphicData>
              </a:graphic>
            </wp:inline>
          </w:drawing>
        </w:r>
      </w:ins>
    </w:p>
    <w:p w14:paraId="2A935A20" w14:textId="39C9CDAC" w:rsidR="00B76BF1" w:rsidRPr="0060554F" w:rsidRDefault="00C418A2">
      <w:pPr>
        <w:pStyle w:val="CaptionedFigure"/>
        <w:spacing w:line="276" w:lineRule="auto"/>
        <w:rPr>
          <w:lang w:val="en-GB"/>
        </w:rPr>
      </w:pPr>
      <w:r w:rsidRPr="00E53719">
        <w:rPr>
          <w:b/>
          <w:bCs/>
          <w:lang w:val="en-GB"/>
        </w:rPr>
        <w:t>Figure 5.</w:t>
      </w:r>
      <w:r w:rsidRPr="00E53719">
        <w:rPr>
          <w:lang w:val="en-GB"/>
        </w:rPr>
        <w:t xml:space="preserve"> </w:t>
      </w:r>
      <w:del w:id="97" w:author="Felix Molter" w:date="2021-01-20T13:32:00Z">
        <w:r w:rsidRPr="00E53719" w:rsidDel="00D23187">
          <w:rPr>
            <w:b/>
            <w:bCs/>
            <w:lang w:val="en-GB"/>
          </w:rPr>
          <w:delText>Predicted context effects from two variants that fit the most participants' data best individually</w:delText>
        </w:r>
      </w:del>
      <w:ins w:id="98" w:author="Felix Molter" w:date="2021-01-20T13:32:00Z">
        <w:r w:rsidR="00D23187">
          <w:rPr>
            <w:b/>
            <w:bCs/>
            <w:lang w:val="en-GB"/>
          </w:rPr>
          <w:t xml:space="preserve">Hybrid model variant </w:t>
        </w:r>
        <w:r w:rsidR="00A77FB2">
          <w:rPr>
            <w:b/>
            <w:bCs/>
            <w:lang w:val="en-GB"/>
          </w:rPr>
          <w:t>details</w:t>
        </w:r>
      </w:ins>
      <w:r w:rsidRPr="00E53719">
        <w:rPr>
          <w:b/>
          <w:bCs/>
          <w:lang w:val="en-GB"/>
        </w:rPr>
        <w:t>.</w:t>
      </w:r>
      <w:r w:rsidRPr="00E53719">
        <w:rPr>
          <w:lang w:val="en-GB"/>
        </w:rPr>
        <w:t xml:space="preserve"> </w:t>
      </w:r>
      <w:ins w:id="99" w:author="Felix Molter" w:date="2021-01-20T13:33:00Z">
        <w:r w:rsidR="00A77FB2">
          <w:rPr>
            <w:b/>
            <w:lang w:val="en-GB"/>
          </w:rPr>
          <w:t>(a, b)</w:t>
        </w:r>
        <w:r w:rsidR="00A77FB2">
          <w:rPr>
            <w:lang w:val="en-GB"/>
          </w:rPr>
          <w:t xml:space="preserve"> Number of participants better described by the hybri</w:t>
        </w:r>
        <w:r w:rsidR="00CF6785">
          <w:rPr>
            <w:lang w:val="en-GB"/>
          </w:rPr>
          <w:t>d variant (pink) or the GLA (gr</w:t>
        </w:r>
      </w:ins>
      <w:ins w:id="100" w:author="Felix Molter" w:date="2021-01-20T16:42:00Z">
        <w:r w:rsidR="00CF6785">
          <w:rPr>
            <w:lang w:val="en-GB"/>
          </w:rPr>
          <w:t>e</w:t>
        </w:r>
      </w:ins>
      <w:ins w:id="101" w:author="Felix Molter" w:date="2021-01-20T13:33:00Z">
        <w:r w:rsidR="00A77FB2">
          <w:rPr>
            <w:lang w:val="en-GB"/>
          </w:rPr>
          <w:t xml:space="preserve">y), </w:t>
        </w:r>
      </w:ins>
      <w:ins w:id="102" w:author="Felix Molter" w:date="2021-01-20T13:34:00Z">
        <w:r w:rsidR="00A77FB2">
          <w:rPr>
            <w:lang w:val="en-GB"/>
          </w:rPr>
          <w:t xml:space="preserve">dependent on context effect strength in attraction </w:t>
        </w:r>
        <w:r w:rsidR="00A77FB2">
          <w:rPr>
            <w:b/>
            <w:lang w:val="en-GB"/>
          </w:rPr>
          <w:t>(a)</w:t>
        </w:r>
        <w:r w:rsidR="00A77FB2">
          <w:rPr>
            <w:lang w:val="en-GB"/>
          </w:rPr>
          <w:t xml:space="preserve"> and compromise </w:t>
        </w:r>
        <w:r w:rsidR="00A77FB2">
          <w:rPr>
            <w:b/>
            <w:lang w:val="en-GB"/>
          </w:rPr>
          <w:t>(b)</w:t>
        </w:r>
        <w:r w:rsidR="00A77FB2">
          <w:rPr>
            <w:lang w:val="en-GB"/>
          </w:rPr>
          <w:t xml:space="preserve"> trials. </w:t>
        </w:r>
      </w:ins>
      <w:ins w:id="103" w:author="Felix Molter" w:date="2021-01-20T13:35:00Z">
        <w:r w:rsidR="00A77FB2">
          <w:rPr>
            <w:lang w:val="en-GB"/>
          </w:rPr>
          <w:t xml:space="preserve">Participants with strong attraction effects were mostly better described by the </w:t>
        </w:r>
      </w:ins>
      <w:ins w:id="104" w:author="Felix Molter" w:date="2021-01-20T13:36:00Z">
        <w:r w:rsidR="00A77FB2">
          <w:rPr>
            <w:lang w:val="en-GB"/>
          </w:rPr>
          <w:t>hybrid</w:t>
        </w:r>
      </w:ins>
      <w:ins w:id="105" w:author="Felix Molter" w:date="2021-01-20T13:35:00Z">
        <w:r w:rsidR="00A77FB2">
          <w:rPr>
            <w:lang w:val="en-GB"/>
          </w:rPr>
          <w:t xml:space="preserve"> variant. </w:t>
        </w:r>
      </w:ins>
      <w:ins w:id="106" w:author="Felix Molter" w:date="2021-01-20T13:36:00Z">
        <w:r w:rsidR="00C5065F">
          <w:rPr>
            <w:b/>
            <w:lang w:val="en-GB"/>
          </w:rPr>
          <w:t>(c, d)</w:t>
        </w:r>
        <w:r w:rsidR="00C5065F">
          <w:rPr>
            <w:lang w:val="en-GB"/>
          </w:rPr>
          <w:t xml:space="preserve"> </w:t>
        </w:r>
      </w:ins>
      <w:ins w:id="107" w:author="Felix Molter" w:date="2021-01-20T13:37:00Z">
        <w:r w:rsidR="00C5065F">
          <w:rPr>
            <w:lang w:val="en-GB"/>
          </w:rPr>
          <w:t>Individual o</w:t>
        </w:r>
      </w:ins>
      <w:ins w:id="108" w:author="Felix Molter" w:date="2021-01-20T13:36:00Z">
        <w:r w:rsidR="00C5065F">
          <w:rPr>
            <w:lang w:val="en-GB"/>
          </w:rPr>
          <w:t xml:space="preserve">bserved and predicted RST </w:t>
        </w:r>
      </w:ins>
      <w:ins w:id="109" w:author="Felix Molter" w:date="2021-01-20T13:37:00Z">
        <w:r w:rsidR="00C5065F">
          <w:rPr>
            <w:lang w:val="en-GB"/>
          </w:rPr>
          <w:t xml:space="preserve">in attraction </w:t>
        </w:r>
      </w:ins>
      <w:ins w:id="110" w:author="Felix Molter" w:date="2021-01-20T13:38:00Z">
        <w:r w:rsidR="00C5065F">
          <w:rPr>
            <w:b/>
            <w:lang w:val="en-GB"/>
          </w:rPr>
          <w:t>(c)</w:t>
        </w:r>
        <w:r w:rsidR="00C5065F">
          <w:rPr>
            <w:lang w:val="en-GB"/>
          </w:rPr>
          <w:t xml:space="preserve"> and compromise trials </w:t>
        </w:r>
        <w:r w:rsidR="00C5065F">
          <w:rPr>
            <w:b/>
            <w:lang w:val="en-GB"/>
          </w:rPr>
          <w:t>(d)</w:t>
        </w:r>
        <w:r w:rsidR="00C5065F">
          <w:rPr>
            <w:lang w:val="en-GB"/>
          </w:rPr>
          <w:t>. Compared with GLA (Figure 3</w:t>
        </w:r>
      </w:ins>
      <w:ins w:id="111" w:author="Felix Molter" w:date="2021-01-20T13:39:00Z">
        <w:r w:rsidR="00CD6BDE">
          <w:rPr>
            <w:lang w:val="en-GB"/>
          </w:rPr>
          <w:t>i, j</w:t>
        </w:r>
      </w:ins>
      <w:ins w:id="112" w:author="Felix Molter" w:date="2021-01-20T13:38:00Z">
        <w:r w:rsidR="00C5065F">
          <w:rPr>
            <w:lang w:val="en-GB"/>
          </w:rPr>
          <w:t xml:space="preserve">), the hybrid model predicted individual differences in the attraction effect better, especially by correctly predicting strong attraction effects for some participants. </w:t>
        </w:r>
      </w:ins>
      <w:ins w:id="113" w:author="Felix Molter" w:date="2021-01-20T13:40:00Z">
        <w:r w:rsidR="0060554F">
          <w:rPr>
            <w:lang w:val="en-GB"/>
          </w:rPr>
          <w:t>Predictions of</w:t>
        </w:r>
      </w:ins>
      <w:ins w:id="114" w:author="Felix Molter" w:date="2021-01-20T13:38:00Z">
        <w:r w:rsidR="00C5065F">
          <w:rPr>
            <w:lang w:val="en-GB"/>
          </w:rPr>
          <w:t xml:space="preserve"> </w:t>
        </w:r>
      </w:ins>
      <w:ins w:id="115" w:author="Felix Molter" w:date="2021-01-20T13:39:00Z">
        <w:r w:rsidR="00C5065F">
          <w:rPr>
            <w:lang w:val="en-GB"/>
          </w:rPr>
          <w:t xml:space="preserve">compromise effects are </w:t>
        </w:r>
      </w:ins>
      <w:ins w:id="116" w:author="Felix Molter" w:date="2021-01-20T13:40:00Z">
        <w:r w:rsidR="0060554F">
          <w:rPr>
            <w:lang w:val="en-GB"/>
          </w:rPr>
          <w:t xml:space="preserve">similar. </w:t>
        </w:r>
        <w:r w:rsidR="0060554F">
          <w:rPr>
            <w:b/>
            <w:lang w:val="en-GB"/>
          </w:rPr>
          <w:t>(e, f)</w:t>
        </w:r>
        <w:r w:rsidR="0060554F">
          <w:rPr>
            <w:lang w:val="en-GB"/>
          </w:rPr>
          <w:t xml:space="preserve"> </w:t>
        </w:r>
      </w:ins>
      <w:ins w:id="117" w:author="Felix Molter" w:date="2021-01-20T13:41:00Z">
        <w:r w:rsidR="0060554F">
          <w:rPr>
            <w:lang w:val="en-GB"/>
          </w:rPr>
          <w:t xml:space="preserve">Observed and model-predicted probability of choosing the target alternative, depending on the target’s relative dwell advantage. </w:t>
        </w:r>
      </w:ins>
      <w:ins w:id="118" w:author="Felix Molter" w:date="2021-01-20T13:42:00Z">
        <w:r w:rsidR="0060554F">
          <w:rPr>
            <w:lang w:val="en-GB"/>
          </w:rPr>
          <w:t>Like other gaze-dependent models (Figure 3), t</w:t>
        </w:r>
      </w:ins>
      <w:ins w:id="119" w:author="Felix Molter" w:date="2021-01-20T13:41:00Z">
        <w:r w:rsidR="0060554F">
          <w:rPr>
            <w:lang w:val="en-GB"/>
          </w:rPr>
          <w:t>he hybrid variant generally captured the positive association between gaze and choice</w:t>
        </w:r>
      </w:ins>
      <w:ins w:id="120" w:author="Felix Molter" w:date="2021-01-20T13:42:00Z">
        <w:r w:rsidR="0060554F">
          <w:rPr>
            <w:lang w:val="en-GB"/>
          </w:rPr>
          <w:t>. In contrast to GLA, however, it predicted an overall higher probability</w:t>
        </w:r>
      </w:ins>
      <w:del w:id="121" w:author="Felix Molter" w:date="2021-01-20T13:40:00Z">
        <w:r w:rsidRPr="00E53719" w:rsidDel="0060554F">
          <w:rPr>
            <w:lang w:val="en-GB"/>
          </w:rPr>
          <w:delText xml:space="preserve">The top </w:delText>
        </w:r>
        <w:r w:rsidRPr="00E53719" w:rsidDel="0060554F">
          <w:rPr>
            <w:b/>
            <w:bCs/>
            <w:lang w:val="en-GB"/>
          </w:rPr>
          <w:delText>(a, b)</w:delText>
        </w:r>
        <w:r w:rsidRPr="00E53719" w:rsidDel="0060554F">
          <w:rPr>
            <w:lang w:val="en-GB"/>
          </w:rPr>
          <w:delText xml:space="preserve"> variant fit 17 participants best and was identical to the GLA model. The bottom </w:delText>
        </w:r>
        <w:r w:rsidRPr="00E53719" w:rsidDel="0060554F">
          <w:rPr>
            <w:b/>
            <w:bCs/>
            <w:lang w:val="en-GB"/>
          </w:rPr>
          <w:delText>(c, d)</w:delText>
        </w:r>
        <w:r w:rsidRPr="00E53719" w:rsidDel="0060554F">
          <w:rPr>
            <w:lang w:val="en-GB"/>
          </w:rPr>
          <w:delText xml:space="preserve"> hybrid variant fit 9 participants best and combined distance-dependent inhibition with alternative-wise gaze-discounting. While the variant without inhibition underestimated strong attraction effects </w:delText>
        </w:r>
        <w:r w:rsidRPr="00E53719" w:rsidDel="0060554F">
          <w:rPr>
            <w:b/>
            <w:bCs/>
            <w:lang w:val="en-GB"/>
          </w:rPr>
          <w:delText>(a)</w:delText>
        </w:r>
        <w:r w:rsidRPr="00E53719" w:rsidDel="0060554F">
          <w:rPr>
            <w:lang w:val="en-GB"/>
          </w:rPr>
          <w:delText xml:space="preserve">, the hybrid variant predicted attraction effects substantially better </w:delText>
        </w:r>
        <w:r w:rsidRPr="00E53719" w:rsidDel="0060554F">
          <w:rPr>
            <w:b/>
            <w:bCs/>
            <w:lang w:val="en-GB"/>
          </w:rPr>
          <w:delText>(c)</w:delText>
        </w:r>
        <w:r w:rsidRPr="00E53719" w:rsidDel="0060554F">
          <w:rPr>
            <w:lang w:val="en-GB"/>
          </w:rPr>
          <w:delText xml:space="preserve">. Predictions for compromise effects did not differ meaningfully between the two variants. Note, that because the top variant coincided with the GLA, panels </w:delText>
        </w:r>
        <w:r w:rsidRPr="00E53719" w:rsidDel="0060554F">
          <w:rPr>
            <w:b/>
            <w:bCs/>
            <w:lang w:val="en-GB"/>
          </w:rPr>
          <w:delText>(a)</w:delText>
        </w:r>
        <w:r w:rsidRPr="00E53719" w:rsidDel="0060554F">
          <w:rPr>
            <w:lang w:val="en-GB"/>
          </w:rPr>
          <w:delText xml:space="preserve"> and </w:delText>
        </w:r>
        <w:r w:rsidRPr="00E53719" w:rsidDel="0060554F">
          <w:rPr>
            <w:b/>
            <w:bCs/>
            <w:lang w:val="en-GB"/>
          </w:rPr>
          <w:delText>(b)</w:delText>
        </w:r>
        <w:r w:rsidRPr="00E53719" w:rsidDel="0060554F">
          <w:rPr>
            <w:lang w:val="en-GB"/>
          </w:rPr>
          <w:delText xml:space="preserve"> resemble Figure 3c and d (differences are due to stochasticity in simulation of choices), and shown again for illustration purpos</w:delText>
        </w:r>
        <w:bookmarkStart w:id="122" w:name="fig%252525253Afig5-switchboard-pred-rst1"/>
        <w:bookmarkEnd w:id="122"/>
        <w:r w:rsidRPr="00E53719" w:rsidDel="0060554F">
          <w:rPr>
            <w:lang w:val="en-GB"/>
          </w:rPr>
          <w:delText>es.</w:delText>
        </w:r>
      </w:del>
      <w:ins w:id="123" w:author="Felix Molter" w:date="2021-01-20T13:42:00Z">
        <w:r w:rsidR="0060554F">
          <w:rPr>
            <w:lang w:val="en-GB"/>
          </w:rPr>
          <w:t xml:space="preserve"> of choosing the target in attraction trials </w:t>
        </w:r>
        <w:r w:rsidR="0060554F">
          <w:rPr>
            <w:b/>
            <w:lang w:val="en-GB"/>
          </w:rPr>
          <w:t>(e)</w:t>
        </w:r>
        <w:r w:rsidR="0060554F">
          <w:rPr>
            <w:lang w:val="en-GB"/>
          </w:rPr>
          <w:t xml:space="preserve">. Predictions in compromise trials </w:t>
        </w:r>
      </w:ins>
      <w:ins w:id="124" w:author="Felix Molter" w:date="2021-01-20T13:43:00Z">
        <w:r w:rsidR="0060554F">
          <w:rPr>
            <w:b/>
            <w:lang w:val="en-GB"/>
          </w:rPr>
          <w:t>(f</w:t>
        </w:r>
        <w:r w:rsidR="0060554F">
          <w:rPr>
            <w:lang w:val="en-GB"/>
          </w:rPr>
          <w:t>) are similar.</w:t>
        </w:r>
        <w:r w:rsidR="009F0B78">
          <w:rPr>
            <w:lang w:val="en-GB"/>
          </w:rPr>
          <w:t xml:space="preserve"> Bars show observed data from even-numbered trials. Model predictions are based on 50 simulations for each odd-numbered trial.</w:t>
        </w:r>
      </w:ins>
    </w:p>
    <w:p w14:paraId="71F5361E" w14:textId="77777777" w:rsidR="00B76BF1" w:rsidRPr="00E53719" w:rsidRDefault="00B76BF1">
      <w:pPr>
        <w:pStyle w:val="CaptionedFigure"/>
        <w:spacing w:line="276" w:lineRule="auto"/>
        <w:rPr>
          <w:lang w:val="en-GB"/>
        </w:rPr>
      </w:pPr>
    </w:p>
    <w:p w14:paraId="672A1B73" w14:textId="6D6DB8B3" w:rsidR="00B76BF1" w:rsidRPr="00E53719" w:rsidRDefault="00C418A2">
      <w:pPr>
        <w:pStyle w:val="BodyText"/>
        <w:rPr>
          <w:lang w:val="en-GB"/>
        </w:rPr>
      </w:pPr>
      <w:r w:rsidRPr="00E53719">
        <w:rPr>
          <w:lang w:val="en-GB"/>
        </w:rPr>
        <w:t xml:space="preserve">Notably, nine participants (22.5%) were best described by the previously described hybrid variant using a distance-dependent inhibition mechanism (Table </w:t>
      </w:r>
      <w:hyperlink w:anchor="tab:switchboard-best-ind">
        <w:r w:rsidRPr="00E53719">
          <w:rPr>
            <w:rStyle w:val="Hyperlink"/>
            <w:lang w:val="en-GB"/>
          </w:rPr>
          <w:t>2</w:t>
        </w:r>
      </w:hyperlink>
      <w:r w:rsidRPr="00E53719">
        <w:rPr>
          <w:lang w:val="en-GB"/>
        </w:rPr>
        <w:t xml:space="preserve">). Additional two </w:t>
      </w:r>
      <w:r w:rsidRPr="00E53719">
        <w:rPr>
          <w:lang w:val="en-GB"/>
        </w:rPr>
        <w:lastRenderedPageBreak/>
        <w:t>participants were best described by other variants using distance-dependent inhibition in conjunction with an alternative-wise gaze</w:t>
      </w:r>
      <w:ins w:id="125" w:author="Felix Molter" w:date="2021-01-20T14:48:00Z">
        <w:r w:rsidR="00E67318">
          <w:rPr>
            <w:lang w:val="en-GB"/>
          </w:rPr>
          <w:t>-</w:t>
        </w:r>
      </w:ins>
      <w:r w:rsidRPr="00E53719">
        <w:rPr>
          <w:lang w:val="en-GB"/>
        </w:rPr>
        <w:t>discount.</w:t>
      </w:r>
    </w:p>
    <w:p w14:paraId="556C0309" w14:textId="4280202B" w:rsidR="00B76BF1" w:rsidRPr="00E53719" w:rsidRDefault="00C418A2">
      <w:pPr>
        <w:pStyle w:val="BodyText"/>
        <w:rPr>
          <w:lang w:val="en-GB"/>
        </w:rPr>
      </w:pPr>
      <w:r w:rsidRPr="00E53719">
        <w:rPr>
          <w:lang w:val="en-GB"/>
        </w:rPr>
        <w:t>Counting switch-values of individually best fitting variants, most participants were best described by model variants with multiplicative integration, with alternative-wise and no attribute-wise gaze</w:t>
      </w:r>
      <w:ins w:id="126" w:author="Felix Molter" w:date="2021-01-20T14:49:00Z">
        <w:r w:rsidR="009F2677">
          <w:rPr>
            <w:lang w:val="en-GB"/>
          </w:rPr>
          <w:t>-</w:t>
        </w:r>
      </w:ins>
      <w:r w:rsidRPr="00E53719">
        <w:rPr>
          <w:lang w:val="en-GB"/>
        </w:rPr>
        <w:t xml:space="preserve">discount, with constant accumulation leak parameter and no inhibition (Supplemental Figure </w:t>
      </w:r>
      <w:ins w:id="127" w:author="Felix Molter" w:date="2021-01-20T15:48:00Z">
        <w:r w:rsidR="00F93C67">
          <w:rPr>
            <w:rStyle w:val="Hyperlink"/>
            <w:rFonts w:eastAsia="Cambria"/>
            <w:lang w:val="en-GB"/>
          </w:rPr>
          <w:fldChar w:fldCharType="begin"/>
        </w:r>
        <w:r w:rsidR="00F93C67">
          <w:rPr>
            <w:rStyle w:val="Hyperlink"/>
            <w:rFonts w:eastAsia="Cambria"/>
            <w:lang w:val="en-GB"/>
          </w:rPr>
          <w:instrText xml:space="preserve"> HYPERLINK \l "fig:switchboard-ind-switch-counts" \h </w:instrText>
        </w:r>
        <w:r w:rsidR="00F93C67">
          <w:rPr>
            <w:rStyle w:val="Hyperlink"/>
            <w:rFonts w:eastAsia="Cambria"/>
            <w:lang w:val="en-GB"/>
          </w:rPr>
          <w:fldChar w:fldCharType="separate"/>
        </w:r>
        <w:r w:rsidR="00F93C67">
          <w:rPr>
            <w:rStyle w:val="Hyperlink"/>
            <w:rFonts w:eastAsia="Cambria"/>
            <w:lang w:val="en-GB"/>
          </w:rPr>
          <w:t>6</w:t>
        </w:r>
        <w:r w:rsidR="00F93C67">
          <w:rPr>
            <w:rStyle w:val="Hyperlink"/>
            <w:rFonts w:eastAsia="Cambria"/>
            <w:lang w:val="en-GB"/>
          </w:rPr>
          <w:fldChar w:fldCharType="end"/>
        </w:r>
      </w:ins>
      <w:r w:rsidRPr="00E53719">
        <w:rPr>
          <w:lang w:val="en-GB"/>
        </w:rPr>
        <w:t>), echoing the results of best fitting individual and aggregate models.</w:t>
      </w:r>
    </w:p>
    <w:p w14:paraId="2BBD5E91" w14:textId="4FEEBC04" w:rsidR="00B76BF1" w:rsidRPr="00E53719" w:rsidRDefault="00C418A2">
      <w:pPr>
        <w:pStyle w:val="BodyText"/>
        <w:rPr>
          <w:ins w:id="128" w:author="Felix Molter" w:date="2021-01-19T17:06:00Z"/>
          <w:lang w:val="en-GB"/>
        </w:rPr>
      </w:pPr>
      <w:commentRangeStart w:id="129"/>
      <w:r w:rsidRPr="00E53719">
        <w:rPr>
          <w:lang w:val="en-GB"/>
        </w:rPr>
        <w:t>Finally, we probed the switchboard variants’ ability to accurately predict individual differences in context effects.</w:t>
      </w:r>
      <w:commentRangeEnd w:id="129"/>
      <w:r w:rsidR="00C32187" w:rsidRPr="00E53719">
        <w:rPr>
          <w:rStyle w:val="CommentReference"/>
          <w:lang w:val="en-GB"/>
        </w:rPr>
        <w:commentReference w:id="129"/>
      </w:r>
      <w:r w:rsidRPr="00E53719">
        <w:rPr>
          <w:lang w:val="en-GB"/>
        </w:rPr>
        <w:t xml:space="preserve"> </w:t>
      </w:r>
      <w:commentRangeStart w:id="130"/>
      <w:r w:rsidRPr="00E53719">
        <w:rPr>
          <w:lang w:val="en-GB"/>
        </w:rPr>
        <w:t xml:space="preserve">To this extent we compared RST predictions of the two variants that best described the most participants: The variant that coincided with the GLA (variant A in Table 2), and the </w:t>
      </w:r>
      <w:r w:rsidRPr="00E53719">
        <w:rPr>
          <w:i/>
          <w:lang w:val="en-GB"/>
        </w:rPr>
        <w:t>hybrid</w:t>
      </w:r>
      <w:r w:rsidRPr="00E53719">
        <w:rPr>
          <w:lang w:val="en-GB"/>
        </w:rPr>
        <w:t xml:space="preserve"> variant (variant B in Table 2) that described 9 participants best by combining an alternative-wise gaze-discount with distance-dependent inhibition (</w:t>
      </w:r>
      <w:commentRangeStart w:id="131"/>
      <w:r w:rsidRPr="00E53719">
        <w:rPr>
          <w:lang w:val="en-GB"/>
        </w:rPr>
        <w:t xml:space="preserve">Figure </w:t>
      </w:r>
      <w:hyperlink w:anchor="fig:fig5-switchboard-pred-rst">
        <w:r w:rsidRPr="00E53719">
          <w:rPr>
            <w:rStyle w:val="Hyperlink"/>
            <w:lang w:val="en-GB"/>
          </w:rPr>
          <w:t>5</w:t>
        </w:r>
      </w:hyperlink>
      <w:commentRangeEnd w:id="131"/>
      <w:r w:rsidRPr="00E53719">
        <w:rPr>
          <w:lang w:val="en-GB"/>
        </w:rPr>
        <w:commentReference w:id="131"/>
      </w:r>
      <w:r w:rsidRPr="00E53719">
        <w:rPr>
          <w:lang w:val="en-GB"/>
        </w:rPr>
        <w:commentReference w:id="132"/>
      </w:r>
      <w:r w:rsidRPr="00E53719">
        <w:rPr>
          <w:lang w:val="en-GB"/>
        </w:rPr>
        <w:t>)</w:t>
      </w:r>
      <w:commentRangeEnd w:id="130"/>
      <w:r w:rsidR="00CD2235">
        <w:rPr>
          <w:rStyle w:val="CommentReference"/>
        </w:rPr>
        <w:commentReference w:id="130"/>
      </w:r>
      <w:r w:rsidRPr="00E53719">
        <w:rPr>
          <w:lang w:val="en-GB"/>
        </w:rPr>
        <w:t xml:space="preserve">. This analysis revealed that the </w:t>
      </w:r>
      <w:r w:rsidRPr="00E53719">
        <w:rPr>
          <w:i/>
          <w:lang w:val="en-GB"/>
        </w:rPr>
        <w:t>hybrid</w:t>
      </w:r>
      <w:r w:rsidRPr="00E53719">
        <w:rPr>
          <w:lang w:val="en-GB"/>
        </w:rPr>
        <w:t xml:space="preserve"> variant predicted individual differences in the attraction effect better than the GLA model, as it was also able to capture the behaviour of participants where the effect was particularly strong</w:t>
      </w:r>
      <w:ins w:id="133" w:author="Felix Molter" w:date="2021-01-20T15:30:00Z">
        <w:r w:rsidR="00CD2235">
          <w:rPr>
            <w:lang w:val="en-GB"/>
          </w:rPr>
          <w:t xml:space="preserve"> (Figure 5a, b)</w:t>
        </w:r>
      </w:ins>
      <w:r w:rsidRPr="00E53719">
        <w:rPr>
          <w:lang w:val="en-GB"/>
        </w:rPr>
        <w:t>.</w:t>
      </w:r>
    </w:p>
    <w:p w14:paraId="26343E54" w14:textId="0B1411FE" w:rsidR="00166849" w:rsidRPr="00E53719" w:rsidRDefault="00166849" w:rsidP="00724721">
      <w:pPr>
        <w:pStyle w:val="BodyText"/>
        <w:numPr>
          <w:ilvl w:val="0"/>
          <w:numId w:val="11"/>
        </w:numPr>
        <w:rPr>
          <w:ins w:id="134" w:author="Felix Molter" w:date="2021-01-19T17:07:00Z"/>
          <w:lang w:val="en-GB"/>
        </w:rPr>
      </w:pPr>
      <w:ins w:id="135" w:author="Felix Molter" w:date="2021-01-19T17:06:00Z">
        <w:r w:rsidRPr="00E53719">
          <w:rPr>
            <w:lang w:val="en-GB"/>
          </w:rPr>
          <w:t xml:space="preserve">It did so, by predicting higher probability of target choices, and lower probability of competitor choices </w:t>
        </w:r>
      </w:ins>
      <w:ins w:id="136" w:author="Felix Molter" w:date="2021-01-19T17:07:00Z">
        <w:r w:rsidRPr="00E53719">
          <w:rPr>
            <w:lang w:val="en-GB"/>
          </w:rPr>
          <w:t xml:space="preserve">in attraction trials </w:t>
        </w:r>
      </w:ins>
      <w:ins w:id="137" w:author="Felix Molter" w:date="2021-01-19T17:06:00Z">
        <w:r w:rsidRPr="00E53719">
          <w:rPr>
            <w:lang w:val="en-GB"/>
          </w:rPr>
          <w:t>(upwards shift in Fig 5e</w:t>
        </w:r>
      </w:ins>
      <w:ins w:id="138" w:author="Felix Molter" w:date="2021-01-19T17:08:00Z">
        <w:r w:rsidR="003220BF" w:rsidRPr="00E53719">
          <w:rPr>
            <w:lang w:val="en-GB"/>
          </w:rPr>
          <w:t xml:space="preserve">, also </w:t>
        </w:r>
      </w:ins>
      <w:ins w:id="139" w:author="Felix Molter" w:date="2021-01-20T15:48:00Z">
        <w:r w:rsidR="00665A15">
          <w:rPr>
            <w:lang w:val="en-GB"/>
          </w:rPr>
          <w:t>S</w:t>
        </w:r>
      </w:ins>
      <w:ins w:id="140" w:author="Felix Molter" w:date="2021-01-19T17:08:00Z">
        <w:r w:rsidR="003220BF" w:rsidRPr="00E53719">
          <w:rPr>
            <w:lang w:val="en-GB"/>
          </w:rPr>
          <w:t xml:space="preserve">upplemental </w:t>
        </w:r>
      </w:ins>
      <w:ins w:id="141" w:author="Felix Molter" w:date="2021-01-20T15:48:00Z">
        <w:r w:rsidR="00665A15">
          <w:rPr>
            <w:lang w:val="en-GB"/>
          </w:rPr>
          <w:t>F</w:t>
        </w:r>
      </w:ins>
      <w:ins w:id="142" w:author="Felix Molter" w:date="2021-01-19T17:08:00Z">
        <w:r w:rsidR="003220BF" w:rsidRPr="00E53719">
          <w:rPr>
            <w:lang w:val="en-GB"/>
          </w:rPr>
          <w:t xml:space="preserve">igure </w:t>
        </w:r>
      </w:ins>
      <w:ins w:id="143" w:author="Felix Molter" w:date="2021-01-20T15:48:00Z">
        <w:r w:rsidR="00665A15">
          <w:rPr>
            <w:lang w:val="en-GB"/>
          </w:rPr>
          <w:t>4</w:t>
        </w:r>
      </w:ins>
      <w:ins w:id="144" w:author="Felix Molter" w:date="2021-01-19T17:06:00Z">
        <w:r w:rsidRPr="00E53719">
          <w:rPr>
            <w:lang w:val="en-GB"/>
          </w:rPr>
          <w:t>)</w:t>
        </w:r>
      </w:ins>
      <w:ins w:id="145" w:author="Felix Molter" w:date="2021-01-19T17:07:00Z">
        <w:r w:rsidRPr="00E53719">
          <w:rPr>
            <w:lang w:val="en-GB"/>
          </w:rPr>
          <w:t>. This was driven primarily by the model’s predictions for individuals with strong attraction effects (</w:t>
        </w:r>
      </w:ins>
      <w:ins w:id="146" w:author="Felix Molter" w:date="2021-01-20T15:48:00Z">
        <w:r w:rsidR="00665A15">
          <w:rPr>
            <w:lang w:val="en-GB"/>
          </w:rPr>
          <w:t>S</w:t>
        </w:r>
      </w:ins>
      <w:ins w:id="147" w:author="Felix Molter" w:date="2021-01-19T17:07:00Z">
        <w:r w:rsidRPr="00E53719">
          <w:rPr>
            <w:lang w:val="en-GB"/>
          </w:rPr>
          <w:t xml:space="preserve">upplemental </w:t>
        </w:r>
      </w:ins>
      <w:ins w:id="148" w:author="Felix Molter" w:date="2021-01-20T15:48:00Z">
        <w:r w:rsidR="00665A15">
          <w:rPr>
            <w:lang w:val="en-GB"/>
          </w:rPr>
          <w:t>F</w:t>
        </w:r>
      </w:ins>
      <w:ins w:id="149" w:author="Felix Molter" w:date="2021-01-19T17:07:00Z">
        <w:r w:rsidRPr="00E53719">
          <w:rPr>
            <w:lang w:val="en-GB"/>
          </w:rPr>
          <w:t>igure</w:t>
        </w:r>
      </w:ins>
      <w:ins w:id="150" w:author="Felix Molter" w:date="2021-01-20T15:48:00Z">
        <w:r w:rsidR="00665A15">
          <w:rPr>
            <w:lang w:val="en-GB"/>
          </w:rPr>
          <w:t xml:space="preserve"> 7</w:t>
        </w:r>
      </w:ins>
      <w:ins w:id="151" w:author="Felix Molter" w:date="2021-01-19T17:07:00Z">
        <w:r w:rsidRPr="00E53719">
          <w:rPr>
            <w:lang w:val="en-GB"/>
          </w:rPr>
          <w:t>).</w:t>
        </w:r>
      </w:ins>
    </w:p>
    <w:p w14:paraId="311F2C39" w14:textId="361864C8" w:rsidR="00166849" w:rsidRPr="00E53719" w:rsidRDefault="00166849" w:rsidP="00724721">
      <w:pPr>
        <w:pStyle w:val="BodyText"/>
        <w:numPr>
          <w:ilvl w:val="0"/>
          <w:numId w:val="11"/>
        </w:numPr>
        <w:rPr>
          <w:lang w:val="en-GB"/>
        </w:rPr>
      </w:pPr>
      <w:ins w:id="152" w:author="Felix Molter" w:date="2021-01-19T17:07:00Z">
        <w:r w:rsidRPr="00E53719">
          <w:rPr>
            <w:lang w:val="en-GB"/>
          </w:rPr>
          <w:t>The two variants predictions differed much less in compromise trials</w:t>
        </w:r>
      </w:ins>
    </w:p>
    <w:p w14:paraId="1AE1A28A" w14:textId="77777777" w:rsidR="00B76BF1" w:rsidRPr="00E53719" w:rsidRDefault="00C418A2">
      <w:pPr>
        <w:pStyle w:val="Heading1"/>
        <w:rPr>
          <w:lang w:val="en-GB"/>
        </w:rPr>
      </w:pPr>
      <w:r w:rsidRPr="00E53719">
        <w:rPr>
          <w:lang w:val="en-GB"/>
        </w:rPr>
        <w:t>Discussion</w:t>
      </w:r>
    </w:p>
    <w:p w14:paraId="5D255502" w14:textId="16AA615C" w:rsidR="00B76BF1" w:rsidRPr="00E53719" w:rsidRDefault="00C418A2">
      <w:pPr>
        <w:pStyle w:val="FirstParagraph"/>
        <w:rPr>
          <w:lang w:val="en-GB"/>
        </w:rPr>
      </w:pPr>
      <w:r w:rsidRPr="00E53719">
        <w:rPr>
          <w:lang w:val="en-GB"/>
        </w:rPr>
        <w:t xml:space="preserve">In this study, we investigated if risky choice behaviour can be characterized by a gaze-dependent evidence accumulation framework, especially when choices are influenced by the context of available alternatives. In line with previous findings, we found choice behaviour to be context-dependent (Busemeyer, Gluth, Rieskamp, &amp; Turner, 2019), but also subject to large interindividual differences. Importantly, participants’ gaze behaviour was also modulated by the context of available alternatives, allowing a simple gaze-dependent evidence accumulation model derived from prior work on binary risky choice (Glickman et al., 2019) to provide the best </w:t>
      </w:r>
      <w:r w:rsidRPr="00E53719">
        <w:rPr>
          <w:lang w:val="en-GB"/>
        </w:rPr>
        <w:lastRenderedPageBreak/>
        <w:t>description of their choices. Finally, in a systematic search across a large space of possible model variants, we showed that gaze-dependent accumulation describes all participants’ behaviour best. Predicting data from participants with particularly strong attraction effects, however, required inclusion of an</w:t>
      </w:r>
      <w:r w:rsidR="0016431B" w:rsidRPr="00E53719">
        <w:rPr>
          <w:lang w:val="en-GB"/>
        </w:rPr>
        <w:t xml:space="preserve"> </w:t>
      </w:r>
      <w:r w:rsidRPr="00E53719">
        <w:rPr>
          <w:lang w:val="en-GB"/>
        </w:rPr>
        <w:t>additional similarity-based inhibition mechanism.</w:t>
      </w:r>
    </w:p>
    <w:p w14:paraId="7C3B1580" w14:textId="77777777" w:rsidR="00B76BF1" w:rsidRPr="00E53719" w:rsidRDefault="00C418A2">
      <w:pPr>
        <w:pStyle w:val="BodyText"/>
        <w:rPr>
          <w:lang w:val="en-GB"/>
        </w:rPr>
      </w:pPr>
      <w:r w:rsidRPr="00E53719">
        <w:rPr>
          <w:lang w:val="en-GB"/>
        </w:rPr>
        <w:t>Prior work could already demonstrate that choices between risky prospects can be influenced by the set of available alternatives, producing attraction (Huber, Payne, &amp; Puto, 1982; Mohr, Heekeren, &amp; Rieskamp, 2017; Soltani, De Martino, &amp; Camerer, 2012; Wedell, 1991), similarity (Tversky, 1972) and other decoy effects (Soltani, De Martino, &amp; Camerer, 2012). These findings show that risky prospects, described by their winning probability and outcome, are subject to the same context-dependent influences as other multi-attribute stimuli, even though the natural (or normative) relationship between their attributes is multiplicative and not additive.</w:t>
      </w:r>
    </w:p>
    <w:p w14:paraId="01B4BF4C" w14:textId="77777777" w:rsidR="00B76BF1" w:rsidRPr="00E53719" w:rsidRDefault="00C418A2">
      <w:pPr>
        <w:pStyle w:val="BodyText"/>
        <w:rPr>
          <w:lang w:val="en-GB"/>
        </w:rPr>
      </w:pPr>
      <w:r w:rsidRPr="00E53719">
        <w:rPr>
          <w:lang w:val="en-GB"/>
        </w:rPr>
        <w:t>Our findings add to this literature, replicating the attraction effect and providing novel evidence for the compromise effect in risky choice. Notably, we find substantial individual differences in the strength of the attraction effect, ranging from almost no to large effects. The observed pattern includes a subgroup of participants predominantly choosing the target in attraction trials, that is also present in previous work in inference (Trueblood, 2012) and risky choice tasks (Mohr, Heekeren, &amp; Rieskamp, 2017). Importantly, we could not find any evidence that these participants used simplifying choice rules based on the dominance relationship. The observed variability further emphasizes the importance of focusing on individuals’ behaviour instead of group aggregates, if the goal is to understand the processes underlying individuals’ choices (Liew, Howe, &amp; Little, 2016).</w:t>
      </w:r>
    </w:p>
    <w:p w14:paraId="0E1B7A63" w14:textId="77777777" w:rsidR="00B76BF1" w:rsidRPr="00E53719" w:rsidRDefault="00C418A2">
      <w:pPr>
        <w:pStyle w:val="BodyText"/>
        <w:rPr>
          <w:ins w:id="153" w:author="Felix Molter" w:date="2021-01-19T17:09:00Z"/>
          <w:lang w:val="en-GB"/>
        </w:rPr>
      </w:pPr>
      <w:r w:rsidRPr="00E53719">
        <w:rPr>
          <w:lang w:val="en-GB"/>
        </w:rPr>
        <w:t xml:space="preserve">Process data like eye movement recordings are frequently used to test competing theoretical accounts of risky decision making (Fiedler &amp; Glöckner, 2012; Glöckner &amp; Herbold, 2011; Johnson, Schulte-Mecklenbeck, &amp; Willemsen, 2008; Payne &amp; Braunstein, 1978; Rosen &amp; Rosenkoetter, 1976; Russo &amp; Dosher, 1983). Models can be considered implausible, if process data are incompatible with their predicted </w:t>
      </w:r>
      <w:commentRangeStart w:id="154"/>
      <w:commentRangeStart w:id="155"/>
      <w:r w:rsidRPr="00E53719">
        <w:rPr>
          <w:lang w:val="en-GB"/>
        </w:rPr>
        <w:t>decision process</w:t>
      </w:r>
      <w:commentRangeEnd w:id="154"/>
      <w:r w:rsidRPr="00E53719">
        <w:rPr>
          <w:lang w:val="en-GB"/>
        </w:rPr>
        <w:commentReference w:id="154"/>
      </w:r>
      <w:commentRangeEnd w:id="155"/>
      <w:r w:rsidR="006151ED" w:rsidRPr="00E53719">
        <w:rPr>
          <w:rStyle w:val="CommentReference"/>
          <w:lang w:val="en-GB"/>
        </w:rPr>
        <w:commentReference w:id="155"/>
      </w:r>
      <w:r w:rsidRPr="00E53719">
        <w:rPr>
          <w:lang w:val="en-GB"/>
        </w:rPr>
        <w:t>.</w:t>
      </w:r>
    </w:p>
    <w:p w14:paraId="10DD2CC5" w14:textId="624AE11C" w:rsidR="00076D21" w:rsidRPr="00E53719" w:rsidRDefault="00076D21">
      <w:pPr>
        <w:pStyle w:val="BodyText"/>
        <w:numPr>
          <w:ilvl w:val="0"/>
          <w:numId w:val="11"/>
        </w:numPr>
        <w:rPr>
          <w:lang w:val="en-GB"/>
        </w:rPr>
        <w:pPrChange w:id="156" w:author="Felix Molter" w:date="2021-01-19T17:09:00Z">
          <w:pPr>
            <w:pStyle w:val="BodyText"/>
          </w:pPr>
        </w:pPrChange>
      </w:pPr>
      <w:ins w:id="157" w:author="Felix Molter" w:date="2021-01-19T17:09:00Z">
        <w:r w:rsidRPr="00E53719">
          <w:rPr>
            <w:lang w:val="en-GB"/>
          </w:rPr>
          <w:t>Discuss models’ abilities to capture gaze-choice association and how this “eliminates” MDFT and EU here</w:t>
        </w:r>
      </w:ins>
    </w:p>
    <w:p w14:paraId="4F32EF26" w14:textId="28D57DAB" w:rsidR="00B76BF1" w:rsidRPr="00E53719" w:rsidRDefault="00C418A2">
      <w:pPr>
        <w:pStyle w:val="BodyText"/>
        <w:rPr>
          <w:lang w:val="en-GB"/>
        </w:rPr>
      </w:pPr>
      <w:r w:rsidRPr="00E53719">
        <w:rPr>
          <w:lang w:val="en-GB"/>
        </w:rPr>
        <w:lastRenderedPageBreak/>
        <w:t>Our study involved choices between three risky gambles designed to elicit context effects. Prior research makes contradicting predictions about the direction of information search in this scenario: In the context of risky choice, empirical studies find a tendency towards within-alternative processing, disagreeing with non-compensatory, heuristic approaches and providing better support for compensatory strategies that assume integration of outcomes and probabilities (Fiedler &amp; Glöckner, 2012; Glöckner &amp; Herbold, 2011; Johnson, Schulte-Mecklenbeck, &amp; Willemsen, 2008, but see Russo &amp; Dosher, 1983; Su et al., 2013</w:t>
      </w:r>
      <w:r w:rsidR="001205B6" w:rsidRPr="00E53719">
        <w:rPr>
          <w:lang w:val="en-GB"/>
        </w:rPr>
        <w:t xml:space="preserve">, or in the </w:t>
      </w:r>
      <w:r w:rsidR="0024469B" w:rsidRPr="00E53719">
        <w:rPr>
          <w:lang w:val="en-GB"/>
        </w:rPr>
        <w:t xml:space="preserve">related </w:t>
      </w:r>
      <w:r w:rsidR="001205B6" w:rsidRPr="00E53719">
        <w:rPr>
          <w:lang w:val="en-GB"/>
        </w:rPr>
        <w:t>domain of intertemporal choice</w:t>
      </w:r>
      <w:r w:rsidR="0024469B" w:rsidRPr="00E53719">
        <w:rPr>
          <w:lang w:val="en-GB"/>
        </w:rPr>
        <w:t>: Amasino et al., 2019</w:t>
      </w:r>
      <w:r w:rsidRPr="00E53719">
        <w:rPr>
          <w:lang w:val="en-GB"/>
        </w:rPr>
        <w:t>). In the domain of context effects, however, Noguchi &amp; Stewart (2014) found pairwise comparisons between alternatives on single attribute dimensions to be the dominant pattern of information search. They argue that these comparisons should form the basis of choice models describing context effects. Similarly, Marini, Ansani, &amp; Paglieri (2020) found that adding an asymmetrically dominated decoy to a choice set shifts eye movements towards the target’s dominant attribute, and results in more transitions between target and decoy. Cataldo &amp; Cohen (2019) showed that the way information is displayed can influence the size and direction of context effects: Alternative-wise presentation yielded similarity effects, whereas attribute-wise presentation, thought to induce comparisons between alternatives on single attributes, produced attraction and compromise effects. In line with the risky choice and context effects literature, we found participants to shift their gaze both within and between alternatives. While this does not constitute strong evidence for any particular process, this finding is compatible with current models of gaze-dependent accumulation in risky choice (Glickman et al., 2019; Smith &amp; Krajbich, 2018) and the GLA that assume within-alternative integration of probabilities and outcomes, and gaze-dependent accumulation and comparison processes to reach a decision.</w:t>
      </w:r>
    </w:p>
    <w:p w14:paraId="700D64B6" w14:textId="2C75A19A" w:rsidR="00B76BF1" w:rsidRPr="00E53719" w:rsidRDefault="00C418A2">
      <w:pPr>
        <w:pStyle w:val="BodyText"/>
        <w:rPr>
          <w:lang w:val="en-GB"/>
        </w:rPr>
      </w:pPr>
      <w:r w:rsidRPr="00E53719">
        <w:rPr>
          <w:lang w:val="en-GB"/>
        </w:rPr>
        <w:t xml:space="preserve">Across decision making domains longer gaze towards an alternative is generally associated with a higher probability of choosing it (Armel, Beaumel, &amp; Rangel, 2008; Ashby, Jekel, Dickert, &amp; Glöckner, 2016; Cavanagh, Wiecki, Kochar, &amp; Frank, 2014; Folke, Jacobsen, Fleming, &amp; De Martino, 2016; Gluth, Kern, Kortmann, &amp; Vitali, 2020; Krajbich, Armel, &amp; Rangel, 2010; Krajbich &amp; Rangel, 2011; Shimojo, Simion, Shimojo, &amp; Scheier, 2003; Smith &amp; Krajbich, 2018; Tavares, Perona, &amp; Rangel, 2017; Towal, Mormann, &amp; Koch, 2013; Vaidya &amp; Fellows, 2015). This association is also present in choices between risky prospects (Fiedler &amp; </w:t>
      </w:r>
      <w:r w:rsidRPr="00E53719">
        <w:rPr>
          <w:lang w:val="en-GB"/>
        </w:rPr>
        <w:lastRenderedPageBreak/>
        <w:t xml:space="preserve">Glöckner, 2012; Glickman et al., 2019; Glöckner &amp; Herbold, 2011; Smith &amp; Krajbich, 2018; Stewart, Hermens, &amp; Matthews, 2016). </w:t>
      </w:r>
      <w:r w:rsidR="000C5B01" w:rsidRPr="00E53719">
        <w:rPr>
          <w:lang w:val="en-GB"/>
        </w:rPr>
        <w:t xml:space="preserve">While these </w:t>
      </w:r>
      <w:r w:rsidRPr="00E53719">
        <w:rPr>
          <w:lang w:val="en-GB"/>
        </w:rPr>
        <w:t>results are mostly correlational</w:t>
      </w:r>
      <w:r w:rsidR="000C5B01" w:rsidRPr="00E53719">
        <w:rPr>
          <w:lang w:val="en-GB"/>
        </w:rPr>
        <w:t>, m</w:t>
      </w:r>
      <w:r w:rsidRPr="00E53719">
        <w:rPr>
          <w:lang w:val="en-GB"/>
        </w:rPr>
        <w:t>ultiple studies, found that manipulation of gaze towards an alternative increases its likelihood of being chosen</w:t>
      </w:r>
      <w:r w:rsidR="000C5B01" w:rsidRPr="00E53719">
        <w:rPr>
          <w:lang w:val="en-GB"/>
        </w:rPr>
        <w:t>, suggesting that gaze allocation influences choice</w:t>
      </w:r>
      <w:r w:rsidRPr="00E53719">
        <w:rPr>
          <w:lang w:val="en-GB"/>
        </w:rPr>
        <w:t xml:space="preserve"> (Armel, Beaumel, &amp; Rangel, 2008; Liu et al., 2020; Pärnamets et al., 2015; Shimojo, Simion, Shimojo, &amp; Scheier, 2003; Sui, Liu, &amp; Rao, 2020; Tavares, Perona, &amp; Rangel, 2017).</w:t>
      </w:r>
    </w:p>
    <w:p w14:paraId="4CDD8723" w14:textId="26D7DA7D" w:rsidR="00B76BF1" w:rsidRPr="00E53719" w:rsidRDefault="00C418A2">
      <w:pPr>
        <w:pStyle w:val="BodyText"/>
        <w:rPr>
          <w:lang w:val="en-GB"/>
        </w:rPr>
      </w:pPr>
      <w:r w:rsidRPr="00E53719">
        <w:rPr>
          <w:lang w:val="en-GB"/>
        </w:rPr>
        <w:t xml:space="preserve">The positive association between gaze and choice is also present in our data: Ultimately chosen gambles were looked at longer than others, and </w:t>
      </w:r>
      <w:r w:rsidR="000C5B01" w:rsidRPr="00E53719">
        <w:rPr>
          <w:lang w:val="en-GB"/>
        </w:rPr>
        <w:t>the</w:t>
      </w:r>
      <w:r w:rsidRPr="00E53719">
        <w:rPr>
          <w:lang w:val="en-GB"/>
        </w:rPr>
        <w:t xml:space="preserve"> effect increased over the course of a trial</w:t>
      </w:r>
      <w:r w:rsidR="00846B5B" w:rsidRPr="00E53719">
        <w:rPr>
          <w:lang w:val="en-GB"/>
        </w:rPr>
        <w:t xml:space="preserve"> (see Supplementary </w:t>
      </w:r>
      <w:r w:rsidR="00AD110F" w:rsidRPr="00E53719">
        <w:rPr>
          <w:lang w:val="en-GB"/>
        </w:rPr>
        <w:t>Analyses</w:t>
      </w:r>
      <w:r w:rsidR="00846B5B" w:rsidRPr="00E53719">
        <w:rPr>
          <w:lang w:val="en-GB"/>
        </w:rPr>
        <w:t>)</w:t>
      </w:r>
      <w:r w:rsidRPr="00E53719">
        <w:rPr>
          <w:lang w:val="en-GB"/>
        </w:rPr>
        <w:t>. Gaze-dependent accumulation provides a formal account of the association between choice and gaze data, as unattended alternatives’ accumulation is diminished, making them less likely to be chosen. Conversely, if context effects were present in participants’ gaze, this would enable such model</w:t>
      </w:r>
      <w:r w:rsidR="000C5B01" w:rsidRPr="00E53719">
        <w:rPr>
          <w:lang w:val="en-GB"/>
        </w:rPr>
        <w:t>s</w:t>
      </w:r>
      <w:r w:rsidRPr="00E53719">
        <w:rPr>
          <w:lang w:val="en-GB"/>
        </w:rPr>
        <w:t xml:space="preserve"> to predict context-dependent choice. Our data illustrate that this contextual modulation of gaze is indeed present.</w:t>
      </w:r>
    </w:p>
    <w:p w14:paraId="69962EA4" w14:textId="77777777" w:rsidR="00B76BF1" w:rsidRPr="00E53719" w:rsidRDefault="00C418A2">
      <w:pPr>
        <w:pStyle w:val="BodyText"/>
        <w:rPr>
          <w:lang w:val="en-GB"/>
        </w:rPr>
      </w:pPr>
      <w:r w:rsidRPr="00E53719">
        <w:rPr>
          <w:lang w:val="en-GB"/>
        </w:rPr>
        <w:t>Our results are closely related to recent work showing that another behavioural effect in multi-alternative, multi-attribute choice is mediated by visual attention: Addition of a third alternative to a choice set has been shown to affect choice accuracy through value-based attentional capture in choices between risky prospects (Gluth, Spektor, &amp; Rieskamp, 2018) and food items (Gluth, Kern, Kortmann, &amp; Vitali, 2020). This mediation through gaze, formalized by a gaze-dependent accumulation model, provided a better description of the observed data than competing accounts. Adding to other work implicating mechanisms of visual attention in the emergence of context effects (Cataldo &amp; Cohen, 2019; Trueblood &amp; Dasari, 2017), our work shows how gaze can mediate context effects in a similar way: Choice sets affect the distribution of gaze, which in turn affects the choice process.</w:t>
      </w:r>
    </w:p>
    <w:p w14:paraId="41883D1E" w14:textId="390029E6" w:rsidR="00B76BF1" w:rsidRPr="00E53719" w:rsidRDefault="00C418A2">
      <w:pPr>
        <w:pStyle w:val="BodyText"/>
        <w:rPr>
          <w:lang w:val="en-GB"/>
        </w:rPr>
      </w:pPr>
      <w:r w:rsidRPr="00E53719">
        <w:rPr>
          <w:lang w:val="en-GB"/>
        </w:rPr>
        <w:t xml:space="preserve">Many traditional models of risky decision making assume that one scale value is assigned to each alternative independent of the presence of others, and that choice probabilities are directly derived from these values (e.g., Luce, 1959). These "simple scalability" theories include the most influential models of risky decision making (e.g., Expected Utility Theory, Von Neumann &amp; Morgenstern, 1947; and Prospect Theory, Kahneman &amp; Tversky, 1979). They obey rational axioms of choice like IIA and therefore cannot account for context effects by design </w:t>
      </w:r>
      <w:r w:rsidRPr="00E53719">
        <w:rPr>
          <w:lang w:val="en-GB"/>
        </w:rPr>
        <w:lastRenderedPageBreak/>
        <w:t xml:space="preserve">(Rieskamp, Busemeyer, &amp; Mellers, 2006). To explain context effects, multiple competing accounts have been proposed (Bhatia, 2013; Noguchi &amp; Stewart, 2018; Roe, Busemeyer, &amp; Townsend, 2001; Soltani, De Martino, &amp; Camerer, 2012; Trueblood, Brown, &amp; Heathcote, 2014; Tsetsos, Chater, &amp; Usher, 2012; Usher &amp; McClelland, 2004; Wollschläger &amp; Diederich, 2012, see Turner, Schley, Muller, &amp; Tsetsos, 2018, for a taxonomy of mechanisms and overview). </w:t>
      </w:r>
    </w:p>
    <w:p w14:paraId="229D8530" w14:textId="77777777" w:rsidR="00B76BF1" w:rsidRPr="00E53719" w:rsidRDefault="00C418A2">
      <w:pPr>
        <w:pStyle w:val="BodyText"/>
        <w:rPr>
          <w:lang w:val="en-GB"/>
        </w:rPr>
      </w:pPr>
      <w:r w:rsidRPr="00E53719">
        <w:rPr>
          <w:lang w:val="en-GB"/>
        </w:rPr>
        <w:t xml:space="preserve">These models often assume that an alternative’s value is computed in comparisons to other alternatives on single attributes (e.g., Roe, Busemeyer, &amp; Townsend, 2001; Usher &amp; McClelland, 2004), that the considered attribute dimension switches stochastically from moment to moment (e.g., Bhatia, 2013; Roe, Busemeyer, &amp; Townsend, 2001; Usher &amp; McClelland, 2004), and that choices result from accumulation (often imperfect, i.e., leaky) of evidence until a threshold is reached (Bhatia, 2013; Roe, Busemeyer, &amp; Townsend, 2001; Trueblood, Brown, &amp; Heathcote, 2014; Usher &amp; McClelland, 2004). Switching between attribute dimensions can introduce correlations between accumulators for similar alternatives, generating similarity effects (Bhatia, 2013; Roe, Busemeyer, &amp; Townsend, 2001; Turner, Schley, Muller, &amp; Tsetsos, 2018; Usher &amp; McClelland, 2004). In order to account for other context effects, these models employ additional mechanisms: For example, loss aversion, that is, differential weighting of advantageous and disadvantageous comparisons can produce attraction and compromise effects (Usher &amp; McClelland, 2004). Distance-dependent inhibition between alternatives can yield similar results, by inhibiting similar alternatives more strongly and "bolstering" alternatives that are similar but dominant (Roe, Busemeyer, &amp; Townsend, 2001). Non-linear value functions discounting alternatives with extreme attribute values can produce compromise effects (Trueblood, Brown, &amp; Heathcote, 2014). </w:t>
      </w:r>
    </w:p>
    <w:p w14:paraId="100B3B63" w14:textId="77777777" w:rsidR="00B76BF1" w:rsidRPr="00E53719" w:rsidRDefault="00C418A2">
      <w:pPr>
        <w:pStyle w:val="BodyText"/>
        <w:rPr>
          <w:lang w:val="en-GB"/>
        </w:rPr>
      </w:pPr>
      <w:r w:rsidRPr="00E53719">
        <w:rPr>
          <w:lang w:val="en-GB"/>
        </w:rPr>
        <w:t xml:space="preserve">However, while they propose precise psychological processes leading up to decisions, their relationship to observable process data, like eye movement recordings, remains implicit. For example, the switching between attribute dimensions is often considered an attentional mechanism (Bhatia, 2013; Roe, Busemeyer, &amp; Townsend, 2001; Turner, Schley, Muller, &amp; Tsetsos, 2018; Usher &amp; McClelland, 2004), yet it is assumed to occur at every time-step (e.g., millisecond), and therefore cannot be mapped to observable eye-movement data without additional assumptions. Notably, thus far models of context-dependent choice do not include any gaze-dependency in the decision process. This is in contrast to gaze-dependent accumulation </w:t>
      </w:r>
      <w:r w:rsidRPr="00E53719">
        <w:rPr>
          <w:lang w:val="en-GB"/>
        </w:rPr>
        <w:lastRenderedPageBreak/>
        <w:t>models (Cavanagh, Wiecki, Kochar, &amp; Frank, 2014; Glickman et al., 2019; Krajbich, Armel, &amp; Rangel, 2010; Krajbich &amp; Rangel, 2011; Molter, Thomas, Heekeren, &amp; Mohr, 2019; Thomas, Molter, Krajbich, Heekeren, &amp; Mohr, 2019), which propose a formal account of the association between gaze and choice.</w:t>
      </w:r>
    </w:p>
    <w:p w14:paraId="296F72D1" w14:textId="36235967" w:rsidR="005644D3" w:rsidRPr="00E53719" w:rsidRDefault="00C418A2">
      <w:pPr>
        <w:pStyle w:val="BodyText"/>
        <w:rPr>
          <w:lang w:val="en-GB"/>
        </w:rPr>
      </w:pPr>
      <w:r w:rsidRPr="00E53719">
        <w:rPr>
          <w:lang w:val="en-GB"/>
        </w:rPr>
        <w:t>In our study, a straightforward three-alternative extension of gaze-dependent accumulation model previously applied to binary risky choice (Glickman et al., 2019) explained context-dependent choice data best. Remarkably, it assumes that each alternative can be assigned a value by multiplicative integration of probability and outcome attributes, independently of other alternatives. Unlike simple scalable theories, however, it accumulates these values in a gaze-dependent fashion until a choice is made. Through its gaze-dependence, this model was able to predict individual differences in context effects, because gaze itself depended on the context of available alternatives. This model performed best even across a large space of models, which included variants using additive attribute integration, attribute-wise gaze</w:t>
      </w:r>
      <w:ins w:id="158" w:author="Felix Molter" w:date="2021-01-20T14:49:00Z">
        <w:r w:rsidR="00127975">
          <w:rPr>
            <w:lang w:val="en-GB"/>
          </w:rPr>
          <w:t>-</w:t>
        </w:r>
      </w:ins>
      <w:r w:rsidRPr="00E53719">
        <w:rPr>
          <w:lang w:val="en-GB"/>
        </w:rPr>
        <w:t>discount and accumulation of comparative values. Such variants resemble extant models of context-dependent choice (e.g., MDFT; Roe, Busemeyer, &amp; Townsend, 2001), as they accumulate results from single attribute comparisons. Yet they performed worse, even when they included gaze-dependency. Our results thus question whether models</w:t>
      </w:r>
      <w:r w:rsidR="00257877" w:rsidRPr="00E53719">
        <w:rPr>
          <w:lang w:val="en-GB"/>
        </w:rPr>
        <w:t xml:space="preserve"> of context-dependent choice</w:t>
      </w:r>
      <w:r w:rsidRPr="00E53719">
        <w:rPr>
          <w:lang w:val="en-GB"/>
        </w:rPr>
        <w:t xml:space="preserve"> must </w:t>
      </w:r>
      <w:r w:rsidR="00257877" w:rsidRPr="00E53719">
        <w:rPr>
          <w:lang w:val="en-GB"/>
        </w:rPr>
        <w:t xml:space="preserve">use </w:t>
      </w:r>
      <w:r w:rsidRPr="00E53719">
        <w:rPr>
          <w:lang w:val="en-GB"/>
        </w:rPr>
        <w:t>attribute-wise comparisons</w:t>
      </w:r>
      <w:r w:rsidR="00257877" w:rsidRPr="00E53719">
        <w:rPr>
          <w:lang w:val="en-GB"/>
        </w:rPr>
        <w:t xml:space="preserve"> over alternative-wise integration of attributes</w:t>
      </w:r>
      <w:r w:rsidRPr="00E53719">
        <w:rPr>
          <w:lang w:val="en-GB"/>
        </w:rPr>
        <w:t xml:space="preserve">. However, we also found that strong context effects could be predicted best using an additional inhibition mechanism based on alternatives’ similarity (which is comparative in nature), while still using alternative-wise valuation at its core. This raises the possibility of multiple parallel processes (i.e., within-alternative valuation </w:t>
      </w:r>
      <w:r w:rsidRPr="00E53719">
        <w:rPr>
          <w:i/>
          <w:lang w:val="en-GB"/>
        </w:rPr>
        <w:t>and</w:t>
      </w:r>
      <w:r w:rsidRPr="00E53719">
        <w:rPr>
          <w:lang w:val="en-GB"/>
        </w:rPr>
        <w:t xml:space="preserve"> comparative mechanisms). Even though this variant described only a subset of participants best, the inhibition mechanism might still be present for other participants, but not strong enough to justify increased complexity in the model comparison.</w:t>
      </w:r>
      <w:r w:rsidR="005644D3" w:rsidRPr="00E53719">
        <w:rPr>
          <w:lang w:val="en-GB"/>
        </w:rPr>
        <w:t xml:space="preserve"> </w:t>
      </w:r>
    </w:p>
    <w:p w14:paraId="7319D59E" w14:textId="5160ED6B" w:rsidR="00B76BF1" w:rsidRPr="00E53719" w:rsidRDefault="005644D3">
      <w:pPr>
        <w:pStyle w:val="BodyText"/>
        <w:rPr>
          <w:lang w:val="en-GB"/>
        </w:rPr>
      </w:pPr>
      <w:r w:rsidRPr="00E53719">
        <w:rPr>
          <w:lang w:val="en-GB"/>
        </w:rPr>
        <w:t xml:space="preserve">More generally, as gaze-dependence was present in every best-performing model, our results suggest that extant models of context-dependent choice are likely to benefit from implementing gaze-dependence, too. </w:t>
      </w:r>
      <w:r w:rsidR="00C418A2" w:rsidRPr="00E53719">
        <w:rPr>
          <w:lang w:val="en-GB"/>
        </w:rPr>
        <w:t xml:space="preserve">Our analyses showed that once the playing field is </w:t>
      </w:r>
      <w:r w:rsidR="00CD2235" w:rsidRPr="00E53719">
        <w:rPr>
          <w:lang w:val="en-GB"/>
        </w:rPr>
        <w:t>levelled</w:t>
      </w:r>
      <w:r w:rsidR="00C418A2" w:rsidRPr="00E53719">
        <w:rPr>
          <w:lang w:val="en-GB"/>
        </w:rPr>
        <w:t xml:space="preserve"> this way, other theoretical aspects can be compared more appropriately. Explicitly formalizing </w:t>
      </w:r>
      <w:r w:rsidR="00C418A2" w:rsidRPr="00E53719">
        <w:rPr>
          <w:lang w:val="en-GB"/>
        </w:rPr>
        <w:lastRenderedPageBreak/>
        <w:t>the relationship between model variables and eye movement recordings will result in more testable predictions that can help distinguish and evaluate competing theories.</w:t>
      </w:r>
    </w:p>
    <w:p w14:paraId="4124F7F9" w14:textId="181D5EA9" w:rsidR="00B76BF1" w:rsidRPr="00E53719" w:rsidRDefault="00C418A2">
      <w:pPr>
        <w:pStyle w:val="BodyText"/>
        <w:rPr>
          <w:lang w:val="en-GB"/>
        </w:rPr>
      </w:pPr>
      <w:r w:rsidRPr="00E53719">
        <w:rPr>
          <w:lang w:val="en-GB"/>
        </w:rPr>
        <w:t xml:space="preserve">In sum, we find support for gaze-dependent evidence accumulation in complex, context-dependent risky choice. The presented model </w:t>
      </w:r>
      <w:r w:rsidR="005644D3" w:rsidRPr="00E53719">
        <w:rPr>
          <w:lang w:val="en-GB"/>
        </w:rPr>
        <w:t xml:space="preserve">class </w:t>
      </w:r>
      <w:r w:rsidRPr="00E53719">
        <w:rPr>
          <w:lang w:val="en-GB"/>
        </w:rPr>
        <w:t>is compatible with observed transition data, and uses the contextual modulation of gaze in addition to a distance-dependent inhibition mechanism to predict context effec</w:t>
      </w:r>
      <w:bookmarkStart w:id="159" w:name="discussion"/>
      <w:bookmarkEnd w:id="159"/>
      <w:r w:rsidRPr="00E53719">
        <w:rPr>
          <w:lang w:val="en-GB"/>
        </w:rPr>
        <w:t>ts.</w:t>
      </w:r>
    </w:p>
    <w:p w14:paraId="4249E2C0" w14:textId="77777777" w:rsidR="00B76BF1" w:rsidRPr="00E53719" w:rsidRDefault="00C418A2">
      <w:pPr>
        <w:pStyle w:val="Heading1"/>
        <w:rPr>
          <w:lang w:val="en-GB"/>
        </w:rPr>
      </w:pPr>
      <w:r w:rsidRPr="00E53719">
        <w:rPr>
          <w:lang w:val="en-GB"/>
        </w:rPr>
        <w:t>Methods</w:t>
      </w:r>
    </w:p>
    <w:p w14:paraId="278CAAAE" w14:textId="77777777" w:rsidR="00B76BF1" w:rsidRPr="00E53719" w:rsidRDefault="00C418A2">
      <w:pPr>
        <w:pStyle w:val="Heading2"/>
        <w:rPr>
          <w:lang w:val="en-GB"/>
        </w:rPr>
      </w:pPr>
      <w:r w:rsidRPr="00E53719">
        <w:rPr>
          <w:lang w:val="en-GB"/>
        </w:rPr>
        <w:t>Participants</w:t>
      </w:r>
    </w:p>
    <w:p w14:paraId="5A7CA143" w14:textId="35E57EC2" w:rsidR="00B76BF1" w:rsidRPr="00E53719" w:rsidRDefault="00C418A2">
      <w:pPr>
        <w:pStyle w:val="FirstParagraph"/>
        <w:rPr>
          <w:lang w:val="en-GB"/>
        </w:rPr>
      </w:pPr>
      <w:r w:rsidRPr="00E53719">
        <w:rPr>
          <w:lang w:val="en-GB"/>
        </w:rPr>
        <w:t xml:space="preserve">We recruited 44 participants for the experiment. All participants were required to have normal or corrected to normal vision with soft contact lenses. Participants relying on glasses or hard contact lenses were excluded from participation to ensure good eye tracking quality. Four participants were excluded from the analyses: one due to a computer crash, two due to eye tracking calibration worse than 1.0° of visual angle, and one because of misunderstanding task instructions.  The remaining 40 participants (25 female, 15 male) had mean </w:t>
      </w:r>
      <m:oMath>
        <m:r>
          <w:rPr>
            <w:rFonts w:ascii="Cambria Math" w:hAnsi="Cambria Math"/>
            <w:lang w:val="en-GB"/>
          </w:rPr>
          <m:t>±</m:t>
        </m:r>
      </m:oMath>
      <w:r w:rsidRPr="00E53719">
        <w:rPr>
          <w:lang w:val="en-GB"/>
        </w:rPr>
        <w:t xml:space="preserve"> s.d. age 27.2 </w:t>
      </w:r>
      <m:oMath>
        <m:r>
          <w:rPr>
            <w:rFonts w:ascii="Cambria Math" w:hAnsi="Cambria Math"/>
            <w:lang w:val="en-GB"/>
          </w:rPr>
          <m:t>±</m:t>
        </m:r>
      </m:oMath>
      <w:r w:rsidRPr="00E53719">
        <w:rPr>
          <w:lang w:val="en-GB"/>
        </w:rPr>
        <w:t xml:space="preserve"> 4.7. All participants received a base compensation of 8 Euros per hour and could win an additional bonus based on their choices during the experiment (see below). Written informed consent was obtained from all participants prior to the experiment. The experimental procedures were approved by Freie Universität’s ethics committee.</w:t>
      </w:r>
      <w:bookmarkStart w:id="160" w:name="participants"/>
      <w:bookmarkEnd w:id="160"/>
    </w:p>
    <w:p w14:paraId="7A436F30" w14:textId="77777777" w:rsidR="00B76BF1" w:rsidRPr="00E53719" w:rsidRDefault="00C418A2">
      <w:pPr>
        <w:pStyle w:val="Heading2"/>
        <w:rPr>
          <w:lang w:val="en-GB"/>
        </w:rPr>
      </w:pPr>
      <w:r w:rsidRPr="00E53719">
        <w:rPr>
          <w:lang w:val="en-GB"/>
        </w:rPr>
        <w:t>Task and stimuli</w:t>
      </w:r>
    </w:p>
    <w:p w14:paraId="080D7B34" w14:textId="507EDFEF" w:rsidR="00B76BF1" w:rsidRPr="00E53719" w:rsidRDefault="00C418A2">
      <w:pPr>
        <w:pStyle w:val="FirstParagraph"/>
        <w:rPr>
          <w:lang w:val="en-GB"/>
        </w:rPr>
      </w:pPr>
      <w:r w:rsidRPr="00E53719">
        <w:rPr>
          <w:lang w:val="en-GB"/>
        </w:rPr>
        <w:t xml:space="preserve">Participants performed a value-based choice task with stimuli designed to elicit attraction and compromise effects (Figure </w:t>
      </w:r>
      <w:hyperlink w:anchor="fig:fig1-task">
        <w:r w:rsidRPr="00E53719">
          <w:rPr>
            <w:rStyle w:val="Hyperlink"/>
            <w:lang w:val="en-GB"/>
          </w:rPr>
          <w:t>1</w:t>
        </w:r>
      </w:hyperlink>
      <w:r w:rsidRPr="00E53719">
        <w:rPr>
          <w:lang w:val="en-GB"/>
        </w:rPr>
        <w:t xml:space="preserve">). Each trial started with a 1.5 s fixation cross at the screen </w:t>
      </w:r>
      <w:r w:rsidR="00CD2235" w:rsidRPr="00E53719">
        <w:rPr>
          <w:lang w:val="en-GB"/>
        </w:rPr>
        <w:t>centre</w:t>
      </w:r>
      <w:r w:rsidRPr="00E53719">
        <w:rPr>
          <w:lang w:val="en-GB"/>
        </w:rPr>
        <w:t xml:space="preserve">. Then, three all-or-nothing gambles were presented next to each other on the screen. Gambles were described by a probability </w:t>
      </w:r>
      <m:oMath>
        <m:r>
          <w:rPr>
            <w:rFonts w:ascii="Cambria Math" w:hAnsi="Cambria Math"/>
            <w:lang w:val="en-GB"/>
          </w:rPr>
          <m:t>p</m:t>
        </m:r>
      </m:oMath>
      <w:r w:rsidRPr="00E53719">
        <w:rPr>
          <w:lang w:val="en-GB"/>
        </w:rPr>
        <w:t xml:space="preserve"> to win outcome </w:t>
      </w:r>
      <m:oMath>
        <m:r>
          <w:rPr>
            <w:rFonts w:ascii="Cambria Math" w:hAnsi="Cambria Math"/>
            <w:lang w:val="en-GB"/>
          </w:rPr>
          <m:t>m</m:t>
        </m:r>
      </m:oMath>
      <w:r w:rsidRPr="00E53719">
        <w:rPr>
          <w:lang w:val="en-GB"/>
        </w:rPr>
        <w:t xml:space="preserve"> (and winning nothing otherwise). Each gamble was enclosed by a rectangle. Gamble attributes </w:t>
      </w:r>
      <m:oMath>
        <m:r>
          <w:rPr>
            <w:rFonts w:ascii="Cambria Math" w:hAnsi="Cambria Math"/>
            <w:lang w:val="en-GB"/>
          </w:rPr>
          <m:t>p</m:t>
        </m:r>
      </m:oMath>
      <w:r w:rsidRPr="00E53719">
        <w:rPr>
          <w:lang w:val="en-GB"/>
        </w:rPr>
        <w:t xml:space="preserve"> and </w:t>
      </w:r>
      <m:oMath>
        <m:r>
          <w:rPr>
            <w:rFonts w:ascii="Cambria Math" w:hAnsi="Cambria Math"/>
            <w:lang w:val="en-GB"/>
          </w:rPr>
          <m:t>m</m:t>
        </m:r>
      </m:oMath>
      <w:r w:rsidRPr="00E53719">
        <w:rPr>
          <w:lang w:val="en-GB"/>
        </w:rPr>
        <w:t xml:space="preserve"> were arranged so that the vertical distance between two attributes of one option was equal to the horizontal distance between the </w:t>
      </w:r>
      <w:r w:rsidR="00CD2235" w:rsidRPr="00E53719">
        <w:rPr>
          <w:lang w:val="en-GB"/>
        </w:rPr>
        <w:t>centres</w:t>
      </w:r>
      <w:r w:rsidRPr="00E53719">
        <w:rPr>
          <w:lang w:val="en-GB"/>
        </w:rPr>
        <w:t xml:space="preserve"> of neighbouring alternatives. This distance was set to approximately 10.0° of visual angle. Alternative positions and attribute positions within each gamble were random in each trial. Participants were instructed to indicate their preference for one of the three gambles </w:t>
      </w:r>
      <w:r w:rsidRPr="00E53719">
        <w:rPr>
          <w:lang w:val="en-GB"/>
        </w:rPr>
        <w:lastRenderedPageBreak/>
        <w:t>using their right hand and the keyboard’s arrow keys. There was no time limit. After their choice, participants received a brief (0.3 s) feedback about their choice (but not about a gamble outcome).</w:t>
      </w:r>
    </w:p>
    <w:p w14:paraId="083C29A0" w14:textId="2234290E" w:rsidR="00B76BF1" w:rsidRPr="00E53719" w:rsidRDefault="00C418A2">
      <w:pPr>
        <w:pStyle w:val="BodyText"/>
        <w:rPr>
          <w:lang w:val="en-GB"/>
        </w:rPr>
      </w:pPr>
      <w:r w:rsidRPr="00E53719">
        <w:rPr>
          <w:lang w:val="en-GB"/>
        </w:rPr>
        <w:t xml:space="preserve">Participants were instructed that after completing the task, one of the trials would be chosen randomly and the gamble chosen in this task would be played out for real money with a virtual wheel of fortune, using a later to be disclosed </w:t>
      </w:r>
      <w:ins w:id="161" w:author="Felix Molter" w:date="2021-01-20T16:46:00Z">
        <w:r w:rsidR="00431CC5">
          <w:rPr>
            <w:lang w:val="en-GB"/>
          </w:rPr>
          <w:t>payment</w:t>
        </w:r>
        <w:r w:rsidR="00431CC5" w:rsidRPr="00E53719">
          <w:rPr>
            <w:lang w:val="en-GB"/>
          </w:rPr>
          <w:t xml:space="preserve"> </w:t>
        </w:r>
      </w:ins>
      <w:r w:rsidRPr="00E53719">
        <w:rPr>
          <w:lang w:val="en-GB"/>
        </w:rPr>
        <w:t xml:space="preserve">multiplier. This multiplier was set at 0.5 to scale winning bonuses to Freie Universität’s </w:t>
      </w:r>
      <w:ins w:id="162" w:author="Felix Molter" w:date="2021-01-20T16:46:00Z">
        <w:r w:rsidR="00431CC5">
          <w:rPr>
            <w:lang w:val="en-GB"/>
          </w:rPr>
          <w:t>payment</w:t>
        </w:r>
        <w:r w:rsidR="00431CC5" w:rsidRPr="00E53719">
          <w:rPr>
            <w:lang w:val="en-GB"/>
          </w:rPr>
          <w:t xml:space="preserve"> </w:t>
        </w:r>
      </w:ins>
      <w:r w:rsidRPr="00E53719">
        <w:rPr>
          <w:lang w:val="en-GB"/>
        </w:rPr>
        <w:t>standards.</w:t>
      </w:r>
    </w:p>
    <w:p w14:paraId="0715874A" w14:textId="77777777" w:rsidR="00B76BF1" w:rsidRPr="00E53719" w:rsidRDefault="00C418A2">
      <w:pPr>
        <w:pStyle w:val="BodyText"/>
        <w:rPr>
          <w:lang w:val="en-GB"/>
        </w:rPr>
      </w:pPr>
      <w:r w:rsidRPr="00E53719">
        <w:rPr>
          <w:lang w:val="en-GB"/>
        </w:rPr>
        <w:t xml:space="preserve">Participants first performed three pairs of estimation and experiment blocks. Estimation consisted of a maximum of 30 trials with choices between two alternatives. These blocks served the purpose of determining individual indifference points for stimuli with varying levels of winning probability </w:t>
      </w:r>
      <m:oMath>
        <m:r>
          <w:rPr>
            <w:rFonts w:ascii="Cambria Math" w:hAnsi="Cambria Math"/>
            <w:lang w:val="en-GB"/>
          </w:rPr>
          <m:t>p</m:t>
        </m:r>
      </m:oMath>
      <w:r w:rsidRPr="00E53719">
        <w:rPr>
          <w:lang w:val="en-GB"/>
        </w:rPr>
        <w:t xml:space="preserve"> in an adaptive and integrated fashion. Participants were asked to indicate their preference between a fixed reference gamble </w:t>
      </w:r>
      <m:oMath>
        <m:r>
          <w:rPr>
            <w:rFonts w:ascii="Cambria Math" w:hAnsi="Cambria Math"/>
            <w:lang w:val="en-GB"/>
          </w:rPr>
          <m:t>B</m:t>
        </m:r>
      </m:oMath>
      <w:r w:rsidRPr="00E53719">
        <w:rPr>
          <w:lang w:val="en-GB"/>
        </w:rPr>
        <w:t xml:space="preserve">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B</m:t>
            </m:r>
          </m:sub>
        </m:sSub>
      </m:oMath>
      <w:r w:rsidRPr="00E53719">
        <w:rPr>
          <w:lang w:val="en-GB"/>
        </w:rPr>
        <w:t xml:space="preserve"> = 65%,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B</m:t>
            </m:r>
          </m:sub>
        </m:sSub>
      </m:oMath>
      <w:r w:rsidRPr="00E53719">
        <w:rPr>
          <w:lang w:val="en-GB"/>
        </w:rPr>
        <w:t xml:space="preserve"> = 15 EUR) and less risky option </w:t>
      </w:r>
      <m:oMath>
        <m:r>
          <w:rPr>
            <w:rFonts w:ascii="Cambria Math" w:hAnsi="Cambria Math"/>
            <w:lang w:val="en-GB"/>
          </w:rPr>
          <m:t>A</m:t>
        </m:r>
      </m:oMath>
      <w:r w:rsidRPr="00E53719">
        <w:rPr>
          <w:lang w:val="en-GB"/>
        </w:rPr>
        <w:t xml:space="preserve">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A</m:t>
            </m:r>
          </m:sub>
        </m:sSub>
      </m:oMath>
      <w:r w:rsidRPr="00E53719">
        <w:rPr>
          <w:lang w:val="en-GB"/>
        </w:rPr>
        <w:t xml:space="preserve"> = 75%,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A</m:t>
            </m:r>
          </m:sub>
        </m:sSub>
      </m:oMath>
      <w:r w:rsidRPr="00E53719">
        <w:rPr>
          <w:lang w:val="en-GB"/>
        </w:rPr>
        <w:t xml:space="preserve"> = 10 EUR). The outcome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A</m:t>
            </m:r>
          </m:sub>
        </m:sSub>
      </m:oMath>
      <w:r w:rsidRPr="00E53719">
        <w:rPr>
          <w:lang w:val="en-GB"/>
        </w:rPr>
        <w:t xml:space="preserve"> for option </w:t>
      </w:r>
      <m:oMath>
        <m:r>
          <w:rPr>
            <w:rFonts w:ascii="Cambria Math" w:hAnsi="Cambria Math"/>
            <w:lang w:val="en-GB"/>
          </w:rPr>
          <m:t>A</m:t>
        </m:r>
      </m:oMath>
      <w:r w:rsidRPr="00E53719">
        <w:rPr>
          <w:lang w:val="en-GB"/>
        </w:rPr>
        <w:t xml:space="preserve"> is then either increased (if </w:t>
      </w:r>
      <m:oMath>
        <m:r>
          <w:rPr>
            <w:rFonts w:ascii="Cambria Math" w:hAnsi="Cambria Math"/>
            <w:lang w:val="en-GB"/>
          </w:rPr>
          <m:t>B</m:t>
        </m:r>
      </m:oMath>
      <w:r w:rsidRPr="00E53719">
        <w:rPr>
          <w:lang w:val="en-GB"/>
        </w:rPr>
        <w:t xml:space="preserve"> was preferred) or decreased (if </w:t>
      </w:r>
      <m:oMath>
        <m:r>
          <w:rPr>
            <w:rFonts w:ascii="Cambria Math" w:hAnsi="Cambria Math"/>
            <w:lang w:val="en-GB"/>
          </w:rPr>
          <m:t>A</m:t>
        </m:r>
      </m:oMath>
      <w:r w:rsidRPr="00E53719">
        <w:rPr>
          <w:lang w:val="en-GB"/>
        </w:rPr>
        <w:t xml:space="preserve"> was preferred) and the procedure repeated. Indifference points for options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with probabilities </w:t>
      </w:r>
      <m:oMath>
        <m:sSub>
          <m:sSubPr>
            <m:ctrlPr>
              <w:rPr>
                <w:rFonts w:ascii="Cambria Math" w:hAnsi="Cambria Math"/>
                <w:lang w:val="en-GB"/>
              </w:rPr>
            </m:ctrlPr>
          </m:sSubPr>
          <m:e>
            <m:r>
              <w:rPr>
                <w:rFonts w:ascii="Cambria Math" w:hAnsi="Cambria Math"/>
                <w:lang w:val="en-GB"/>
              </w:rPr>
              <m:t>p</m:t>
            </m:r>
          </m:e>
          <m:sub>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sub>
        </m:sSub>
      </m:oMath>
      <w:r w:rsidRPr="00E53719">
        <w:rPr>
          <w:lang w:val="en-GB"/>
        </w:rPr>
        <w:t xml:space="preserve"> = 85% and </w:t>
      </w:r>
      <m:oMath>
        <m:sSub>
          <m:sSubPr>
            <m:ctrlPr>
              <w:rPr>
                <w:rFonts w:ascii="Cambria Math" w:hAnsi="Cambria Math"/>
                <w:lang w:val="en-GB"/>
              </w:rPr>
            </m:ctrlPr>
          </m:sSubPr>
          <m:e>
            <m:r>
              <w:rPr>
                <w:rFonts w:ascii="Cambria Math" w:hAnsi="Cambria Math"/>
                <w:lang w:val="en-GB"/>
              </w:rPr>
              <m:t>p</m:t>
            </m:r>
          </m:e>
          <m:sub>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sub>
        </m:sSub>
      </m:oMath>
      <w:r w:rsidRPr="00E53719">
        <w:rPr>
          <w:lang w:val="en-GB"/>
        </w:rPr>
        <w:t xml:space="preserve"> = 55% were determined interleaved and in the same fashion. A single estimation block yielded a stimulus set with four options </w:t>
      </w:r>
      <m:oMath>
        <m:r>
          <w:rPr>
            <w:rFonts w:ascii="Cambria Math" w:hAnsi="Cambria Math"/>
            <w:lang w:val="en-GB"/>
          </w:rPr>
          <m:t>A</m:t>
        </m:r>
      </m:oMath>
      <w:r w:rsidRPr="00E53719">
        <w:rPr>
          <w:lang w:val="en-GB"/>
        </w:rPr>
        <w:t xml:space="preserve">, </w:t>
      </w:r>
      <m:oMath>
        <m:r>
          <w:rPr>
            <w:rFonts w:ascii="Cambria Math" w:hAnsi="Cambria Math"/>
            <w:lang w:val="en-GB"/>
          </w:rPr>
          <m:t>B</m:t>
        </m:r>
      </m:oMath>
      <w:r w:rsidRPr="00E53719">
        <w:rPr>
          <w:lang w:val="en-GB"/>
        </w:rPr>
        <w:t xml:space="preserv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designed in a way that option pairs </w:t>
      </w:r>
      <m:oMath>
        <m:r>
          <w:rPr>
            <w:rFonts w:ascii="Cambria Math" w:hAnsi="Cambria Math"/>
            <w:lang w:val="en-GB"/>
          </w:rPr>
          <m:t>A-B</m:t>
        </m:r>
      </m:oMath>
      <w:r w:rsidRPr="00E53719">
        <w:rPr>
          <w:lang w:val="en-GB"/>
        </w:rPr>
        <w:t xml:space="preserve">, </w:t>
      </w:r>
      <m:oMath>
        <m:r>
          <w:rPr>
            <w:rFonts w:ascii="Cambria Math" w:hAnsi="Cambria Math"/>
            <w:lang w:val="en-GB"/>
          </w:rPr>
          <m:t>A-</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and </w:t>
      </w:r>
      <m:oMath>
        <m:r>
          <w:rPr>
            <w:rFonts w:ascii="Cambria Math" w:hAnsi="Cambria Math"/>
            <w:lang w:val="en-GB"/>
          </w:rPr>
          <m:t>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were approximately equally preferred and their distance in outcome mi was not less than 2 EUR. Additionally, asymmetrically dominated range-frequency decoy options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were introduced and designed to be 2% and 1 EUR worse than options </w:t>
      </w:r>
      <m:oMath>
        <m:r>
          <w:rPr>
            <w:rFonts w:ascii="Cambria Math" w:hAnsi="Cambria Math"/>
            <w:lang w:val="en-GB"/>
          </w:rPr>
          <m:t>A</m:t>
        </m:r>
      </m:oMath>
      <w:r w:rsidRPr="00E53719">
        <w:rPr>
          <w:lang w:val="en-GB"/>
        </w:rPr>
        <w:t xml:space="preserve"> and </w:t>
      </w:r>
      <m:oMath>
        <m:r>
          <w:rPr>
            <w:rFonts w:ascii="Cambria Math" w:hAnsi="Cambria Math"/>
            <w:lang w:val="en-GB"/>
          </w:rPr>
          <m:t>B</m:t>
        </m:r>
      </m:oMath>
      <w:r w:rsidRPr="00E53719">
        <w:rPr>
          <w:lang w:val="en-GB"/>
        </w:rPr>
        <w:t>, respectively.</w:t>
      </w:r>
    </w:p>
    <w:p w14:paraId="5FF3E325" w14:textId="77777777" w:rsidR="00B76BF1" w:rsidRPr="00E53719" w:rsidRDefault="00C418A2">
      <w:pPr>
        <w:pStyle w:val="BodyText"/>
        <w:rPr>
          <w:lang w:val="en-GB"/>
        </w:rPr>
      </w:pPr>
      <w:r w:rsidRPr="00E53719">
        <w:rPr>
          <w:lang w:val="en-GB"/>
        </w:rPr>
        <w:t xml:space="preserve">The following experimental blocks had 75 ternary choice trials each, 32 of which were compromise trials balanced with respect to the target option (i.e.,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r>
          <w:rPr>
            <w:rFonts w:ascii="Cambria Math" w:hAnsi="Cambria Math"/>
            <w:lang w:val="en-GB"/>
          </w:rPr>
          <m:t>}</m:t>
        </m:r>
      </m:oMath>
      <w:r w:rsidRPr="00E53719">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r>
          <w:rPr>
            <w:rFonts w:ascii="Cambria Math" w:hAnsi="Cambria Math"/>
            <w:lang w:val="en-GB"/>
          </w:rPr>
          <m:t>}</m:t>
        </m:r>
      </m:oMath>
      <w:r w:rsidRPr="00E53719">
        <w:rPr>
          <w:lang w:val="en-GB"/>
        </w:rPr>
        <w:t xml:space="preserve">), 32 attraction trials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r>
          <w:rPr>
            <w:rFonts w:ascii="Cambria Math" w:hAnsi="Cambria Math"/>
            <w:lang w:val="en-GB"/>
          </w:rPr>
          <m:t>}</m:t>
        </m:r>
      </m:oMath>
      <w:r w:rsidRPr="00E53719">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r>
          <w:rPr>
            <w:rFonts w:ascii="Cambria Math" w:hAnsi="Cambria Math"/>
            <w:lang w:val="en-GB"/>
          </w:rPr>
          <m:t>}</m:t>
        </m:r>
      </m:oMath>
      <w:r w:rsidRPr="00E53719">
        <w:rPr>
          <w:lang w:val="en-GB"/>
        </w:rPr>
        <w:t xml:space="preserve">) and 11 distractor trials showing randomly created options with expected value of 10 EUR and low (5–33%), medium (34–64%) and high (65–95%) probability </w:t>
      </w:r>
      <m:oMath>
        <m:r>
          <w:rPr>
            <w:rFonts w:ascii="Cambria Math" w:hAnsi="Cambria Math"/>
            <w:lang w:val="en-GB"/>
          </w:rPr>
          <m:t>p</m:t>
        </m:r>
      </m:oMath>
      <w:r w:rsidRPr="00E53719">
        <w:rPr>
          <w:lang w:val="en-GB"/>
        </w:rPr>
        <w:t>. For each trial, uniform noise was added to each option’s outcome m (</w:t>
      </w:r>
      <m:oMath>
        <m:r>
          <w:rPr>
            <w:rFonts w:ascii="Cambria Math" w:hAnsi="Cambria Math"/>
            <w:lang w:val="en-GB"/>
          </w:rPr>
          <m:t>±</m:t>
        </m:r>
      </m:oMath>
      <w:r w:rsidRPr="00E53719">
        <w:rPr>
          <w:lang w:val="en-GB"/>
        </w:rPr>
        <w:t xml:space="preserve">0 EUR, +1 EUR) and probability p (–3%, </w:t>
      </w:r>
      <m:oMath>
        <m:r>
          <w:rPr>
            <w:rFonts w:ascii="Cambria Math" w:hAnsi="Cambria Math"/>
            <w:lang w:val="en-GB"/>
          </w:rPr>
          <m:t>±</m:t>
        </m:r>
      </m:oMath>
      <w:r w:rsidRPr="00E53719">
        <w:rPr>
          <w:lang w:val="en-GB"/>
        </w:rPr>
        <w:t xml:space="preserve">0%, +3%).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received the same noise as their focal option, to preserve dominance relation.</w:t>
      </w:r>
    </w:p>
    <w:p w14:paraId="2A5DE44D" w14:textId="7002B918" w:rsidR="00B76BF1" w:rsidRPr="00E53719" w:rsidRDefault="00C418A2">
      <w:pPr>
        <w:pStyle w:val="BodyText"/>
        <w:rPr>
          <w:lang w:val="en-GB"/>
        </w:rPr>
      </w:pPr>
      <w:r w:rsidRPr="00E53719">
        <w:rPr>
          <w:lang w:val="en-GB"/>
        </w:rPr>
        <w:lastRenderedPageBreak/>
        <w:t xml:space="preserve">Participants performed 25 practice trials not relevant for their </w:t>
      </w:r>
      <w:ins w:id="163" w:author="Felix Molter" w:date="2021-01-20T16:45:00Z">
        <w:r w:rsidR="00FD1C1F">
          <w:rPr>
            <w:lang w:val="en-GB"/>
          </w:rPr>
          <w:t>payment</w:t>
        </w:r>
        <w:r w:rsidR="00FD1C1F" w:rsidRPr="00E53719">
          <w:rPr>
            <w:lang w:val="en-GB"/>
          </w:rPr>
          <w:t xml:space="preserve"> </w:t>
        </w:r>
      </w:ins>
      <w:r w:rsidRPr="00E53719">
        <w:rPr>
          <w:lang w:val="en-GB"/>
        </w:rPr>
        <w:t>under supervision of the experimenter.</w:t>
      </w:r>
      <w:bookmarkStart w:id="164" w:name="sec%252525253Amethods%252525253Atask-sti"/>
      <w:bookmarkEnd w:id="164"/>
    </w:p>
    <w:p w14:paraId="6F0C19FD" w14:textId="77777777" w:rsidR="00B76BF1" w:rsidRPr="00E53719" w:rsidRDefault="00C418A2">
      <w:pPr>
        <w:pStyle w:val="Heading2"/>
        <w:rPr>
          <w:lang w:val="en-GB"/>
        </w:rPr>
      </w:pPr>
      <w:r w:rsidRPr="00E53719">
        <w:rPr>
          <w:lang w:val="en-GB"/>
        </w:rPr>
        <w:t>Eye tracking</w:t>
      </w:r>
    </w:p>
    <w:p w14:paraId="3E4DEBB5" w14:textId="120D4024" w:rsidR="00B76BF1" w:rsidRPr="00E53719" w:rsidRDefault="00C418A2">
      <w:pPr>
        <w:pStyle w:val="FirstParagraph"/>
        <w:rPr>
          <w:lang w:val="en-GB"/>
        </w:rPr>
      </w:pPr>
      <w:r w:rsidRPr="00E53719">
        <w:rPr>
          <w:lang w:val="en-GB"/>
        </w:rPr>
        <w:t>Participants’ eye movements were recorded at 60 Hz using a table-mounted SMI Red eye tracker (SensoMotoric Instruments, Teltow, Germany). Participants were placed approximately 60 cm in front of the screen and instructed to minimize head movements during the task. Before each block, the eye tracker was calibrated using a 5-point calibration and validation procedure until a spatial resolution smaller than 1.0$\degree$ visual angle was achieved horizontally and vertically. Participants were instructed to re-</w:t>
      </w:r>
      <w:r w:rsidR="00CD2235" w:rsidRPr="00E53719">
        <w:rPr>
          <w:lang w:val="en-GB"/>
        </w:rPr>
        <w:t>centre</w:t>
      </w:r>
      <w:r w:rsidRPr="00E53719">
        <w:rPr>
          <w:lang w:val="en-GB"/>
        </w:rPr>
        <w:t xml:space="preserve"> their gaze on the central fixation cross between trials.</w:t>
      </w:r>
    </w:p>
    <w:p w14:paraId="4E584EB4" w14:textId="4475942E" w:rsidR="00B76BF1" w:rsidRPr="00E53719" w:rsidRDefault="00C418A2">
      <w:pPr>
        <w:pStyle w:val="BodyText"/>
        <w:rPr>
          <w:lang w:val="en-GB"/>
        </w:rPr>
      </w:pPr>
      <w:r w:rsidRPr="00E53719">
        <w:rPr>
          <w:lang w:val="en-GB"/>
        </w:rPr>
        <w:t>Eye tracking data was pre-processed according to the following procedures: First, fixations, saccades and blinks were detected using SMI’s Event-Detector software. Minimum fixation duration for detection was left at the default setting (80 ms). Blinks and saccades were discarded. Fixations were truncated when participants made a keyboard response. Next, rectangular areas of interest (AOIs) were constructed around the six screen locations that displayed stimulus attributes. Fixations towards non-AOI regions of the screen were discarded if they were preceded and followed by fixations to different AOIs. If they were preceded and followed by fixations towards the same AOI, the non-AOI fixation was re-coded to that AOI, too (see Krajbich, Armel, &amp; Rangel, 2010; Krajbich, Lu, Camerer, &amp; Rangel, 2012; Krajbich &amp; Rangel, 2011). Finally, the total dwell time towards each alternative and attribute in each trial was computed by summing all fixation durations towards respective AOIs. Relative dwell time was computed by normalisation to the sum of all dwells in the trial.</w:t>
      </w:r>
      <w:bookmarkStart w:id="165" w:name="sec%252525253Amethods%252525253Aeye-trac"/>
      <w:bookmarkEnd w:id="165"/>
    </w:p>
    <w:p w14:paraId="2CD021F7" w14:textId="539D07D9" w:rsidR="00B76BF1" w:rsidRPr="00E53719" w:rsidRDefault="00C418A2">
      <w:pPr>
        <w:pStyle w:val="Heading2"/>
        <w:rPr>
          <w:lang w:val="en-GB"/>
        </w:rPr>
      </w:pPr>
      <w:r w:rsidRPr="00E53719">
        <w:rPr>
          <w:lang w:val="en-GB"/>
        </w:rPr>
        <w:t>Behavioural mode</w:t>
      </w:r>
      <w:r w:rsidR="005B587E">
        <w:rPr>
          <w:lang w:val="en-GB"/>
        </w:rPr>
        <w:t>l</w:t>
      </w:r>
      <w:r w:rsidRPr="00E53719">
        <w:rPr>
          <w:lang w:val="en-GB"/>
        </w:rPr>
        <w:t>ling</w:t>
      </w:r>
    </w:p>
    <w:p w14:paraId="47B3BAA6" w14:textId="77777777" w:rsidR="00B76BF1" w:rsidRPr="00E53719" w:rsidRDefault="00C418A2">
      <w:pPr>
        <w:pStyle w:val="BodyText"/>
        <w:rPr>
          <w:lang w:val="en-GB"/>
        </w:rPr>
      </w:pPr>
      <w:r w:rsidRPr="00E53719">
        <w:rPr>
          <w:b/>
          <w:bCs/>
          <w:lang w:val="en-GB"/>
        </w:rPr>
        <w:t>Baseline: Random choice.</w:t>
      </w:r>
      <w:r w:rsidRPr="00E53719">
        <w:rPr>
          <w:lang w:val="en-GB"/>
        </w:rPr>
        <w:t xml:space="preserve">  The random choice model predicts equal choice probabilities </w:t>
      </w:r>
      <m:oMath>
        <m:r>
          <w:rPr>
            <w:rFonts w:ascii="Cambria Math" w:hAnsi="Cambria Math"/>
            <w:lang w:val="en-GB"/>
          </w:rPr>
          <m:t>p=</m:t>
        </m:r>
        <m:f>
          <m:fPr>
            <m:ctrlPr>
              <w:rPr>
                <w:rFonts w:ascii="Cambria Math" w:hAnsi="Cambria Math"/>
                <w:lang w:val="en-GB"/>
              </w:rPr>
            </m:ctrlPr>
          </m:fPr>
          <m:num>
            <m:r>
              <w:rPr>
                <w:rFonts w:ascii="Cambria Math" w:hAnsi="Cambria Math"/>
                <w:lang w:val="en-GB"/>
              </w:rPr>
              <m:t>1</m:t>
            </m:r>
          </m:num>
          <m:den>
            <m:r>
              <w:rPr>
                <w:rFonts w:ascii="Cambria Math" w:hAnsi="Cambria Math"/>
                <w:lang w:val="en-GB"/>
              </w:rPr>
              <m:t>3</m:t>
            </m:r>
          </m:den>
        </m:f>
      </m:oMath>
      <w:r w:rsidRPr="00E53719">
        <w:rPr>
          <w:lang w:val="en-GB"/>
        </w:rPr>
        <w:t xml:space="preserve"> for all three alternatives and serves as a benchmark against which other models can be compared.</w:t>
      </w:r>
      <w:bookmarkStart w:id="166" w:name="baseline-random-choice"/>
      <w:bookmarkEnd w:id="166"/>
    </w:p>
    <w:p w14:paraId="550C5BCE" w14:textId="77777777" w:rsidR="00B76BF1" w:rsidRPr="00E53719" w:rsidRDefault="00C418A2">
      <w:pPr>
        <w:pStyle w:val="BodyText"/>
        <w:rPr>
          <w:lang w:val="en-GB"/>
        </w:rPr>
      </w:pPr>
      <w:r w:rsidRPr="00E53719">
        <w:rPr>
          <w:b/>
          <w:bCs/>
          <w:lang w:val="en-GB"/>
        </w:rPr>
        <w:t xml:space="preserve">Expected Utility.  </w:t>
      </w:r>
      <w:r w:rsidRPr="00E53719">
        <w:rPr>
          <w:lang w:val="en-GB"/>
        </w:rPr>
        <w:t xml:space="preserve">Expected Utility Theory (EU; Von Neumann &amp; Morgenstern, 1947) assumes that choice behaviour can be described as maximization of expected subjective utility. </w:t>
      </w:r>
      <w:r w:rsidRPr="00E53719">
        <w:rPr>
          <w:lang w:val="en-GB"/>
        </w:rPr>
        <w:lastRenderedPageBreak/>
        <w:t xml:space="preserve">We computed subjective utilities of option outcomes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oMath>
      <w:r w:rsidRPr="00E53719">
        <w:rPr>
          <w:lang w:val="en-GB"/>
        </w:rPr>
        <w:t xml:space="preserve"> using a power function with one free parameter </w:t>
      </w:r>
      <m:oMath>
        <m:r>
          <w:rPr>
            <w:rFonts w:ascii="Cambria Math" w:hAnsi="Cambria Math"/>
            <w:lang w:val="en-GB"/>
          </w:rPr>
          <m:t>α</m:t>
        </m:r>
      </m:oMath>
      <w:r w:rsidRPr="00E53719">
        <w:rPr>
          <w:lang w:val="en-GB"/>
        </w:rPr>
        <w:t>:</w:t>
      </w:r>
    </w:p>
    <w:p w14:paraId="562ABE15" w14:textId="77777777" w:rsidR="00B76BF1" w:rsidRPr="00E53719" w:rsidRDefault="00C418A2">
      <w:pPr>
        <w:pStyle w:val="BodyText"/>
        <w:jc w:val="center"/>
        <w:rPr>
          <w:lang w:val="en-GB"/>
        </w:rPr>
      </w:pPr>
      <m:oMathPara>
        <m:oMathParaPr>
          <m:jc m:val="center"/>
        </m:oMathParaPr>
        <m:oMath>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α</m:t>
              </m:r>
            </m:sup>
          </m:sSubSup>
        </m:oMath>
      </m:oMathPara>
    </w:p>
    <w:p w14:paraId="40CB1A13" w14:textId="77777777" w:rsidR="00B76BF1" w:rsidRPr="00E53719" w:rsidRDefault="00C418A2">
      <w:pPr>
        <w:pStyle w:val="FirstParagraph"/>
        <w:rPr>
          <w:lang w:val="en-GB"/>
        </w:rPr>
      </w:pPr>
      <w:r w:rsidRPr="00E53719">
        <w:rPr>
          <w:lang w:val="en-GB"/>
        </w:rPr>
        <w:t xml:space="preserve">Predicted choice probabilities are computed using a soft-max choice rule (Sutton &amp; Barto, 2018) over expected utilities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EU</m:t>
            </m:r>
          </m:sup>
        </m:sSubSup>
        <m:r>
          <w:rPr>
            <w:rFonts w:ascii="Cambria Math" w:hAnsi="Cambria Math"/>
            <w:lang w:val="en-GB"/>
          </w:rPr>
          <m:t>=</m:t>
        </m:r>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oMath>
      <w:r w:rsidRPr="00E53719">
        <w:rPr>
          <w:lang w:val="en-GB"/>
        </w:rPr>
        <w:t>:</w:t>
      </w:r>
    </w:p>
    <w:p w14:paraId="4AB41AB3" w14:textId="77777777" w:rsidR="00B76BF1" w:rsidRPr="00E53719" w:rsidRDefault="00C418A2">
      <w:pPr>
        <w:pStyle w:val="BodyText"/>
        <w:jc w:val="center"/>
        <w:rPr>
          <w:lang w:val="en-GB"/>
        </w:rPr>
      </w:pPr>
      <m:oMathPara>
        <m:oMathParaPr>
          <m:jc m:val="center"/>
        </m:oMathParaPr>
        <m:oMath>
          <m:r>
            <w:rPr>
              <w:rFonts w:ascii="Cambria Math" w:hAnsi="Cambria Math"/>
              <w:lang w:val="en-GB"/>
            </w:rPr>
            <m:t>p</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e>
          </m:d>
          <m:r>
            <w:rPr>
              <w:rFonts w:ascii="Cambria Math" w:hAnsi="Cambria Math"/>
              <w:lang w:val="en-GB"/>
            </w:rPr>
            <m:t>=</m:t>
          </m:r>
          <m:f>
            <m:fPr>
              <m:ctrlPr>
                <w:rPr>
                  <w:rFonts w:ascii="Cambria Math" w:hAnsi="Cambria Math"/>
                  <w:lang w:val="en-GB"/>
                </w:rPr>
              </m:ctrlPr>
            </m:fPr>
            <m:num>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β</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sup>
              </m:sSup>
            </m:num>
            <m:den>
              <m:nary>
                <m:naryPr>
                  <m:chr m:val="∑"/>
                  <m:supHide m:val="1"/>
                  <m:ctrlPr>
                    <w:rPr>
                      <w:rFonts w:ascii="Cambria Math" w:hAnsi="Cambria Math"/>
                      <w:lang w:val="en-GB"/>
                    </w:rPr>
                  </m:ctrlPr>
                </m:naryPr>
                <m:sub>
                  <m:r>
                    <w:rPr>
                      <w:rFonts w:ascii="Cambria Math" w:hAnsi="Cambria Math"/>
                      <w:lang w:val="en-GB"/>
                    </w:rPr>
                    <m:t>j∈J</m:t>
                  </m:r>
                </m:sub>
                <m:sup/>
                <m:e>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β</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j</m:t>
                          </m:r>
                        </m:sub>
                      </m:sSub>
                    </m:sup>
                  </m:sSup>
                </m:e>
              </m:nary>
            </m:den>
          </m:f>
        </m:oMath>
      </m:oMathPara>
    </w:p>
    <w:p w14:paraId="7A713006" w14:textId="77777777" w:rsidR="00B76BF1" w:rsidRPr="00E53719" w:rsidRDefault="00C418A2">
      <w:pPr>
        <w:pStyle w:val="FirstParagraph"/>
        <w:rPr>
          <w:lang w:val="en-GB"/>
        </w:rPr>
      </w:pPr>
      <w:r w:rsidRPr="00E53719">
        <w:rPr>
          <w:lang w:val="en-GB"/>
        </w:rPr>
        <w:t xml:space="preserve">Here, </w:t>
      </w:r>
      <m:oMath>
        <m:r>
          <w:rPr>
            <w:rFonts w:ascii="Cambria Math" w:hAnsi="Cambria Math"/>
            <w:lang w:val="en-GB"/>
          </w:rPr>
          <m:t>J</m:t>
        </m:r>
      </m:oMath>
      <w:r w:rsidRPr="00E53719">
        <w:rPr>
          <w:lang w:val="en-GB"/>
        </w:rPr>
        <w:t xml:space="preserve"> is the set of all available alternatives. The inverse temperature parameter </w:t>
      </w:r>
      <m:oMath>
        <m:r>
          <w:rPr>
            <w:rFonts w:ascii="Cambria Math" w:hAnsi="Cambria Math"/>
            <w:lang w:val="en-GB"/>
          </w:rPr>
          <m:t>β</m:t>
        </m:r>
      </m:oMath>
      <w:r w:rsidRPr="00E53719">
        <w:rPr>
          <w:lang w:val="en-GB"/>
        </w:rPr>
        <w:t xml:space="preserve"> controls the degree of randomness in the choice (choices become more deterministic with larger </w:t>
      </w:r>
      <w:bookmarkStart w:id="167" w:name="expected-utility"/>
      <w:bookmarkEnd w:id="167"/>
      <m:oMath>
        <m:r>
          <w:rPr>
            <w:rFonts w:ascii="Cambria Math" w:hAnsi="Cambria Math"/>
            <w:lang w:val="en-GB"/>
          </w:rPr>
          <m:t>β</m:t>
        </m:r>
      </m:oMath>
      <w:r w:rsidRPr="00E53719">
        <w:rPr>
          <w:lang w:val="en-GB"/>
        </w:rPr>
        <w:t>).</w:t>
      </w:r>
    </w:p>
    <w:p w14:paraId="634C3EB4" w14:textId="77777777" w:rsidR="00B76BF1" w:rsidRPr="00E53719" w:rsidRDefault="00C418A2">
      <w:pPr>
        <w:pStyle w:val="BodyText"/>
        <w:rPr>
          <w:lang w:val="en-GB"/>
        </w:rPr>
      </w:pPr>
      <w:r w:rsidRPr="00E53719">
        <w:rPr>
          <w:b/>
          <w:bCs/>
          <w:lang w:val="en-GB"/>
        </w:rPr>
        <w:t xml:space="preserve">Multialternative Decision Field Theory.  </w:t>
      </w:r>
      <w:r w:rsidRPr="00E53719">
        <w:rPr>
          <w:lang w:val="en-GB"/>
        </w:rPr>
        <w:t xml:space="preserve">Multialternative Decision Field Theory (MDFT; Roe, Busemeyer, &amp; Townsend, 2001) is a dynamic connectionist model for multi-attribute, multi-alternative choice. MDFT can predict similarity, attraction </w:t>
      </w:r>
      <w:bookmarkStart w:id="168" w:name="_GoBack"/>
      <w:bookmarkEnd w:id="168"/>
      <w:r w:rsidRPr="00E53719">
        <w:rPr>
          <w:lang w:val="en-GB"/>
        </w:rPr>
        <w:t xml:space="preserve">and compromise effects. The core principle of MDFT is the calculation of valences </w:t>
      </w:r>
      <m:oMath>
        <m:r>
          <w:rPr>
            <w:rFonts w:ascii="Cambria Math" w:hAnsi="Cambria Math"/>
            <w:lang w:val="en-GB"/>
          </w:rPr>
          <m:t>V</m:t>
        </m:r>
        <m:d>
          <m:dPr>
            <m:ctrlPr>
              <w:rPr>
                <w:rFonts w:ascii="Cambria Math" w:hAnsi="Cambria Math"/>
                <w:lang w:val="en-GB"/>
              </w:rPr>
            </m:ctrlPr>
          </m:dPr>
          <m:e>
            <m:r>
              <w:rPr>
                <w:rFonts w:ascii="Cambria Math" w:hAnsi="Cambria Math"/>
                <w:lang w:val="en-GB"/>
              </w:rPr>
              <m:t>t</m:t>
            </m:r>
          </m:e>
        </m:d>
      </m:oMath>
      <w:r w:rsidRPr="00E53719">
        <w:rPr>
          <w:lang w:val="en-GB"/>
        </w:rPr>
        <w:t xml:space="preserve"> at each point in time </w:t>
      </w:r>
      <m:oMath>
        <m:r>
          <w:rPr>
            <w:rFonts w:ascii="Cambria Math" w:hAnsi="Cambria Math"/>
            <w:lang w:val="en-GB"/>
          </w:rPr>
          <m:t>t</m:t>
        </m:r>
      </m:oMath>
      <w:r w:rsidRPr="00E53719">
        <w:rPr>
          <w:lang w:val="en-GB"/>
        </w:rPr>
        <w:t>. Valences are determined as</w:t>
      </w:r>
    </w:p>
    <w:p w14:paraId="7F0E6836" w14:textId="77777777" w:rsidR="00B76BF1" w:rsidRPr="00E53719" w:rsidRDefault="00C418A2">
      <w:pPr>
        <w:pStyle w:val="BodyText"/>
        <w:jc w:val="center"/>
        <w:rPr>
          <w:lang w:val="en-GB"/>
        </w:rPr>
      </w:pPr>
      <m:oMathPara>
        <m:oMathParaPr>
          <m:jc m:val="center"/>
        </m:oMathParaPr>
        <m:oMath>
          <m:r>
            <w:rPr>
              <w:rFonts w:ascii="Cambria Math" w:hAnsi="Cambria Math"/>
              <w:lang w:val="en-GB"/>
            </w:rPr>
            <m:t>V</m:t>
          </m:r>
          <m:d>
            <m:dPr>
              <m:ctrlPr>
                <w:rPr>
                  <w:rFonts w:ascii="Cambria Math" w:hAnsi="Cambria Math"/>
                  <w:lang w:val="en-GB"/>
                </w:rPr>
              </m:ctrlPr>
            </m:dPr>
            <m:e>
              <m:r>
                <w:rPr>
                  <w:rFonts w:ascii="Cambria Math" w:hAnsi="Cambria Math"/>
                  <w:lang w:val="en-GB"/>
                </w:rPr>
                <m:t>t</m:t>
              </m:r>
            </m:e>
          </m:d>
          <m:r>
            <w:rPr>
              <w:rFonts w:ascii="Cambria Math" w:hAnsi="Cambria Math"/>
              <w:lang w:val="en-GB"/>
            </w:rPr>
            <m:t>=CMW</m:t>
          </m:r>
          <m:d>
            <m:dPr>
              <m:ctrlPr>
                <w:rPr>
                  <w:rFonts w:ascii="Cambria Math" w:hAnsi="Cambria Math"/>
                  <w:lang w:val="en-GB"/>
                </w:rPr>
              </m:ctrlPr>
            </m:dPr>
            <m:e>
              <m:r>
                <w:rPr>
                  <w:rFonts w:ascii="Cambria Math" w:hAnsi="Cambria Math"/>
                  <w:lang w:val="en-GB"/>
                </w:rPr>
                <m:t>t</m:t>
              </m:r>
            </m:e>
          </m:d>
          <m:r>
            <w:rPr>
              <w:rFonts w:ascii="Cambria Math" w:hAnsi="Cambria Math"/>
              <w:lang w:val="en-GB"/>
            </w:rPr>
            <m:t>+ε</m:t>
          </m:r>
          <m:d>
            <m:dPr>
              <m:ctrlPr>
                <w:rPr>
                  <w:rFonts w:ascii="Cambria Math" w:hAnsi="Cambria Math"/>
                  <w:lang w:val="en-GB"/>
                </w:rPr>
              </m:ctrlPr>
            </m:dPr>
            <m:e>
              <m:r>
                <w:rPr>
                  <w:rFonts w:ascii="Cambria Math" w:hAnsi="Cambria Math"/>
                  <w:lang w:val="en-GB"/>
                </w:rPr>
                <m:t>t</m:t>
              </m:r>
            </m:e>
          </m:d>
        </m:oMath>
      </m:oMathPara>
    </w:p>
    <w:p w14:paraId="66C0E43D" w14:textId="77777777" w:rsidR="00B76BF1" w:rsidRPr="00E53719" w:rsidRDefault="00C418A2">
      <w:pPr>
        <w:pStyle w:val="FirstParagraph"/>
        <w:rPr>
          <w:lang w:val="en-GB"/>
        </w:rPr>
      </w:pPr>
      <w:r w:rsidRPr="00E53719">
        <w:rPr>
          <w:lang w:val="en-GB"/>
        </w:rPr>
        <w:t xml:space="preserve">where </w:t>
      </w:r>
      <m:oMath>
        <m:r>
          <w:rPr>
            <w:rFonts w:ascii="Cambria Math" w:hAnsi="Cambria Math"/>
            <w:lang w:val="en-GB"/>
          </w:rPr>
          <m:t>M</m:t>
        </m:r>
      </m:oMath>
      <w:r w:rsidRPr="00E53719">
        <w:rPr>
          <w:lang w:val="en-GB"/>
        </w:rPr>
        <w:t xml:space="preserve"> is a matrix containing all alternatives’ </w:t>
      </w:r>
      <w:proofErr w:type="gramStart"/>
      <w:r w:rsidRPr="00E53719">
        <w:rPr>
          <w:lang w:val="en-GB"/>
        </w:rPr>
        <w:t>attributes.</w:t>
      </w:r>
      <w:proofErr w:type="gramEnd"/>
      <w:r w:rsidRPr="00E53719">
        <w:rPr>
          <w:lang w:val="en-GB"/>
        </w:rPr>
        <w:t xml:space="preserve"> </w:t>
      </w:r>
      <m:oMath>
        <m:r>
          <w:rPr>
            <w:rFonts w:ascii="Cambria Math" w:hAnsi="Cambria Math"/>
            <w:lang w:val="en-GB"/>
          </w:rPr>
          <m:t>W</m:t>
        </m:r>
        <m:d>
          <m:dPr>
            <m:ctrlPr>
              <w:rPr>
                <w:rFonts w:ascii="Cambria Math" w:hAnsi="Cambria Math"/>
                <w:lang w:val="en-GB"/>
              </w:rPr>
            </m:ctrlPr>
          </m:dPr>
          <m:e>
            <m:r>
              <w:rPr>
                <w:rFonts w:ascii="Cambria Math" w:hAnsi="Cambria Math"/>
                <w:lang w:val="en-GB"/>
              </w:rPr>
              <m:t>t</m:t>
            </m:r>
          </m:e>
        </m:d>
      </m:oMath>
      <w:r w:rsidRPr="00E53719">
        <w:rPr>
          <w:lang w:val="en-GB"/>
        </w:rPr>
        <w:t xml:space="preserve"> is a stochastic vector indicating the momentary weight distribution between attributes, according to a weight parameter </w:t>
      </w:r>
      <m:oMath>
        <m:r>
          <w:rPr>
            <w:rFonts w:ascii="Cambria Math" w:hAnsi="Cambria Math"/>
            <w:lang w:val="en-GB"/>
          </w:rPr>
          <m:t>w</m:t>
        </m:r>
      </m:oMath>
      <w:r w:rsidRPr="00E53719">
        <w:rPr>
          <w:lang w:val="en-GB"/>
        </w:rPr>
        <w:t xml:space="preserve">. </w:t>
      </w:r>
      <m:oMath>
        <m:r>
          <w:rPr>
            <w:rFonts w:ascii="Cambria Math" w:hAnsi="Cambria Math"/>
            <w:lang w:val="en-GB"/>
          </w:rPr>
          <m:t>C</m:t>
        </m:r>
      </m:oMath>
      <w:r w:rsidRPr="00E53719">
        <w:rPr>
          <w:lang w:val="en-GB"/>
        </w:rPr>
        <w:t xml:space="preserve"> is a contrast matrix, designed to perform attribute-wise contrasts between one option and the mean of other options’ </w:t>
      </w:r>
      <w:proofErr w:type="gramStart"/>
      <w:r w:rsidRPr="00E53719">
        <w:rPr>
          <w:lang w:val="en-GB"/>
        </w:rPr>
        <w:t>attributes.</w:t>
      </w:r>
      <w:proofErr w:type="gramEnd"/>
      <w:r w:rsidRPr="00E53719">
        <w:rPr>
          <w:lang w:val="en-GB"/>
        </w:rPr>
        <w:t xml:space="preserve"> Finally, </w:t>
      </w:r>
      <m:oMath>
        <m:r>
          <w:rPr>
            <w:rFonts w:ascii="Cambria Math" w:hAnsi="Cambria Math"/>
            <w:lang w:val="en-GB"/>
          </w:rPr>
          <m:t>ε</m:t>
        </m:r>
        <m:d>
          <m:dPr>
            <m:ctrlPr>
              <w:rPr>
                <w:rFonts w:ascii="Cambria Math" w:hAnsi="Cambria Math"/>
                <w:lang w:val="en-GB"/>
              </w:rPr>
            </m:ctrlPr>
          </m:dPr>
          <m:e>
            <m:r>
              <w:rPr>
                <w:rFonts w:ascii="Cambria Math" w:hAnsi="Cambria Math"/>
                <w:lang w:val="en-GB"/>
              </w:rPr>
              <m:t>t</m:t>
            </m:r>
          </m:e>
        </m:d>
      </m:oMath>
      <w:r w:rsidRPr="00E53719">
        <w:rPr>
          <w:lang w:val="en-GB"/>
        </w:rPr>
        <w:t xml:space="preserve"> is a stochastic normally distributed noise component. Preferences </w:t>
      </w:r>
      <m:oMath>
        <m:r>
          <w:rPr>
            <w:rFonts w:ascii="Cambria Math" w:hAnsi="Cambria Math"/>
            <w:lang w:val="en-GB"/>
          </w:rPr>
          <m:t>P</m:t>
        </m:r>
        <m:d>
          <m:dPr>
            <m:ctrlPr>
              <w:rPr>
                <w:rFonts w:ascii="Cambria Math" w:hAnsi="Cambria Math"/>
                <w:lang w:val="en-GB"/>
              </w:rPr>
            </m:ctrlPr>
          </m:dPr>
          <m:e>
            <m:r>
              <w:rPr>
                <w:rFonts w:ascii="Cambria Math" w:hAnsi="Cambria Math"/>
                <w:lang w:val="en-GB"/>
              </w:rPr>
              <m:t>t</m:t>
            </m:r>
          </m:e>
        </m:d>
      </m:oMath>
      <w:r w:rsidRPr="00E53719">
        <w:rPr>
          <w:lang w:val="en-GB"/>
        </w:rPr>
        <w:t xml:space="preserve"> are generated integrating all valences </w:t>
      </w:r>
      <m:oMath>
        <m:r>
          <w:rPr>
            <w:rFonts w:ascii="Cambria Math" w:hAnsi="Cambria Math"/>
            <w:lang w:val="en-GB"/>
          </w:rPr>
          <m:t>V</m:t>
        </m:r>
        <m:d>
          <m:dPr>
            <m:ctrlPr>
              <w:rPr>
                <w:rFonts w:ascii="Cambria Math" w:hAnsi="Cambria Math"/>
                <w:lang w:val="en-GB"/>
              </w:rPr>
            </m:ctrlPr>
          </m:dPr>
          <m:e>
            <m:r>
              <w:rPr>
                <w:rFonts w:ascii="Cambria Math" w:hAnsi="Cambria Math"/>
                <w:lang w:val="en-GB"/>
              </w:rPr>
              <m:t>t</m:t>
            </m:r>
          </m:e>
        </m:d>
      </m:oMath>
      <w:r w:rsidRPr="00E53719">
        <w:rPr>
          <w:lang w:val="en-GB"/>
        </w:rPr>
        <w:t xml:space="preserve"> up to time </w:t>
      </w:r>
      <m:oMath>
        <m:r>
          <w:rPr>
            <w:rFonts w:ascii="Cambria Math" w:hAnsi="Cambria Math"/>
            <w:lang w:val="en-GB"/>
          </w:rPr>
          <m:t>t</m:t>
        </m:r>
      </m:oMath>
      <w:r w:rsidRPr="00E53719">
        <w:rPr>
          <w:lang w:val="en-GB"/>
        </w:rPr>
        <w:t>:</w:t>
      </w:r>
    </w:p>
    <w:p w14:paraId="1100E57C" w14:textId="77777777" w:rsidR="00B76BF1" w:rsidRPr="00E53719" w:rsidRDefault="00C418A2">
      <w:pPr>
        <w:pStyle w:val="BodyText"/>
        <w:jc w:val="center"/>
        <w:rPr>
          <w:lang w:val="en-GB"/>
        </w:rPr>
      </w:pPr>
      <m:oMathPara>
        <m:oMathParaPr>
          <m:jc m:val="center"/>
        </m:oMathParaPr>
        <m:oMath>
          <m:r>
            <w:rPr>
              <w:rFonts w:ascii="Cambria Math" w:hAnsi="Cambria Math"/>
              <w:lang w:val="en-GB"/>
            </w:rPr>
            <m:t>P</m:t>
          </m:r>
          <m:d>
            <m:dPr>
              <m:ctrlPr>
                <w:rPr>
                  <w:rFonts w:ascii="Cambria Math" w:hAnsi="Cambria Math"/>
                  <w:lang w:val="en-GB"/>
                </w:rPr>
              </m:ctrlPr>
            </m:dPr>
            <m:e>
              <m:r>
                <w:rPr>
                  <w:rFonts w:ascii="Cambria Math" w:hAnsi="Cambria Math"/>
                  <w:lang w:val="en-GB"/>
                </w:rPr>
                <m:t>t</m:t>
              </m:r>
            </m:e>
          </m:d>
          <m:r>
            <w:rPr>
              <w:rFonts w:ascii="Cambria Math" w:hAnsi="Cambria Math"/>
              <w:lang w:val="en-GB"/>
            </w:rPr>
            <m:t>=SP</m:t>
          </m:r>
          <m:d>
            <m:dPr>
              <m:ctrlPr>
                <w:rPr>
                  <w:rFonts w:ascii="Cambria Math" w:hAnsi="Cambria Math"/>
                  <w:lang w:val="en-GB"/>
                </w:rPr>
              </m:ctrlPr>
            </m:dPr>
            <m:e>
              <m:r>
                <w:rPr>
                  <w:rFonts w:ascii="Cambria Math" w:hAnsi="Cambria Math"/>
                  <w:lang w:val="en-GB"/>
                </w:rPr>
                <m:t>t-1</m:t>
              </m:r>
            </m:e>
          </m:d>
          <m:r>
            <w:rPr>
              <w:rFonts w:ascii="Cambria Math" w:hAnsi="Cambria Math"/>
              <w:lang w:val="en-GB"/>
            </w:rPr>
            <m:t>+V</m:t>
          </m:r>
          <m:d>
            <m:dPr>
              <m:ctrlPr>
                <w:rPr>
                  <w:rFonts w:ascii="Cambria Math" w:hAnsi="Cambria Math"/>
                  <w:lang w:val="en-GB"/>
                </w:rPr>
              </m:ctrlPr>
            </m:dPr>
            <m:e>
              <m:r>
                <w:rPr>
                  <w:rFonts w:ascii="Cambria Math" w:hAnsi="Cambria Math"/>
                  <w:lang w:val="en-GB"/>
                </w:rPr>
                <m:t>t</m:t>
              </m:r>
            </m:e>
          </m:d>
        </m:oMath>
      </m:oMathPara>
    </w:p>
    <w:p w14:paraId="6A707A0B" w14:textId="77777777" w:rsidR="00B76BF1" w:rsidRPr="00E53719" w:rsidRDefault="00C418A2">
      <w:pPr>
        <w:pStyle w:val="FirstParagraph"/>
        <w:rPr>
          <w:lang w:val="en-GB"/>
        </w:rPr>
      </w:pPr>
      <w:r w:rsidRPr="00E53719">
        <w:rPr>
          <w:lang w:val="en-GB"/>
        </w:rPr>
        <w:t xml:space="preserve">Critically, </w:t>
      </w:r>
      <m:oMath>
        <m:r>
          <w:rPr>
            <w:rFonts w:ascii="Cambria Math" w:hAnsi="Cambria Math"/>
            <w:lang w:val="en-GB"/>
          </w:rPr>
          <m:t>S</m:t>
        </m:r>
      </m:oMath>
      <w:r w:rsidRPr="00E53719">
        <w:rPr>
          <w:lang w:val="en-GB"/>
        </w:rPr>
        <w:t xml:space="preserve"> is a square feedback matrix, thought to reflect the neurobiological mechanism of lateral inhibition between alternatives. The diagonal elements of </w:t>
      </w:r>
      <m:oMath>
        <m:r>
          <w:rPr>
            <w:rFonts w:ascii="Cambria Math" w:hAnsi="Cambria Math"/>
            <w:lang w:val="en-GB"/>
          </w:rPr>
          <m:t>S</m:t>
        </m:r>
      </m:oMath>
      <w:r w:rsidRPr="00E53719">
        <w:rPr>
          <w:lang w:val="en-GB"/>
        </w:rPr>
        <w:t xml:space="preserve"> determine how much the current preference state is influenced by the previous one, controlled by the decay </w:t>
      </w:r>
      <w:r w:rsidRPr="00E53719">
        <w:rPr>
          <w:lang w:val="en-GB"/>
        </w:rPr>
        <w:lastRenderedPageBreak/>
        <w:t xml:space="preserve">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2</m:t>
            </m:r>
          </m:sub>
        </m:sSub>
      </m:oMath>
      <w:r w:rsidRPr="00E53719">
        <w:rPr>
          <w:lang w:val="en-GB"/>
        </w:rPr>
        <w:t xml:space="preserve">. Off-diagonal elements represent the feedback connections between alternatives. MDFT assumes that the connection strength between two alternatives depends on their perceived distance </w:t>
      </w:r>
      <m:oMath>
        <m:r>
          <w:rPr>
            <w:rFonts w:ascii="Cambria Math" w:hAnsi="Cambria Math"/>
            <w:lang w:val="en-GB"/>
          </w:rPr>
          <m:t>D</m:t>
        </m:r>
      </m:oMath>
      <w:r w:rsidRPr="00E53719">
        <w:rPr>
          <w:lang w:val="en-GB"/>
        </w:rPr>
        <w:t xml:space="preserve"> in attribute space, scaled by sensitivity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1</m:t>
            </m:r>
          </m:sub>
        </m:sSub>
      </m:oMath>
      <w:r w:rsidRPr="00E53719">
        <w:rPr>
          <w:lang w:val="en-GB"/>
        </w:rPr>
        <w:t xml:space="preserve">. Taken together, the feedback matrix </w:t>
      </w:r>
      <m:oMath>
        <m:r>
          <w:rPr>
            <w:rFonts w:ascii="Cambria Math" w:hAnsi="Cambria Math"/>
            <w:lang w:val="en-GB"/>
          </w:rPr>
          <m:t>S</m:t>
        </m:r>
      </m:oMath>
      <w:r w:rsidRPr="00E53719">
        <w:rPr>
          <w:lang w:val="en-GB"/>
        </w:rPr>
        <w:t xml:space="preserve"> is given by</w:t>
      </w:r>
    </w:p>
    <w:p w14:paraId="7806FA71" w14:textId="77777777" w:rsidR="00B76BF1" w:rsidRPr="00E53719" w:rsidRDefault="00C418A2">
      <w:pPr>
        <w:pStyle w:val="BodyText"/>
        <w:jc w:val="center"/>
        <w:rPr>
          <w:lang w:val="en-GB"/>
        </w:rPr>
      </w:pPr>
      <m:oMathPara>
        <m:oMathParaPr>
          <m:jc m:val="center"/>
        </m:oMathParaPr>
        <m:oMath>
          <m:r>
            <w:rPr>
              <w:rFonts w:ascii="Cambria Math" w:hAnsi="Cambria Math"/>
              <w:lang w:val="en-GB"/>
            </w:rPr>
            <m:t>S=I-</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2</m:t>
              </m:r>
            </m:sub>
          </m:sSub>
          <m:r>
            <m:rPr>
              <m:lit/>
              <m:nor/>
            </m:rPr>
            <w:rPr>
              <w:rFonts w:ascii="Cambria Math" w:hAnsi="Cambria Math"/>
              <w:lang w:val="en-GB"/>
            </w:rPr>
            <m:t>exp</m:t>
          </m:r>
          <m:d>
            <m:dPr>
              <m:ctrlPr>
                <w:rPr>
                  <w:rFonts w:ascii="Cambria Math" w:hAnsi="Cambria Math"/>
                  <w:lang w:val="en-GB"/>
                </w:rPr>
              </m:ctrlPr>
            </m:dPr>
            <m:e>
              <m:r>
                <w:rPr>
                  <w:rFonts w:ascii="Cambria Math" w:hAnsi="Cambria Math"/>
                  <w:lang w:val="en-GB"/>
                </w:rPr>
                <m:t>-</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1</m:t>
                  </m:r>
                </m:sub>
              </m:sSub>
              <m:sSup>
                <m:sSupPr>
                  <m:ctrlPr>
                    <w:rPr>
                      <w:rFonts w:ascii="Cambria Math" w:hAnsi="Cambria Math"/>
                      <w:lang w:val="en-GB"/>
                    </w:rPr>
                  </m:ctrlPr>
                </m:sSupPr>
                <m:e>
                  <m:r>
                    <w:rPr>
                      <w:rFonts w:ascii="Cambria Math" w:hAnsi="Cambria Math"/>
                      <w:lang w:val="en-GB"/>
                    </w:rPr>
                    <m:t>D</m:t>
                  </m:r>
                </m:e>
                <m:sup>
                  <m:r>
                    <w:rPr>
                      <w:rFonts w:ascii="Cambria Math" w:hAnsi="Cambria Math"/>
                      <w:lang w:val="en-GB"/>
                    </w:rPr>
                    <m:t>2</m:t>
                  </m:r>
                </m:sup>
              </m:sSup>
            </m:e>
          </m:d>
          <m:r>
            <w:rPr>
              <w:rFonts w:ascii="Cambria Math" w:hAnsi="Cambria Math"/>
              <w:lang w:val="en-GB"/>
            </w:rPr>
            <m:t>.</m:t>
          </m:r>
        </m:oMath>
      </m:oMathPara>
    </w:p>
    <w:p w14:paraId="3EC2CA52" w14:textId="77777777" w:rsidR="00B76BF1" w:rsidRPr="00E53719" w:rsidRDefault="00C418A2">
      <w:pPr>
        <w:pStyle w:val="FirstParagraph"/>
        <w:rPr>
          <w:lang w:val="en-GB"/>
        </w:rPr>
      </w:pPr>
      <w:r w:rsidRPr="00E53719">
        <w:rPr>
          <w:lang w:val="en-GB"/>
        </w:rPr>
        <w:t xml:space="preserve">Here, </w:t>
      </w:r>
      <m:oMath>
        <m:r>
          <w:rPr>
            <w:rFonts w:ascii="Cambria Math" w:hAnsi="Cambria Math"/>
            <w:lang w:val="en-GB"/>
          </w:rPr>
          <m:t>I</m:t>
        </m:r>
      </m:oMath>
      <w:r w:rsidRPr="00E53719">
        <w:rPr>
          <w:lang w:val="en-GB"/>
        </w:rPr>
        <w:t xml:space="preserve"> is the identity matrix. </w:t>
      </w:r>
      <m:oMath>
        <m:r>
          <w:rPr>
            <w:rFonts w:ascii="Cambria Math" w:hAnsi="Cambria Math"/>
            <w:lang w:val="en-GB"/>
          </w:rPr>
          <m:t>D</m:t>
        </m:r>
      </m:oMath>
      <w:r w:rsidRPr="00E53719">
        <w:rPr>
          <w:lang w:val="en-GB"/>
        </w:rPr>
        <w:t xml:space="preserve"> is a matrix containing pairwise distances between </w:t>
      </w:r>
      <w:proofErr w:type="gramStart"/>
      <w:r w:rsidRPr="00E53719">
        <w:rPr>
          <w:lang w:val="en-GB"/>
        </w:rPr>
        <w:t>alternatives.</w:t>
      </w:r>
      <w:proofErr w:type="gramEnd"/>
      <w:r w:rsidRPr="00E53719">
        <w:rPr>
          <w:lang w:val="en-GB"/>
        </w:rPr>
        <w:t xml:space="preserve"> We used the distance function formalized in Hotaling, Busemeyer, &amp; Li (2010), where the distance between two alternatives is expressed in dominance- and indifference-directions and additionally scaled in dominance direction with an overweighting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E53719">
        <w:rPr>
          <w:lang w:val="en-GB"/>
        </w:rPr>
        <w:t xml:space="preserve">. The preference vector </w:t>
      </w:r>
      <m:oMath>
        <m:r>
          <w:rPr>
            <w:rFonts w:ascii="Cambria Math" w:hAnsi="Cambria Math"/>
            <w:lang w:val="en-GB"/>
          </w:rPr>
          <m:t>P</m:t>
        </m:r>
        <m:d>
          <m:dPr>
            <m:ctrlPr>
              <w:rPr>
                <w:rFonts w:ascii="Cambria Math" w:hAnsi="Cambria Math"/>
                <w:lang w:val="en-GB"/>
              </w:rPr>
            </m:ctrlPr>
          </m:dPr>
          <m:e>
            <m:r>
              <w:rPr>
                <w:rFonts w:ascii="Cambria Math" w:hAnsi="Cambria Math"/>
                <w:lang w:val="en-GB"/>
              </w:rPr>
              <m:t>t</m:t>
            </m:r>
          </m:e>
        </m:d>
      </m:oMath>
      <w:r w:rsidRPr="00E53719">
        <w:rPr>
          <w:lang w:val="en-GB"/>
        </w:rPr>
        <w:t xml:space="preserve"> is asymptotically normally distributed with mean </w:t>
      </w:r>
      <m:oMath>
        <m:r>
          <w:rPr>
            <w:rFonts w:ascii="Cambria Math" w:hAnsi="Cambria Math"/>
            <w:lang w:val="en-GB"/>
          </w:rPr>
          <m:t>ξ</m:t>
        </m:r>
      </m:oMath>
      <w:r w:rsidRPr="00E53719">
        <w:rPr>
          <w:lang w:val="en-GB"/>
        </w:rPr>
        <w:t xml:space="preserve"> and covariance matrix </w:t>
      </w:r>
      <m:oMath>
        <m:r>
          <w:rPr>
            <w:rFonts w:ascii="Cambria Math" w:hAnsi="Cambria Math"/>
            <w:lang w:val="en-GB"/>
          </w:rPr>
          <m:t>Ω</m:t>
        </m:r>
      </m:oMath>
      <w:r w:rsidRPr="00E53719">
        <w:rPr>
          <w:lang w:val="en-GB"/>
        </w:rPr>
        <w:t xml:space="preserve"> (Busemeyer &amp; Diederich, 2002), from which choice probabilities are derived as in the general Thurstone model (Böckenholt, 1992).</w:t>
      </w:r>
    </w:p>
    <w:p w14:paraId="51D87CA3" w14:textId="77777777" w:rsidR="00B76BF1" w:rsidRPr="00E53719" w:rsidRDefault="00C418A2">
      <w:pPr>
        <w:pStyle w:val="BodyText"/>
        <w:rPr>
          <w:lang w:val="en-GB"/>
        </w:rPr>
      </w:pPr>
      <w:r w:rsidRPr="00E53719">
        <w:rPr>
          <w:lang w:val="en-GB"/>
        </w:rPr>
        <w:t xml:space="preserve">In total, the MDFT implementation includes five free parameters: The attribute weight </w:t>
      </w:r>
      <m:oMath>
        <m:r>
          <w:rPr>
            <w:rFonts w:ascii="Cambria Math" w:hAnsi="Cambria Math"/>
            <w:lang w:val="en-GB"/>
          </w:rPr>
          <m:t>w</m:t>
        </m:r>
      </m:oMath>
      <w:r w:rsidRPr="00E53719">
        <w:rPr>
          <w:lang w:val="en-GB"/>
        </w:rPr>
        <w:t xml:space="preserve">, the decay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2</m:t>
            </m:r>
          </m:sub>
        </m:sSub>
      </m:oMath>
      <w:r w:rsidRPr="00E53719">
        <w:rPr>
          <w:lang w:val="en-GB"/>
        </w:rPr>
        <w:t xml:space="preserve"> , the sensitivity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1</m:t>
            </m:r>
          </m:sub>
        </m:sSub>
      </m:oMath>
      <w:r w:rsidRPr="00E53719">
        <w:rPr>
          <w:lang w:val="en-GB"/>
        </w:rPr>
        <w:t xml:space="preserve">, the overweighting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E53719">
        <w:rPr>
          <w:lang w:val="en-GB"/>
        </w:rPr>
        <w:t xml:space="preserve"> and the variance </w:t>
      </w:r>
      <m:oMath>
        <m:r>
          <w:rPr>
            <w:rFonts w:ascii="Cambria Math" w:hAnsi="Cambria Math"/>
            <w:lang w:val="en-GB"/>
          </w:rPr>
          <m:t>σ</m:t>
        </m:r>
      </m:oMath>
      <w:r w:rsidRPr="00E53719">
        <w:rPr>
          <w:lang w:val="en-GB"/>
        </w:rPr>
        <w:t xml:space="preserve"> of the noise component </w:t>
      </w:r>
      <m:oMath>
        <m:r>
          <w:rPr>
            <w:rFonts w:ascii="Cambria Math" w:hAnsi="Cambria Math"/>
            <w:lang w:val="en-GB"/>
          </w:rPr>
          <m:t>ε</m:t>
        </m:r>
        <m:d>
          <m:dPr>
            <m:ctrlPr>
              <w:rPr>
                <w:rFonts w:ascii="Cambria Math" w:hAnsi="Cambria Math"/>
                <w:lang w:val="en-GB"/>
              </w:rPr>
            </m:ctrlPr>
          </m:dPr>
          <m:e>
            <m:r>
              <w:rPr>
                <w:rFonts w:ascii="Cambria Math" w:hAnsi="Cambria Math"/>
                <w:lang w:val="en-GB"/>
              </w:rPr>
              <m:t>t</m:t>
            </m:r>
          </m:e>
        </m:d>
      </m:oMath>
      <w:r w:rsidRPr="00E53719">
        <w:rPr>
          <w:lang w:val="en-GB"/>
        </w:rPr>
        <w:t>.</w:t>
      </w:r>
    </w:p>
    <w:p w14:paraId="793252AD" w14:textId="77777777" w:rsidR="00B76BF1" w:rsidRPr="00E53719" w:rsidRDefault="00C418A2">
      <w:pPr>
        <w:pStyle w:val="BodyText"/>
        <w:rPr>
          <w:lang w:val="en-GB"/>
        </w:rPr>
      </w:pPr>
      <w:r w:rsidRPr="00E53719">
        <w:rPr>
          <w:lang w:val="en-GB"/>
        </w:rPr>
        <w:t xml:space="preserve">Typically, MDFT assumes an additive relationship between attributes. To accommodate for this, we log-transformed stimulus attributes probability </w:t>
      </w:r>
      <m:oMath>
        <m:r>
          <w:rPr>
            <w:rFonts w:ascii="Cambria Math" w:hAnsi="Cambria Math"/>
            <w:lang w:val="en-GB"/>
          </w:rPr>
          <m:t>p</m:t>
        </m:r>
      </m:oMath>
      <w:r w:rsidRPr="00E53719">
        <w:rPr>
          <w:lang w:val="en-GB"/>
        </w:rPr>
        <w:t xml:space="preserve"> and outcome </w:t>
      </w:r>
      <m:oMath>
        <m:r>
          <w:rPr>
            <w:rFonts w:ascii="Cambria Math" w:hAnsi="Cambria Math"/>
            <w:lang w:val="en-GB"/>
          </w:rPr>
          <m:t>m</m:t>
        </m:r>
      </m:oMath>
      <w:r w:rsidRPr="00E53719">
        <w:rPr>
          <w:lang w:val="en-GB"/>
        </w:rPr>
        <w:t xml:space="preserve"> (see Mohr, Heekeren, &amp; Rieskamp, 2017). Stimulus attributes were also rescaled to a range between 0 and 1 as in previous studies (Berkowitsch, Scheibehenne, &amp; Rieskamp, 2014).</w:t>
      </w:r>
      <w:bookmarkStart w:id="169" w:name="multialternative-decision-field-theory"/>
      <w:bookmarkEnd w:id="169"/>
    </w:p>
    <w:p w14:paraId="1A9AB268" w14:textId="00D9BE31" w:rsidR="00B76BF1" w:rsidRPr="00E53719" w:rsidRDefault="00C418A2">
      <w:pPr>
        <w:pStyle w:val="BodyText"/>
        <w:rPr>
          <w:lang w:val="en-GB"/>
        </w:rPr>
      </w:pPr>
      <w:r w:rsidRPr="00E53719">
        <w:rPr>
          <w:b/>
          <w:bCs/>
          <w:lang w:val="en-GB"/>
        </w:rPr>
        <w:t xml:space="preserve">Gaze-based models.  </w:t>
      </w:r>
      <w:r w:rsidRPr="00E53719">
        <w:rPr>
          <w:lang w:val="en-GB"/>
        </w:rPr>
        <w:t>We included three models that use gaze data to predict choices: Two baseline models that ignore stimulus information and predict choices only based on gaze data, and one model adapted from previous work (Glickman et al., 2019) that combines stimulus and gaze information in a leaky accumulation framework.</w:t>
      </w:r>
    </w:p>
    <w:p w14:paraId="3BBB077D" w14:textId="77777777" w:rsidR="00B76BF1" w:rsidRPr="00E53719" w:rsidRDefault="00C418A2">
      <w:pPr>
        <w:pStyle w:val="BodyText"/>
        <w:rPr>
          <w:lang w:val="en-GB"/>
        </w:rPr>
      </w:pPr>
      <w:r w:rsidRPr="00E53719">
        <w:rPr>
          <w:i/>
          <w:iCs/>
          <w:lang w:val="en-GB"/>
        </w:rPr>
        <w:t xml:space="preserve">Static gaze baseline model.  </w:t>
      </w:r>
      <w:r w:rsidRPr="00E53719">
        <w:rPr>
          <w:lang w:val="en-GB"/>
        </w:rPr>
        <w:t xml:space="preserve">The first gaze-based model predicts choices from participants’ cumulated dwell times towards each alternative. It assumes that preference strength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GBstat</m:t>
            </m:r>
          </m:sup>
        </m:sSubSup>
      </m:oMath>
      <w:r w:rsidRPr="00E53719">
        <w:rPr>
          <w:lang w:val="en-GB"/>
        </w:rPr>
        <w:t xml:space="preserve"> for an </w:t>
      </w:r>
      <w:proofErr w:type="gramStart"/>
      <w:r w:rsidRPr="00E53719">
        <w:rPr>
          <w:lang w:val="en-GB"/>
        </w:rPr>
        <w:t>alternative increases</w:t>
      </w:r>
      <w:proofErr w:type="gramEnd"/>
      <w:r w:rsidRPr="00E53719">
        <w:rPr>
          <w:lang w:val="en-GB"/>
        </w:rPr>
        <w:t xml:space="preserve"> when it is fixated, irrespective of the its attributes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oMath>
      <w:r w:rsidRPr="00E53719">
        <w:rPr>
          <w:lang w:val="en-GB"/>
        </w:rPr>
        <w:t>:</w:t>
      </w:r>
    </w:p>
    <w:p w14:paraId="111B19BC" w14:textId="77777777" w:rsidR="00B76BF1" w:rsidRPr="00E53719" w:rsidRDefault="00D23187">
      <w:pPr>
        <w:pStyle w:val="BodyText"/>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GBstat</m:t>
              </m:r>
            </m:sup>
          </m:sSubSup>
          <m:r>
            <w:rPr>
              <w:rFonts w:ascii="Cambria Math" w:hAnsi="Cambria Math"/>
              <w:lang w:val="en-GB"/>
            </w:rPr>
            <m:t>=</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i</m:t>
              </m:r>
            </m:sub>
          </m:sSub>
        </m:oMath>
      </m:oMathPara>
    </w:p>
    <w:p w14:paraId="57B6F42C" w14:textId="77777777" w:rsidR="00B76BF1" w:rsidRPr="00E53719" w:rsidRDefault="00C418A2">
      <w:pPr>
        <w:pStyle w:val="FirstParagraph"/>
        <w:rPr>
          <w:lang w:val="en-GB"/>
        </w:rPr>
      </w:pPr>
      <w:r w:rsidRPr="00E53719">
        <w:rPr>
          <w:lang w:val="en-GB"/>
        </w:rPr>
        <w:t xml:space="preserve">where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i</m:t>
            </m:r>
          </m:sub>
        </m:sSub>
      </m:oMath>
      <w:r w:rsidRPr="00E53719">
        <w:rPr>
          <w:lang w:val="en-GB"/>
        </w:rPr>
        <w:t xml:space="preserve"> is the total dwell time (in s) towards alternative </w:t>
      </w:r>
      <m:oMath>
        <m:r>
          <w:rPr>
            <w:rFonts w:ascii="Cambria Math" w:hAnsi="Cambria Math"/>
            <w:lang w:val="en-GB"/>
          </w:rPr>
          <m:t>i</m:t>
        </m:r>
      </m:oMath>
      <w:r w:rsidRPr="00E53719">
        <w:rPr>
          <w:lang w:val="en-GB"/>
        </w:rPr>
        <w:t xml:space="preserve"> in a </w:t>
      </w:r>
      <w:proofErr w:type="gramStart"/>
      <w:r w:rsidRPr="00E53719">
        <w:rPr>
          <w:lang w:val="en-GB"/>
        </w:rPr>
        <w:t>trial.</w:t>
      </w:r>
      <w:proofErr w:type="gramEnd"/>
      <w:r w:rsidRPr="00E53719">
        <w:rPr>
          <w:lang w:val="en-GB"/>
        </w:rPr>
        <w:t xml:space="preserve"> Preference strengths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GBstat</m:t>
            </m:r>
          </m:sup>
        </m:sSubSup>
      </m:oMath>
      <w:r w:rsidRPr="00E53719">
        <w:rPr>
          <w:lang w:val="en-GB"/>
        </w:rPr>
        <w:t xml:space="preserve"> are transformed into choice probabilities using the soft-max function (Equation </w:t>
      </w:r>
      <w:hyperlink w:anchor="eq:softmax">
        <w:r w:rsidRPr="00E53719">
          <w:rPr>
            <w:rStyle w:val="Hyperlink"/>
            <w:lang w:val="en-GB"/>
          </w:rPr>
          <w:t>[</w:t>
        </w:r>
        <w:proofErr w:type="gramStart"/>
        <w:r w:rsidRPr="00E53719">
          <w:rPr>
            <w:rStyle w:val="Hyperlink"/>
            <w:lang w:val="en-GB"/>
          </w:rPr>
          <w:t>eq:softmax</w:t>
        </w:r>
        <w:proofErr w:type="gramEnd"/>
        <w:r w:rsidRPr="00E53719">
          <w:rPr>
            <w:rStyle w:val="Hyperlink"/>
            <w:lang w:val="en-GB"/>
          </w:rPr>
          <w:t>]</w:t>
        </w:r>
      </w:hyperlink>
      <w:r w:rsidRPr="00E53719">
        <w:rPr>
          <w:lang w:val="en-GB"/>
        </w:rPr>
        <w:t>).</w:t>
      </w:r>
    </w:p>
    <w:p w14:paraId="20C222A3" w14:textId="5121322F" w:rsidR="00B76BF1" w:rsidRPr="00E53719" w:rsidRDefault="00C418A2">
      <w:pPr>
        <w:pStyle w:val="BodyText"/>
        <w:rPr>
          <w:lang w:val="en-GB"/>
        </w:rPr>
      </w:pPr>
      <w:r w:rsidRPr="00E53719">
        <w:rPr>
          <w:i/>
          <w:iCs/>
          <w:lang w:val="en-GB"/>
        </w:rPr>
        <w:t xml:space="preserve">Dynamic gaze baseline model. </w:t>
      </w:r>
      <w:r w:rsidRPr="00E53719">
        <w:rPr>
          <w:lang w:val="en-GB"/>
        </w:rPr>
        <w:t>The second gaze-based model uses the whole sequence of fixations in a trial to predict choices. It assumes that at each fixation, evidence in favour of the fixated alternative is accumulated, and that accumulated evidence is subject to leak. Formally,</w:t>
      </w:r>
    </w:p>
    <w:p w14:paraId="52B79B35" w14:textId="77777777" w:rsidR="00B76BF1" w:rsidRPr="00E53719" w:rsidRDefault="00D23187">
      <w:pPr>
        <w:pStyle w:val="BodyText"/>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n</m:t>
              </m:r>
            </m:e>
          </m:d>
          <m:r>
            <w:rPr>
              <w:rFonts w:ascii="Cambria Math" w:hAnsi="Cambria Math"/>
              <w:lang w:val="en-GB"/>
            </w:rPr>
            <m:t>=</m:t>
          </m:r>
          <m:d>
            <m:dPr>
              <m:begChr m:val="{"/>
              <m:endChr m:val=""/>
              <m:ctrlPr>
                <w:rPr>
                  <w:rFonts w:ascii="Cambria Math" w:hAnsi="Cambria Math"/>
                  <w:lang w:val="en-GB"/>
                </w:rPr>
              </m:ctrlPr>
            </m:dPr>
            <m:e>
              <m:m>
                <m:mPr>
                  <m:mcs>
                    <m:mc>
                      <m:mcPr>
                        <m:count m:val="2"/>
                        <m:mcJc m:val="center"/>
                      </m:mcPr>
                    </m:mc>
                  </m:mcs>
                  <m:ctrlPr>
                    <w:rPr>
                      <w:rFonts w:ascii="Cambria Math" w:hAnsi="Cambria Math"/>
                      <w:lang w:val="en-GB"/>
                    </w:rPr>
                  </m:ctrlPr>
                </m:mP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+1</m:t>
                    </m:r>
                  </m:e>
                  <m:e>
                    <m:r>
                      <m:rPr>
                        <m:lit/>
                        <m:nor/>
                      </m:rPr>
                      <w:rPr>
                        <w:rFonts w:ascii="Cambria Math" w:hAnsi="Cambria Math"/>
                        <w:lang w:val="en-GB"/>
                      </w:rPr>
                      <m:t>if</m:t>
                    </m:r>
                    <m:r>
                      <w:rPr>
                        <w:rFonts w:ascii="Cambria Math" w:hAnsi="Cambria Math"/>
                        <w:lang w:val="en-GB"/>
                      </w:rPr>
                      <m:t>i</m:t>
                    </m:r>
                    <m:r>
                      <m:rPr>
                        <m:lit/>
                        <m:nor/>
                      </m:rPr>
                      <w:rPr>
                        <w:rFonts w:ascii="Cambria Math" w:hAnsi="Cambria Math"/>
                        <w:lang w:val="en-GB"/>
                      </w:rPr>
                      <m:t>fixated</m:t>
                    </m:r>
                  </m:e>
                </m:m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+0</m:t>
                    </m:r>
                  </m:e>
                  <m:e>
                    <m:r>
                      <m:rPr>
                        <m:lit/>
                        <m:nor/>
                      </m:rPr>
                      <w:rPr>
                        <w:rFonts w:ascii="Cambria Math" w:hAnsi="Cambria Math"/>
                        <w:lang w:val="en-GB"/>
                      </w:rPr>
                      <m:t>otherwise</m:t>
                    </m:r>
                  </m:e>
                </m:mr>
              </m:m>
            </m:e>
          </m:d>
        </m:oMath>
      </m:oMathPara>
    </w:p>
    <w:p w14:paraId="68CA31D8" w14:textId="77777777" w:rsidR="00B76BF1" w:rsidRPr="00E53719" w:rsidRDefault="00C418A2">
      <w:pPr>
        <w:pStyle w:val="FirstParagraph"/>
        <w:rPr>
          <w:lang w:val="en-GB"/>
        </w:rPr>
      </w:pPr>
      <w:r w:rsidRPr="00E53719">
        <w:rPr>
          <w:lang w:val="en-GB"/>
        </w:rPr>
        <w:t xml:space="preserve">where all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0</m:t>
            </m:r>
          </m:e>
        </m:d>
        <m:r>
          <w:rPr>
            <w:rFonts w:ascii="Cambria Math" w:hAnsi="Cambria Math"/>
            <w:lang w:val="en-GB"/>
          </w:rPr>
          <m:t>=0</m:t>
        </m:r>
      </m:oMath>
      <w:r w:rsidRPr="00E53719">
        <w:rPr>
          <w:lang w:val="en-GB"/>
        </w:rPr>
        <w:t xml:space="preserve">. The </w:t>
      </w:r>
      <m:oMath>
        <m:r>
          <w:rPr>
            <w:rFonts w:ascii="Cambria Math" w:hAnsi="Cambria Math"/>
            <w:lang w:val="en-GB"/>
          </w:rPr>
          <m:t>λ</m:t>
        </m:r>
      </m:oMath>
      <w:r w:rsidRPr="00E53719">
        <w:rPr>
          <w:lang w:val="en-GB"/>
        </w:rPr>
        <w:t xml:space="preserve"> parameter (</w:t>
      </w:r>
      <m:oMath>
        <m:r>
          <w:rPr>
            <w:rFonts w:ascii="Cambria Math" w:hAnsi="Cambria Math"/>
            <w:lang w:val="en-GB"/>
          </w:rPr>
          <m:t>0≤λ≤1</m:t>
        </m:r>
      </m:oMath>
      <w:r w:rsidRPr="00E53719">
        <w:rPr>
          <w:lang w:val="en-GB"/>
        </w:rPr>
        <w:t xml:space="preserve">) controls the strength of the accumulation leak. Choice probabilities are computed from the final accumulator values using the soft-max function (Equation </w:t>
      </w:r>
      <w:hyperlink w:anchor="eq:softmax">
        <w:r w:rsidRPr="00E53719">
          <w:rPr>
            <w:rStyle w:val="Hyperlink"/>
            <w:lang w:val="en-GB"/>
          </w:rPr>
          <w:t>[</w:t>
        </w:r>
        <w:proofErr w:type="gramStart"/>
        <w:r w:rsidRPr="00E53719">
          <w:rPr>
            <w:rStyle w:val="Hyperlink"/>
            <w:lang w:val="en-GB"/>
          </w:rPr>
          <w:t>eq:softmax</w:t>
        </w:r>
        <w:proofErr w:type="gramEnd"/>
        <w:r w:rsidRPr="00E53719">
          <w:rPr>
            <w:rStyle w:val="Hyperlink"/>
            <w:lang w:val="en-GB"/>
          </w:rPr>
          <w:t>]</w:t>
        </w:r>
      </w:hyperlink>
      <w:r w:rsidRPr="00E53719">
        <w:rPr>
          <w:lang w:val="en-GB"/>
        </w:rPr>
        <w:t>).</w:t>
      </w:r>
    </w:p>
    <w:p w14:paraId="2FE71365" w14:textId="77777777" w:rsidR="00B76BF1" w:rsidRPr="00E53719" w:rsidRDefault="00C418A2">
      <w:pPr>
        <w:pStyle w:val="BodyText"/>
        <w:rPr>
          <w:lang w:val="en-GB"/>
        </w:rPr>
      </w:pPr>
      <w:r w:rsidRPr="00E53719">
        <w:rPr>
          <w:i/>
          <w:iCs/>
          <w:lang w:val="en-GB"/>
        </w:rPr>
        <w:t xml:space="preserve">Gaze-biased leaky accumulator model (GLA). </w:t>
      </w:r>
      <w:r w:rsidRPr="00E53719">
        <w:rPr>
          <w:lang w:val="en-GB"/>
        </w:rPr>
        <w:t>Finally, following a recent study on binary risky choice (Glickman et al., 2019), we adapted a leaky accumulator model (Usher &amp; McClelland, 2001), where option values are discounted depending on eye movements as in the aDDM (Krajbich, Armel, &amp; Rangel, 2010; Krajbich &amp; Rangel, 2011) and the related GLAM (Molter, Thomas, Heekeren, &amp; Mohr, 2019; Thomas, Molter, Krajbich, Heekeren, &amp; Mohr, 2019).</w:t>
      </w:r>
    </w:p>
    <w:p w14:paraId="4EDFE10F" w14:textId="77777777" w:rsidR="00B76BF1" w:rsidRPr="00E53719" w:rsidRDefault="00C418A2">
      <w:pPr>
        <w:pStyle w:val="BodyText"/>
        <w:rPr>
          <w:lang w:val="en-GB"/>
        </w:rPr>
      </w:pPr>
      <w:r w:rsidRPr="00E53719">
        <w:rPr>
          <w:lang w:val="en-GB"/>
        </w:rPr>
        <w:t>Here, the subjective utility for each alternative is computed by first applying a probability weighting function (Tversky &amp; Kahneman, 1992), that transforms objective probabilities into subjective decision weights:</w:t>
      </w:r>
    </w:p>
    <w:p w14:paraId="7DC9CE58" w14:textId="77777777" w:rsidR="00B76BF1" w:rsidRPr="00E53719" w:rsidRDefault="00C418A2">
      <w:pPr>
        <w:pStyle w:val="BodyText"/>
        <w:jc w:val="center"/>
        <w:rPr>
          <w:lang w:val="en-GB"/>
        </w:rPr>
      </w:pPr>
      <m:oMathPara>
        <m:oMath>
          <m:r>
            <w:rPr>
              <w:rFonts w:ascii="Cambria Math" w:hAnsi="Cambria Math"/>
              <w:lang w:val="en-GB"/>
            </w:rPr>
            <m:t>w</m:t>
          </m:r>
          <m:d>
            <m:dPr>
              <m:ctrlPr>
                <w:rPr>
                  <w:rFonts w:ascii="Cambria Math" w:hAnsi="Cambria Math"/>
                  <w:lang w:val="en-GB"/>
                </w:rPr>
              </m:ctrlPr>
            </m:dPr>
            <m:e>
              <m:r>
                <w:rPr>
                  <w:rFonts w:ascii="Cambria Math" w:hAnsi="Cambria Math"/>
                  <w:lang w:val="en-GB"/>
                </w:rPr>
                <m:t>p</m:t>
              </m:r>
            </m:e>
          </m:d>
          <m:r>
            <w:rPr>
              <w:rFonts w:ascii="Cambria Math" w:hAnsi="Cambria Math"/>
              <w:lang w:val="en-GB"/>
            </w:rPr>
            <m:t>=</m:t>
          </m:r>
          <m:f>
            <m:fPr>
              <m:ctrlPr>
                <w:rPr>
                  <w:rFonts w:ascii="Cambria Math" w:hAnsi="Cambria Math"/>
                  <w:lang w:val="en-GB"/>
                </w:rPr>
              </m:ctrlPr>
            </m:fPr>
            <m:num>
              <m:sSup>
                <m:sSupPr>
                  <m:ctrlPr>
                    <w:rPr>
                      <w:rFonts w:ascii="Cambria Math" w:hAnsi="Cambria Math"/>
                      <w:lang w:val="en-GB"/>
                    </w:rPr>
                  </m:ctrlPr>
                </m:sSupPr>
                <m:e>
                  <m:r>
                    <w:rPr>
                      <w:rFonts w:ascii="Cambria Math" w:hAnsi="Cambria Math"/>
                      <w:lang w:val="en-GB"/>
                    </w:rPr>
                    <m:t>p</m:t>
                  </m:r>
                </m:e>
                <m:sup>
                  <m:r>
                    <w:rPr>
                      <w:rFonts w:ascii="Cambria Math" w:hAnsi="Cambria Math"/>
                      <w:lang w:val="en-GB"/>
                    </w:rPr>
                    <m:t>γ</m:t>
                  </m:r>
                </m:sup>
              </m:sSup>
            </m:num>
            <m:den>
              <m:sSup>
                <m:sSupPr>
                  <m:ctrlPr>
                    <w:rPr>
                      <w:rFonts w:ascii="Cambria Math" w:hAnsi="Cambria Math"/>
                      <w:lang w:val="en-GB"/>
                    </w:rPr>
                  </m:ctrlPr>
                </m:sSupPr>
                <m:e>
                  <m:d>
                    <m:dPr>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p</m:t>
                          </m:r>
                        </m:e>
                        <m:sup>
                          <m:r>
                            <w:rPr>
                              <w:rFonts w:ascii="Cambria Math" w:hAnsi="Cambria Math"/>
                              <w:lang w:val="en-GB"/>
                            </w:rPr>
                            <m:t>γ</m:t>
                          </m:r>
                        </m:sup>
                      </m:sSup>
                      <m:r>
                        <w:rPr>
                          <w:rFonts w:ascii="Cambria Math" w:hAnsi="Cambria Math"/>
                          <w:lang w:val="en-GB"/>
                        </w:rPr>
                        <m:t>+</m:t>
                      </m:r>
                      <m:sSup>
                        <m:sSupPr>
                          <m:ctrlPr>
                            <w:rPr>
                              <w:rFonts w:ascii="Cambria Math" w:hAnsi="Cambria Math"/>
                              <w:lang w:val="en-GB"/>
                            </w:rPr>
                          </m:ctrlPr>
                        </m:sSupPr>
                        <m:e>
                          <m:d>
                            <m:dPr>
                              <m:ctrlPr>
                                <w:rPr>
                                  <w:rFonts w:ascii="Cambria Math" w:hAnsi="Cambria Math"/>
                                  <w:lang w:val="en-GB"/>
                                </w:rPr>
                              </m:ctrlPr>
                            </m:dPr>
                            <m:e>
                              <m:r>
                                <w:rPr>
                                  <w:rFonts w:ascii="Cambria Math" w:hAnsi="Cambria Math"/>
                                  <w:lang w:val="en-GB"/>
                                </w:rPr>
                                <m:t>1-p</m:t>
                              </m:r>
                            </m:e>
                          </m:d>
                        </m:e>
                        <m:sup>
                          <m:r>
                            <w:rPr>
                              <w:rFonts w:ascii="Cambria Math" w:hAnsi="Cambria Math"/>
                              <w:lang w:val="en-GB"/>
                            </w:rPr>
                            <m:t>γ</m:t>
                          </m:r>
                        </m:sup>
                      </m:sSup>
                    </m:e>
                  </m:d>
                </m:e>
                <m:sup>
                  <m:f>
                    <m:fPr>
                      <m:ctrlPr>
                        <w:rPr>
                          <w:rFonts w:ascii="Cambria Math" w:hAnsi="Cambria Math"/>
                          <w:lang w:val="en-GB"/>
                        </w:rPr>
                      </m:ctrlPr>
                    </m:fPr>
                    <m:num>
                      <m:r>
                        <w:rPr>
                          <w:rFonts w:ascii="Cambria Math" w:hAnsi="Cambria Math"/>
                          <w:lang w:val="en-GB"/>
                        </w:rPr>
                        <m:t>1</m:t>
                      </m:r>
                    </m:num>
                    <m:den>
                      <m:r>
                        <w:rPr>
                          <w:rFonts w:ascii="Cambria Math" w:hAnsi="Cambria Math"/>
                          <w:lang w:val="en-GB"/>
                        </w:rPr>
                        <m:t>γ</m:t>
                      </m:r>
                    </m:den>
                  </m:f>
                </m:sup>
              </m:sSup>
            </m:den>
          </m:f>
        </m:oMath>
      </m:oMathPara>
    </w:p>
    <w:p w14:paraId="41FDF443" w14:textId="77777777" w:rsidR="00B76BF1" w:rsidRPr="00E53719" w:rsidRDefault="00C418A2">
      <w:pPr>
        <w:pStyle w:val="FirstParagraph"/>
        <w:rPr>
          <w:lang w:val="en-GB"/>
        </w:rPr>
      </w:pPr>
      <w:r w:rsidRPr="00E53719">
        <w:rPr>
          <w:lang w:val="en-GB"/>
        </w:rPr>
        <w:t xml:space="preserve">where </w:t>
      </w:r>
      <m:oMath>
        <m:r>
          <w:rPr>
            <w:rFonts w:ascii="Cambria Math" w:hAnsi="Cambria Math"/>
            <w:lang w:val="en-GB"/>
          </w:rPr>
          <m:t>γ</m:t>
        </m:r>
        <m:d>
          <m:dPr>
            <m:ctrlPr>
              <w:rPr>
                <w:rFonts w:ascii="Cambria Math" w:hAnsi="Cambria Math"/>
                <w:lang w:val="en-GB"/>
              </w:rPr>
            </m:ctrlPr>
          </m:dPr>
          <m:e>
            <m:r>
              <w:rPr>
                <w:rFonts w:ascii="Cambria Math" w:hAnsi="Cambria Math"/>
                <w:lang w:val="en-GB"/>
              </w:rPr>
              <m:t>0.28≤γ≤1</m:t>
            </m:r>
          </m:e>
        </m:d>
      </m:oMath>
      <w:r w:rsidRPr="00E53719">
        <w:rPr>
          <w:lang w:val="en-GB"/>
        </w:rPr>
        <w:t xml:space="preserve"> is a free parameter controlling the shape of the weighting </w:t>
      </w:r>
      <w:proofErr w:type="gramStart"/>
      <w:r w:rsidRPr="00E53719">
        <w:rPr>
          <w:lang w:val="en-GB"/>
        </w:rPr>
        <w:t>function.</w:t>
      </w:r>
      <w:proofErr w:type="gramEnd"/>
      <w:r w:rsidRPr="00E53719">
        <w:rPr>
          <w:lang w:val="en-GB"/>
        </w:rPr>
        <w:t xml:space="preserve"> If </w:t>
      </w:r>
      <m:oMath>
        <m:r>
          <w:rPr>
            <w:rFonts w:ascii="Cambria Math" w:hAnsi="Cambria Math"/>
            <w:lang w:val="en-GB"/>
          </w:rPr>
          <m:t>γ=1</m:t>
        </m:r>
      </m:oMath>
      <w:r w:rsidRPr="00E53719">
        <w:rPr>
          <w:lang w:val="en-GB"/>
        </w:rPr>
        <w:t xml:space="preserve">, the subjective weights equal the objective probabilities (Cavagnaro, Pitt, Gonzalez, &amp; Myung, 2013). Outcome utilities are assumed to obtained from a power function as </w:t>
      </w:r>
      <w:r w:rsidRPr="00E53719">
        <w:rPr>
          <w:lang w:val="en-GB"/>
        </w:rPr>
        <w:lastRenderedPageBreak/>
        <w:t xml:space="preserve">in the EU model (Equation </w:t>
      </w:r>
      <w:hyperlink w:anchor="eq:utility">
        <w:r w:rsidRPr="00E53719">
          <w:rPr>
            <w:rStyle w:val="Hyperlink"/>
            <w:lang w:val="en-GB"/>
          </w:rPr>
          <w:t>[</w:t>
        </w:r>
        <w:proofErr w:type="gramStart"/>
        <w:r w:rsidRPr="00E53719">
          <w:rPr>
            <w:rStyle w:val="Hyperlink"/>
            <w:lang w:val="en-GB"/>
          </w:rPr>
          <w:t>eq:utility</w:t>
        </w:r>
        <w:proofErr w:type="gramEnd"/>
        <w:r w:rsidRPr="00E53719">
          <w:rPr>
            <w:rStyle w:val="Hyperlink"/>
            <w:lang w:val="en-GB"/>
          </w:rPr>
          <w:t>]</w:t>
        </w:r>
      </w:hyperlink>
      <w:r w:rsidRPr="00E53719">
        <w:rPr>
          <w:lang w:val="en-GB"/>
        </w:rPr>
        <w:t xml:space="preserve">). Subjective expected utilities are then given by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r>
          <w:rPr>
            <w:rFonts w:ascii="Cambria Math" w:hAnsi="Cambria Math"/>
            <w:lang w:val="en-GB"/>
          </w:rPr>
          <m:t>=w</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e>
        </m:d>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oMath>
      <w:r w:rsidRPr="00E53719">
        <w:rPr>
          <w:lang w:val="en-GB"/>
        </w:rPr>
        <w:t>.</w:t>
      </w:r>
    </w:p>
    <w:p w14:paraId="46909691" w14:textId="77777777" w:rsidR="00B76BF1" w:rsidRPr="00E53719" w:rsidRDefault="00C418A2">
      <w:pPr>
        <w:pStyle w:val="BodyText"/>
        <w:rPr>
          <w:lang w:val="en-GB"/>
        </w:rPr>
      </w:pPr>
      <w:r w:rsidRPr="00E53719">
        <w:rPr>
          <w:lang w:val="en-GB"/>
        </w:rPr>
        <w:t xml:space="preserve">Next, this model assumes that for each alternative subjective expected </w:t>
      </w:r>
      <w:proofErr w:type="gramStart"/>
      <w:r w:rsidRPr="00E53719">
        <w:rPr>
          <w:lang w:val="en-GB"/>
        </w:rPr>
        <w:t>utilities</w:t>
      </w:r>
      <w:proofErr w:type="gramEnd"/>
      <w:r w:rsidRPr="00E53719">
        <w:rPr>
          <w:lang w:val="en-GB"/>
        </w:rPr>
        <w:t xml:space="preserve"> are accumulated with leak and gaze bias over the time course of each trial. At each fixation </w:t>
      </w:r>
      <m:oMath>
        <m:r>
          <w:rPr>
            <w:rFonts w:ascii="Cambria Math" w:hAnsi="Cambria Math"/>
            <w:lang w:val="en-GB"/>
          </w:rPr>
          <m:t>n</m:t>
        </m:r>
      </m:oMath>
      <w:r w:rsidRPr="00E53719">
        <w:rPr>
          <w:lang w:val="en-GB"/>
        </w:rPr>
        <w:t>, accumulators evolve according to</w:t>
      </w:r>
    </w:p>
    <w:p w14:paraId="33ED058E" w14:textId="77777777" w:rsidR="00B76BF1" w:rsidRPr="00E53719" w:rsidRDefault="00D23187">
      <w:pPr>
        <w:pStyle w:val="BodyText"/>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m:t>
              </m:r>
            </m:e>
          </m:d>
          <m:r>
            <w:rPr>
              <w:rFonts w:ascii="Cambria Math" w:hAnsi="Cambria Math"/>
              <w:lang w:val="en-GB"/>
            </w:rPr>
            <m:t>=</m:t>
          </m:r>
          <m:d>
            <m:dPr>
              <m:begChr m:val="{"/>
              <m:endChr m:val=""/>
              <m:ctrlPr>
                <w:rPr>
                  <w:rFonts w:ascii="Cambria Math" w:hAnsi="Cambria Math"/>
                  <w:lang w:val="en-GB"/>
                </w:rPr>
              </m:ctrlPr>
            </m:dPr>
            <m:e>
              <m:m>
                <m:mPr>
                  <m:mcs>
                    <m:mc>
                      <m:mcPr>
                        <m:count m:val="2"/>
                        <m:mcJc m:val="center"/>
                      </m:mcPr>
                    </m:mc>
                  </m:mcs>
                  <m:ctrlPr>
                    <w:rPr>
                      <w:rFonts w:ascii="Cambria Math" w:hAnsi="Cambria Math"/>
                      <w:lang w:val="en-GB"/>
                    </w:rPr>
                  </m:ctrlPr>
                </m:mP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n-1</m:t>
                        </m:r>
                      </m:e>
                    </m:d>
                    <m:r>
                      <w:rPr>
                        <w:rFonts w:ascii="Cambria Math" w:hAnsi="Cambria Math"/>
                        <w:lang w:val="en-GB"/>
                      </w:rPr>
                      <m:t>+1⋅</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if</m:t>
                    </m:r>
                    <m:r>
                      <w:rPr>
                        <w:rFonts w:ascii="Cambria Math" w:hAnsi="Cambria Math"/>
                        <w:lang w:val="en-GB"/>
                      </w:rPr>
                      <m:t>i</m:t>
                    </m:r>
                    <m:r>
                      <m:rPr>
                        <m:lit/>
                        <m:nor/>
                      </m:rPr>
                      <w:rPr>
                        <w:rFonts w:ascii="Cambria Math" w:hAnsi="Cambria Math"/>
                        <w:lang w:val="en-GB"/>
                      </w:rPr>
                      <m:t>fixated</m:t>
                    </m:r>
                  </m:e>
                </m:m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n-1</m:t>
                        </m:r>
                      </m:e>
                    </m:d>
                    <m:r>
                      <w:rPr>
                        <w:rFonts w:ascii="Cambria Math" w:hAnsi="Cambria Math"/>
                        <w:lang w:val="en-GB"/>
                      </w:rPr>
                      <m:t>+θ⋅</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otherwise</m:t>
                    </m:r>
                  </m:e>
                </m:mr>
              </m:m>
            </m:e>
          </m:d>
        </m:oMath>
      </m:oMathPara>
    </w:p>
    <w:p w14:paraId="26FADA00" w14:textId="77777777" w:rsidR="00B76BF1" w:rsidRPr="00E53719" w:rsidRDefault="00C418A2">
      <w:pPr>
        <w:pStyle w:val="FirstParagraph"/>
        <w:rPr>
          <w:lang w:val="en-GB"/>
        </w:rPr>
      </w:pPr>
      <w:r w:rsidRPr="00E53719">
        <w:rPr>
          <w:lang w:val="en-GB"/>
        </w:rPr>
        <w:t xml:space="preserve">where all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0</m:t>
            </m:r>
          </m:e>
        </m:d>
        <m:r>
          <w:rPr>
            <w:rFonts w:ascii="Cambria Math" w:hAnsi="Cambria Math"/>
            <w:lang w:val="en-GB"/>
          </w:rPr>
          <m:t>=0</m:t>
        </m:r>
      </m:oMath>
      <w:r w:rsidRPr="00E53719">
        <w:rPr>
          <w:lang w:val="en-GB"/>
        </w:rPr>
        <w:t xml:space="preserve">. The </w:t>
      </w:r>
      <m:oMath>
        <m:r>
          <w:rPr>
            <w:rFonts w:ascii="Cambria Math" w:hAnsi="Cambria Math"/>
            <w:lang w:val="en-GB"/>
          </w:rPr>
          <m:t>θ</m:t>
        </m:r>
      </m:oMath>
      <w:r w:rsidRPr="00E53719">
        <w:rPr>
          <w:lang w:val="en-GB"/>
        </w:rPr>
        <w:t xml:space="preserve"> parameter </w:t>
      </w:r>
      <m:oMath>
        <m:d>
          <m:dPr>
            <m:ctrlPr>
              <w:rPr>
                <w:rFonts w:ascii="Cambria Math" w:hAnsi="Cambria Math"/>
                <w:lang w:val="en-GB"/>
              </w:rPr>
            </m:ctrlPr>
          </m:dPr>
          <m:e>
            <m:r>
              <w:rPr>
                <w:rFonts w:ascii="Cambria Math" w:hAnsi="Cambria Math"/>
                <w:lang w:val="en-GB"/>
              </w:rPr>
              <m:t>0≤θ≤1</m:t>
            </m:r>
          </m:e>
        </m:d>
      </m:oMath>
      <w:r w:rsidRPr="00E53719">
        <w:rPr>
          <w:lang w:val="en-GB"/>
        </w:rPr>
        <w:t xml:space="preserve"> controls discounting of unattended alternative values. The </w:t>
      </w:r>
      <m:oMath>
        <m:r>
          <w:rPr>
            <w:rFonts w:ascii="Cambria Math" w:hAnsi="Cambria Math"/>
            <w:lang w:val="en-GB"/>
          </w:rPr>
          <m:t>λ</m:t>
        </m:r>
      </m:oMath>
      <w:r w:rsidRPr="00E53719">
        <w:rPr>
          <w:lang w:val="en-GB"/>
        </w:rPr>
        <w:t xml:space="preserve"> parameter </w:t>
      </w:r>
      <m:oMath>
        <m:d>
          <m:dPr>
            <m:ctrlPr>
              <w:rPr>
                <w:rFonts w:ascii="Cambria Math" w:hAnsi="Cambria Math"/>
                <w:lang w:val="en-GB"/>
              </w:rPr>
            </m:ctrlPr>
          </m:dPr>
          <m:e>
            <m:r>
              <w:rPr>
                <w:rFonts w:ascii="Cambria Math" w:hAnsi="Cambria Math"/>
                <w:lang w:val="en-GB"/>
              </w:rPr>
              <m:t>0≤λ≤1</m:t>
            </m:r>
          </m:e>
        </m:d>
      </m:oMath>
      <w:r w:rsidRPr="00E53719">
        <w:rPr>
          <w:lang w:val="en-GB"/>
        </w:rPr>
        <w:t xml:space="preserve"> controls the strength of the accumulation leak.</w:t>
      </w:r>
    </w:p>
    <w:p w14:paraId="0089FB6F" w14:textId="77777777" w:rsidR="00B76BF1" w:rsidRPr="00E53719" w:rsidRDefault="00C418A2">
      <w:pPr>
        <w:pStyle w:val="BodyText"/>
        <w:rPr>
          <w:lang w:val="en-GB"/>
        </w:rPr>
      </w:pPr>
      <w:r w:rsidRPr="00E53719">
        <w:rPr>
          <w:lang w:val="en-GB"/>
        </w:rPr>
        <w:t xml:space="preserve">Predicted choice probabilities are again computed from the soft-max function (Equation </w:t>
      </w:r>
      <w:hyperlink w:anchor="eq:softmax">
        <w:r w:rsidRPr="00E53719">
          <w:rPr>
            <w:rStyle w:val="Hyperlink"/>
            <w:lang w:val="en-GB"/>
          </w:rPr>
          <w:t>[</w:t>
        </w:r>
        <w:proofErr w:type="gramStart"/>
        <w:r w:rsidRPr="00E53719">
          <w:rPr>
            <w:rStyle w:val="Hyperlink"/>
            <w:lang w:val="en-GB"/>
          </w:rPr>
          <w:t>eq:softmax</w:t>
        </w:r>
        <w:proofErr w:type="gramEnd"/>
        <w:r w:rsidRPr="00E53719">
          <w:rPr>
            <w:rStyle w:val="Hyperlink"/>
            <w:lang w:val="en-GB"/>
          </w:rPr>
          <w:t>]</w:t>
        </w:r>
      </w:hyperlink>
      <w:r w:rsidRPr="00E53719">
        <w:rPr>
          <w:lang w:val="en-GB"/>
        </w:rPr>
        <w:t xml:space="preserve">) over the final accumulator values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oMath>
      <w:r w:rsidRPr="00E53719">
        <w:rPr>
          <w:lang w:val="en-GB"/>
        </w:rPr>
        <w:t>.</w:t>
      </w:r>
    </w:p>
    <w:p w14:paraId="487F8519" w14:textId="77777777" w:rsidR="00B76BF1" w:rsidRPr="00E53719" w:rsidRDefault="00C418A2">
      <w:pPr>
        <w:pStyle w:val="BodyText"/>
        <w:rPr>
          <w:lang w:val="en-GB"/>
        </w:rPr>
      </w:pPr>
      <w:r w:rsidRPr="00E53719">
        <w:rPr>
          <w:b/>
          <w:bCs/>
          <w:lang w:val="en-GB"/>
        </w:rPr>
        <w:tab/>
        <w:t xml:space="preserve">Parameter estimation.  </w:t>
      </w:r>
      <w:r w:rsidRPr="00E53719">
        <w:rPr>
          <w:lang w:val="en-GB"/>
        </w:rPr>
        <w:t xml:space="preserve">All models’ parameters were estimated by minimizing the negative summed log-likelihood </w:t>
      </w:r>
      <m:oMath>
        <m:r>
          <w:rPr>
            <w:rFonts w:ascii="Cambria Math" w:hAnsi="Cambria Math"/>
            <w:lang w:val="en-GB"/>
          </w:rPr>
          <m:t>-</m:t>
        </m:r>
        <m:r>
          <m:rPr>
            <m:lit/>
            <m:nor/>
          </m:rPr>
          <w:rPr>
            <w:rFonts w:ascii="Cambria Math" w:hAnsi="Cambria Math"/>
            <w:lang w:val="en-GB"/>
          </w:rPr>
          <m:t>ln</m:t>
        </m:r>
        <m:d>
          <m:dPr>
            <m:ctrlPr>
              <w:rPr>
                <w:rFonts w:ascii="Cambria Math" w:hAnsi="Cambria Math"/>
                <w:lang w:val="en-GB"/>
              </w:rPr>
            </m:ctrlPr>
          </m:dPr>
          <m:e>
            <m:acc>
              <m:accPr>
                <m:chr m:val="^"/>
                <m:ctrlPr>
                  <w:rPr>
                    <w:rFonts w:ascii="Cambria Math" w:hAnsi="Cambria Math"/>
                    <w:lang w:val="en-GB"/>
                  </w:rPr>
                </m:ctrlPr>
              </m:accPr>
              <m:e>
                <m:r>
                  <w:rPr>
                    <w:rFonts w:ascii="Cambria Math" w:hAnsi="Cambria Math"/>
                    <w:lang w:val="en-GB"/>
                  </w:rPr>
                  <m:t>L</m:t>
                </m:r>
              </m:e>
            </m:acc>
          </m:e>
        </m:d>
      </m:oMath>
      <w:r w:rsidRPr="00E53719">
        <w:rPr>
          <w:lang w:val="en-GB"/>
        </w:rPr>
        <w:t xml:space="preserve"> of observed choices under the model. Minimization was performed by a differential evolution algorithm (Storn &amp; Price, 1997) implemented in the SciPy Python library (Virtanen et al., 2020; version 1.2.1). The algorithm was provided sensible </w:t>
      </w:r>
      <w:r w:rsidRPr="00E53719">
        <w:rPr>
          <w:i/>
          <w:lang w:val="en-GB"/>
        </w:rPr>
        <w:t>a priori</w:t>
      </w:r>
      <w:r w:rsidRPr="00E53719">
        <w:rPr>
          <w:lang w:val="en-GB"/>
        </w:rPr>
        <w:t xml:space="preserve"> defined bounds for each parameter and initialized randomly.</w:t>
      </w:r>
      <w:bookmarkStart w:id="170" w:name="parameter-estimation"/>
      <w:bookmarkEnd w:id="170"/>
    </w:p>
    <w:p w14:paraId="5F21FDA0" w14:textId="77777777" w:rsidR="00B76BF1" w:rsidRPr="00E53719" w:rsidRDefault="00C418A2">
      <w:pPr>
        <w:pStyle w:val="BodyText"/>
        <w:rPr>
          <w:lang w:val="en-GB"/>
        </w:rPr>
      </w:pPr>
      <w:r w:rsidRPr="00E53719">
        <w:rPr>
          <w:b/>
          <w:bCs/>
          <w:lang w:val="en-GB"/>
        </w:rPr>
        <w:t xml:space="preserve">Model comparison.  </w:t>
      </w:r>
      <w:r w:rsidRPr="00E53719">
        <w:rPr>
          <w:lang w:val="en-GB"/>
        </w:rPr>
        <w:t xml:space="preserve">Individually best-fitting models were identified based on the Bayesian Information Criterion (BIC; Schwarz &amp; others, 1978), computed for each model </w:t>
      </w:r>
      <m:oMath>
        <m:r>
          <w:rPr>
            <w:rFonts w:ascii="Cambria Math" w:hAnsi="Cambria Math"/>
            <w:lang w:val="en-GB"/>
          </w:rPr>
          <m:t>m</m:t>
        </m:r>
      </m:oMath>
      <w:r w:rsidRPr="00E53719">
        <w:rPr>
          <w:lang w:val="en-GB"/>
        </w:rPr>
        <w:t xml:space="preserve"> as</w:t>
      </w:r>
    </w:p>
    <w:p w14:paraId="360BDDDC" w14:textId="77777777" w:rsidR="00B76BF1" w:rsidRPr="00E53719" w:rsidRDefault="00C418A2">
      <w:pPr>
        <w:pStyle w:val="BodyText"/>
        <w:jc w:val="center"/>
        <w:rPr>
          <w:lang w:val="en-GB"/>
        </w:rPr>
      </w:pPr>
      <m:oMathPara>
        <m:oMathParaPr>
          <m:jc m:val="center"/>
        </m:oMathParaPr>
        <m:oMath>
          <m:r>
            <w:rPr>
              <w:rFonts w:ascii="Cambria Math" w:hAnsi="Cambria Math"/>
              <w:lang w:val="en-GB"/>
            </w:rPr>
            <m:t>BI</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m</m:t>
              </m:r>
            </m:sub>
          </m:sSub>
          <m:r>
            <w:rPr>
              <w:rFonts w:ascii="Cambria Math" w:hAnsi="Cambria Math"/>
              <w:lang w:val="en-GB"/>
            </w:rPr>
            <m:t>=-2</m:t>
          </m:r>
          <m:r>
            <m:rPr>
              <m:lit/>
              <m:nor/>
            </m:rPr>
            <w:rPr>
              <w:rFonts w:ascii="Cambria Math" w:hAnsi="Cambria Math"/>
              <w:lang w:val="en-GB"/>
            </w:rPr>
            <m:t>ln</m:t>
          </m:r>
          <m:d>
            <m:dPr>
              <m:ctrlPr>
                <w:rPr>
                  <w:rFonts w:ascii="Cambria Math" w:hAnsi="Cambria Math"/>
                  <w:lang w:val="en-GB"/>
                </w:rPr>
              </m:ctrlPr>
            </m:dPr>
            <m:e>
              <m:acc>
                <m:accPr>
                  <m:chr m:val="^"/>
                  <m:ctrlPr>
                    <w:rPr>
                      <w:rFonts w:ascii="Cambria Math" w:hAnsi="Cambria Math"/>
                      <w:lang w:val="en-GB"/>
                    </w:rPr>
                  </m:ctrlPr>
                </m:accPr>
                <m:e>
                  <m:r>
                    <w:rPr>
                      <w:rFonts w:ascii="Cambria Math" w:hAnsi="Cambria Math"/>
                      <w:lang w:val="en-GB"/>
                    </w:rPr>
                    <m:t>L</m:t>
                  </m:r>
                </m:e>
              </m:acc>
            </m:e>
          </m:d>
          <m:r>
            <w:rPr>
              <w:rFonts w:ascii="Cambria Math" w:hAnsi="Cambria Math"/>
              <w:lang w:val="en-GB"/>
            </w:rPr>
            <m:t>+</m:t>
          </m:r>
          <m:r>
            <m:rPr>
              <m:lit/>
              <m:nor/>
            </m:rPr>
            <w:rPr>
              <w:rFonts w:ascii="Cambria Math" w:hAnsi="Cambria Math"/>
              <w:lang w:val="en-GB"/>
            </w:rPr>
            <m:t>ln</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trials</m:t>
                  </m:r>
                </m:sub>
              </m:sSub>
            </m:e>
          </m:d>
          <m:sSub>
            <m:sSubPr>
              <m:ctrlPr>
                <w:rPr>
                  <w:rFonts w:ascii="Cambria Math" w:hAnsi="Cambria Math"/>
                  <w:lang w:val="en-GB"/>
                </w:rPr>
              </m:ctrlPr>
            </m:sSubPr>
            <m:e>
              <m:r>
                <w:rPr>
                  <w:rFonts w:ascii="Cambria Math" w:hAnsi="Cambria Math"/>
                  <w:lang w:val="en-GB"/>
                </w:rPr>
                <m:t>k</m:t>
              </m:r>
            </m:e>
            <m:sub>
              <m:r>
                <w:rPr>
                  <w:rFonts w:ascii="Cambria Math" w:hAnsi="Cambria Math"/>
                  <w:lang w:val="en-GB"/>
                </w:rPr>
                <m:t>m</m:t>
              </m:r>
            </m:sub>
          </m:sSub>
        </m:oMath>
      </m:oMathPara>
    </w:p>
    <w:p w14:paraId="004B08A2" w14:textId="77777777" w:rsidR="00B76BF1" w:rsidRPr="00E53719" w:rsidRDefault="00C418A2">
      <w:pPr>
        <w:pStyle w:val="FirstParagraph"/>
        <w:rPr>
          <w:lang w:val="en-GB"/>
        </w:rPr>
      </w:pPr>
      <w:r w:rsidRPr="00E53719">
        <w:rPr>
          <w:lang w:val="en-GB"/>
        </w:rPr>
        <w:t xml:space="preserve">where </w:t>
      </w:r>
      <m:oMath>
        <m:sSub>
          <m:sSubPr>
            <m:ctrlPr>
              <w:rPr>
                <w:rFonts w:ascii="Cambria Math" w:hAnsi="Cambria Math"/>
                <w:lang w:val="en-GB"/>
              </w:rPr>
            </m:ctrlPr>
          </m:sSubPr>
          <m:e>
            <m:r>
              <w:rPr>
                <w:rFonts w:ascii="Cambria Math" w:hAnsi="Cambria Math"/>
                <w:lang w:val="en-GB"/>
              </w:rPr>
              <m:t>k</m:t>
            </m:r>
          </m:e>
          <m:sub>
            <m:r>
              <w:rPr>
                <w:rFonts w:ascii="Cambria Math" w:hAnsi="Cambria Math"/>
                <w:lang w:val="en-GB"/>
              </w:rPr>
              <m:t>m</m:t>
            </m:r>
          </m:sub>
        </m:sSub>
      </m:oMath>
      <w:r w:rsidRPr="00E53719">
        <w:rPr>
          <w:lang w:val="en-GB"/>
        </w:rPr>
        <w:t xml:space="preserve"> is the number of free parameters of model </w:t>
      </w:r>
      <m:oMath>
        <m:r>
          <w:rPr>
            <w:rFonts w:ascii="Cambria Math" w:hAnsi="Cambria Math"/>
            <w:lang w:val="en-GB"/>
          </w:rPr>
          <m:t>m</m:t>
        </m:r>
      </m:oMath>
      <w:r w:rsidRPr="00E53719">
        <w:rPr>
          <w:lang w:val="en-GB"/>
        </w:rPr>
        <w:t xml:space="preserve"> and </w:t>
      </w:r>
      <m:oMath>
        <m:r>
          <m:rPr>
            <m:lit/>
            <m:nor/>
          </m:rPr>
          <w:rPr>
            <w:rFonts w:ascii="Cambria Math" w:hAnsi="Cambria Math"/>
            <w:lang w:val="en-GB"/>
          </w:rPr>
          <m:t>ln</m:t>
        </m:r>
        <m:acc>
          <m:accPr>
            <m:chr m:val="^"/>
            <m:ctrlPr>
              <w:rPr>
                <w:rFonts w:ascii="Cambria Math" w:hAnsi="Cambria Math"/>
                <w:lang w:val="en-GB"/>
              </w:rPr>
            </m:ctrlPr>
          </m:accPr>
          <m:e>
            <m:r>
              <w:rPr>
                <w:rFonts w:ascii="Cambria Math" w:hAnsi="Cambria Math"/>
                <w:lang w:val="en-GB"/>
              </w:rPr>
              <m:t>L</m:t>
            </m:r>
          </m:e>
        </m:acc>
      </m:oMath>
      <w:r w:rsidRPr="00E53719">
        <w:rPr>
          <w:lang w:val="en-GB"/>
        </w:rPr>
        <w:t xml:space="preserve"> is the summed log-likelihood of observed choices under model </w:t>
      </w:r>
      <m:oMath>
        <m:r>
          <w:rPr>
            <w:rFonts w:ascii="Cambria Math" w:hAnsi="Cambria Math"/>
            <w:lang w:val="en-GB"/>
          </w:rPr>
          <m:t>m</m:t>
        </m:r>
      </m:oMath>
      <w:r w:rsidRPr="00E53719">
        <w:rPr>
          <w:lang w:val="en-GB"/>
        </w:rPr>
        <w:t>.</w:t>
      </w:r>
      <w:bookmarkStart w:id="171" w:name="sec%252525253Amethods%252525253Abehaviou"/>
      <w:bookmarkStart w:id="172" w:name="model-comparison"/>
      <w:bookmarkEnd w:id="171"/>
      <w:bookmarkEnd w:id="172"/>
    </w:p>
    <w:p w14:paraId="5996DBCF" w14:textId="77777777" w:rsidR="00B76BF1" w:rsidRPr="00E53719" w:rsidRDefault="00C418A2">
      <w:pPr>
        <w:pStyle w:val="Heading2"/>
        <w:rPr>
          <w:lang w:val="en-GB"/>
        </w:rPr>
      </w:pPr>
      <w:r w:rsidRPr="00E53719">
        <w:rPr>
          <w:lang w:val="en-GB"/>
        </w:rPr>
        <w:t>Switchboard analysis</w:t>
      </w:r>
    </w:p>
    <w:p w14:paraId="0B7B6D72" w14:textId="77777777" w:rsidR="00B76BF1" w:rsidRPr="00E53719" w:rsidRDefault="00C418A2">
      <w:pPr>
        <w:pStyle w:val="BodyText"/>
        <w:rPr>
          <w:lang w:val="en-GB"/>
        </w:rPr>
      </w:pPr>
      <w:r w:rsidRPr="00E53719">
        <w:rPr>
          <w:lang w:val="en-GB"/>
        </w:rPr>
        <w:t xml:space="preserve">We performed a switchboard analysis, similar to the one performed in (Turner, Schley, Muller, &amp; Tsetsos, 2018) to further investigate which components of the cognitive model are particularly important in predicting the data. In a switchboard analysis, a cognitive model of the </w:t>
      </w:r>
      <w:r w:rsidRPr="00E53719">
        <w:rPr>
          <w:lang w:val="en-GB"/>
        </w:rPr>
        <w:lastRenderedPageBreak/>
        <w:t>decision process is built, where individual model mechanisms can take different forms, or levels, which can be switched and combined with each other. One switch, or node, could for example be the integration of attributes to form item values. This integration could happen multiplicatively, so that expected outcomes are computed by multiplying outcome value and probability. It could also occur in a weighted additive fashion, so that both outcome value and probability make independent contributions to overall item value (see Rouault, Drugowitsch, &amp; Koechlin, 2019, for example). In the switchboard analysis, model variants using both implementations, and combinations with all other levels of other nodes, are constructed and fit to the behavioural data.</w:t>
      </w:r>
    </w:p>
    <w:p w14:paraId="192256BA" w14:textId="4EE0DF3D" w:rsidR="00B76BF1" w:rsidRPr="00E53719" w:rsidRDefault="00C418A2">
      <w:pPr>
        <w:pStyle w:val="BodyText"/>
        <w:rPr>
          <w:lang w:val="en-GB"/>
        </w:rPr>
      </w:pPr>
      <w:r w:rsidRPr="00E53719">
        <w:rPr>
          <w:lang w:val="en-GB"/>
        </w:rPr>
        <w:t xml:space="preserve">The switchboard analysis included different eye-movement related nodes, such as attribute and alternative wise gaze biases or gaze-dependent leakage and inhibition, so that the mechanisms that describe the data best can be identified and their relative contribution to model fit can be measured. All switchboard models resembled the general form of the gaze-dependent accumulation model presented in (Glickman et al., 2019and the GLA adaptation to three items, see above and Figure </w:t>
      </w:r>
      <w:hyperlink w:anchor="fig:fig4-switchboard-overview">
        <w:r w:rsidRPr="00E53719">
          <w:rPr>
            <w:rStyle w:val="Hyperlink"/>
            <w:lang w:val="en-GB"/>
          </w:rPr>
          <w:t>4</w:t>
        </w:r>
      </w:hyperlink>
      <w:r w:rsidRPr="00E53719">
        <w:rPr>
          <w:lang w:val="en-GB"/>
        </w:rPr>
        <w:t xml:space="preserve"> a for a schematic). Here, evidence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E53719">
        <w:rPr>
          <w:lang w:val="en-GB"/>
        </w:rPr>
        <w:t xml:space="preserve"> in favour of each item is accumulated over individual fixations. Accumulation can be subject to gaze-discount effects (so that non-fixated items accumulate less evidence), leak and inhibition over time. Choice probabilities are computed using a soft-max function (Equation </w:t>
      </w:r>
      <w:hyperlink w:anchor="eq:softmax">
        <w:r w:rsidRPr="00E53719">
          <w:rPr>
            <w:rStyle w:val="Hyperlink"/>
            <w:lang w:val="en-GB"/>
          </w:rPr>
          <w:t>[</w:t>
        </w:r>
        <w:proofErr w:type="gramStart"/>
        <w:r w:rsidRPr="00E53719">
          <w:rPr>
            <w:rStyle w:val="Hyperlink"/>
            <w:lang w:val="en-GB"/>
          </w:rPr>
          <w:t>eq:softmax</w:t>
        </w:r>
        <w:proofErr w:type="gramEnd"/>
        <w:r w:rsidRPr="00E53719">
          <w:rPr>
            <w:rStyle w:val="Hyperlink"/>
            <w:lang w:val="en-GB"/>
          </w:rPr>
          <w:t>]</w:t>
        </w:r>
      </w:hyperlink>
      <w:r w:rsidRPr="00E53719">
        <w:rPr>
          <w:lang w:val="en-GB"/>
        </w:rPr>
        <w:t>) over the final accumulator values. The general accumulation framework (in vector form, parallel for each item) is then given by</w:t>
      </w:r>
    </w:p>
    <w:p w14:paraId="5565ECC5" w14:textId="77777777" w:rsidR="00B76BF1" w:rsidRPr="00E53719" w:rsidRDefault="00C418A2">
      <w:pPr>
        <w:pStyle w:val="BodyText"/>
        <w:ind w:firstLine="0"/>
        <w:jc w:val="center"/>
        <w:rPr>
          <w:lang w:val="en-GB"/>
        </w:rPr>
      </w:pPr>
      <m:oMathPara>
        <m:oMathParaPr>
          <m:jc m:val="center"/>
        </m:oMathParaPr>
        <m:oMath>
          <m:r>
            <w:rPr>
              <w:rFonts w:ascii="Cambria Math" w:hAnsi="Cambria Math"/>
              <w:lang w:val="en-GB"/>
            </w:rPr>
            <m:t>X</m:t>
          </m:r>
          <m:d>
            <m:dPr>
              <m:ctrlPr>
                <w:rPr>
                  <w:rFonts w:ascii="Cambria Math" w:hAnsi="Cambria Math"/>
                  <w:lang w:val="en-GB"/>
                </w:rPr>
              </m:ctrlPr>
            </m:dPr>
            <m:e>
              <m:r>
                <w:rPr>
                  <w:rFonts w:ascii="Cambria Math" w:hAnsi="Cambria Math"/>
                  <w:lang w:val="en-GB"/>
                </w:rPr>
                <m:t>t</m:t>
              </m:r>
            </m:e>
          </m:d>
          <m:r>
            <w:rPr>
              <w:rFonts w:ascii="Cambria Math" w:hAnsi="Cambria Math"/>
              <w:lang w:val="en-GB"/>
            </w:rPr>
            <m:t>=S×X</m:t>
          </m:r>
          <m:d>
            <m:dPr>
              <m:ctrlPr>
                <w:rPr>
                  <w:rFonts w:ascii="Cambria Math" w:hAnsi="Cambria Math"/>
                  <w:lang w:val="en-GB"/>
                </w:rPr>
              </m:ctrlPr>
            </m:dPr>
            <m:e>
              <m:r>
                <w:rPr>
                  <w:rFonts w:ascii="Cambria Math" w:hAnsi="Cambria Math"/>
                  <w:lang w:val="en-GB"/>
                </w:rPr>
                <m:t>t-1</m:t>
              </m:r>
            </m:e>
          </m:d>
          <m:r>
            <w:rPr>
              <w:rFonts w:ascii="Cambria Math" w:hAnsi="Cambria Math"/>
              <w:lang w:val="en-GB"/>
            </w:rPr>
            <m:t>+ΘCx</m:t>
          </m:r>
        </m:oMath>
      </m:oMathPara>
    </w:p>
    <w:p w14:paraId="42391B2E" w14:textId="44157947" w:rsidR="00B76BF1" w:rsidRPr="00E53719" w:rsidRDefault="00C418A2">
      <w:pPr>
        <w:pStyle w:val="BodyText"/>
        <w:rPr>
          <w:lang w:val="en-GB"/>
        </w:rPr>
      </w:pPr>
      <w:r w:rsidRPr="00E53719">
        <w:rPr>
          <w:lang w:val="en-GB"/>
        </w:rPr>
        <w:t xml:space="preserve">where </w:t>
      </w:r>
      <m:oMath>
        <m:r>
          <w:rPr>
            <w:rFonts w:ascii="Cambria Math" w:hAnsi="Cambria Math"/>
            <w:lang w:val="en-GB"/>
          </w:rPr>
          <m:t>S</m:t>
        </m:r>
      </m:oMath>
      <w:r w:rsidRPr="00E53719">
        <w:rPr>
          <w:lang w:val="en-GB"/>
        </w:rPr>
        <w:t xml:space="preserve"> is a square feedback matrix, combining the effects of accumulation decay (on its diagonal elements) and inhibition between accumulators (on off diagonal elements). </w:t>
      </w:r>
      <m:oMath>
        <m:r>
          <w:rPr>
            <w:rFonts w:ascii="Cambria Math" w:hAnsi="Cambria Math"/>
            <w:lang w:val="en-GB"/>
          </w:rPr>
          <m:t>Θ</m:t>
        </m:r>
      </m:oMath>
      <w:r w:rsidRPr="00E53719">
        <w:rPr>
          <w:lang w:val="en-GB"/>
        </w:rPr>
        <w:t xml:space="preserve"> is the alternative-wise gaze</w:t>
      </w:r>
      <w:ins w:id="173" w:author="Felix Molter" w:date="2021-01-20T14:49:00Z">
        <w:r w:rsidR="00326803">
          <w:rPr>
            <w:lang w:val="en-GB"/>
          </w:rPr>
          <w:t>-</w:t>
        </w:r>
      </w:ins>
      <w:r w:rsidRPr="00E53719">
        <w:rPr>
          <w:lang w:val="en-GB"/>
        </w:rPr>
        <w:t xml:space="preserve">discount vector (where the </w:t>
      </w:r>
      <m:oMath>
        <m:r>
          <w:rPr>
            <w:rFonts w:ascii="Cambria Math" w:hAnsi="Cambria Math"/>
            <w:lang w:val="en-GB"/>
          </w:rPr>
          <m:t>i</m:t>
        </m:r>
      </m:oMath>
      <w:r w:rsidRPr="00E53719">
        <w:rPr>
          <w:lang w:val="en-GB"/>
        </w:rPr>
        <w:t xml:space="preserve">th entry is set to 1 when item </w:t>
      </w:r>
      <m:oMath>
        <m:r>
          <w:rPr>
            <w:rFonts w:ascii="Cambria Math" w:hAnsi="Cambria Math"/>
            <w:lang w:val="en-GB"/>
          </w:rPr>
          <m:t>i</m:t>
        </m:r>
      </m:oMath>
      <w:r w:rsidRPr="00E53719">
        <w:rPr>
          <w:lang w:val="en-GB"/>
        </w:rPr>
        <w:t xml:space="preserve"> is fixated, and other entries are set to the discount value </w:t>
      </w:r>
      <m:oMath>
        <m:r>
          <w:rPr>
            <w:rFonts w:ascii="Cambria Math" w:hAnsi="Cambria Math"/>
            <w:lang w:val="en-GB"/>
          </w:rPr>
          <m:t>θ</m:t>
        </m:r>
      </m:oMath>
      <w:r w:rsidRPr="00E53719">
        <w:rPr>
          <w:lang w:val="en-GB"/>
        </w:rPr>
        <w:t xml:space="preserve">, </w:t>
      </w:r>
      <m:oMath>
        <m:r>
          <w:rPr>
            <w:rFonts w:ascii="Cambria Math" w:hAnsi="Cambria Math"/>
            <w:lang w:val="en-GB"/>
          </w:rPr>
          <m:t>0≤θ≤1</m:t>
        </m:r>
      </m:oMath>
      <w:r w:rsidRPr="00E53719">
        <w:rPr>
          <w:lang w:val="en-GB"/>
        </w:rPr>
        <w:t xml:space="preserve">). </w:t>
      </w:r>
      <m:oMath>
        <m:r>
          <w:rPr>
            <w:rFonts w:ascii="Cambria Math" w:hAnsi="Cambria Math"/>
            <w:lang w:val="en-GB"/>
          </w:rPr>
          <m:t>C</m:t>
        </m:r>
      </m:oMath>
      <w:r w:rsidRPr="00E53719">
        <w:rPr>
          <w:lang w:val="en-GB"/>
        </w:rPr>
        <w:t xml:space="preserve"> is a contrast matrix which, as in MDFT, can perform comparisons between the entries of the item value vector </w:t>
      </w:r>
      <m:oMath>
        <m:r>
          <w:rPr>
            <w:rFonts w:ascii="Cambria Math" w:hAnsi="Cambria Math"/>
            <w:lang w:val="en-GB"/>
          </w:rPr>
          <m:t>x</m:t>
        </m:r>
      </m:oMath>
      <w:r w:rsidRPr="00E53719">
        <w:rPr>
          <w:lang w:val="en-GB"/>
        </w:rPr>
        <w:t>. We now describe the different nodes and levels of the analysis, that are combined to generate the different model variants:</w:t>
      </w:r>
    </w:p>
    <w:p w14:paraId="23D496D8" w14:textId="77777777" w:rsidR="00B76BF1" w:rsidRPr="00E53719" w:rsidRDefault="00C418A2">
      <w:pPr>
        <w:pStyle w:val="BodyText"/>
        <w:rPr>
          <w:lang w:val="en-GB"/>
        </w:rPr>
      </w:pPr>
      <w:r w:rsidRPr="00E53719">
        <w:rPr>
          <w:b/>
          <w:bCs/>
          <w:lang w:val="en-GB"/>
        </w:rPr>
        <w:lastRenderedPageBreak/>
        <w:t xml:space="preserve">Attribute integration.  </w:t>
      </w:r>
      <w:r w:rsidRPr="00E53719">
        <w:rPr>
          <w:lang w:val="en-GB"/>
        </w:rPr>
        <w:t xml:space="preserve">The attribute integration switch had two levels: First, outcome probability and outcome value could be integrated </w:t>
      </w:r>
      <w:r w:rsidRPr="00E53719">
        <w:rPr>
          <w:i/>
          <w:lang w:val="en-GB"/>
        </w:rPr>
        <w:t>multiplicatively</w:t>
      </w:r>
      <w:r w:rsidRPr="00E53719">
        <w:rPr>
          <w:lang w:val="en-GB"/>
        </w:rPr>
        <w:t xml:space="preserve">, so that expected outcome values per item are constructed. This level included the probability weighting function </w:t>
      </w:r>
      <m:oMath>
        <m:r>
          <w:rPr>
            <w:rFonts w:ascii="Cambria Math" w:hAnsi="Cambria Math"/>
            <w:lang w:val="en-GB"/>
          </w:rPr>
          <m:t>w</m:t>
        </m:r>
      </m:oMath>
      <w:r w:rsidRPr="00E53719">
        <w:rPr>
          <w:lang w:val="en-GB"/>
        </w:rPr>
        <w:t xml:space="preserve"> (Equation </w:t>
      </w:r>
      <w:hyperlink w:anchor="eq:pweighting">
        <w:r w:rsidRPr="00E53719">
          <w:rPr>
            <w:rStyle w:val="Hyperlink"/>
            <w:lang w:val="en-GB"/>
          </w:rPr>
          <w:t>[eq:pweighting]</w:t>
        </w:r>
      </w:hyperlink>
      <w:r w:rsidRPr="00E53719">
        <w:rPr>
          <w:lang w:val="en-GB"/>
        </w:rPr>
        <w:t xml:space="preserve">) using a free parameter </w:t>
      </w:r>
      <m:oMath>
        <m:r>
          <w:rPr>
            <w:rFonts w:ascii="Cambria Math" w:hAnsi="Cambria Math"/>
            <w:lang w:val="en-GB"/>
          </w:rPr>
          <m:t>γ</m:t>
        </m:r>
      </m:oMath>
      <w:r w:rsidRPr="00E53719">
        <w:rPr>
          <w:lang w:val="en-GB"/>
        </w:rPr>
        <w:t xml:space="preserve"> (</w:t>
      </w:r>
      <m:oMath>
        <m:r>
          <w:rPr>
            <w:rFonts w:ascii="Cambria Math" w:hAnsi="Cambria Math"/>
            <w:lang w:val="en-GB"/>
          </w:rPr>
          <m:t>0.28≤γ≤1</m:t>
        </m:r>
      </m:oMath>
      <w:r w:rsidRPr="00E53719">
        <w:rPr>
          <w:lang w:val="en-GB"/>
        </w:rPr>
        <w:t xml:space="preserve">), and a utility function </w:t>
      </w:r>
      <m:oMath>
        <m:r>
          <w:rPr>
            <w:rFonts w:ascii="Cambria Math" w:hAnsi="Cambria Math"/>
            <w:lang w:val="en-GB"/>
          </w:rPr>
          <m:t>U</m:t>
        </m:r>
      </m:oMath>
      <w:r w:rsidRPr="00E53719">
        <w:rPr>
          <w:lang w:val="en-GB"/>
        </w:rPr>
        <w:t xml:space="preserve"> (Equation </w:t>
      </w:r>
      <w:hyperlink w:anchor="eq:utility">
        <w:r w:rsidRPr="00E53719">
          <w:rPr>
            <w:rStyle w:val="Hyperlink"/>
            <w:lang w:val="en-GB"/>
          </w:rPr>
          <w:t>[eq:utility]</w:t>
        </w:r>
      </w:hyperlink>
      <w:r w:rsidRPr="00E53719">
        <w:rPr>
          <w:lang w:val="en-GB"/>
        </w:rPr>
        <w:t xml:space="preserve"> free parameter </w:t>
      </w:r>
      <m:oMath>
        <m:r>
          <w:rPr>
            <w:rFonts w:ascii="Cambria Math" w:hAnsi="Cambria Math"/>
            <w:lang w:val="en-GB"/>
          </w:rPr>
          <m:t>α</m:t>
        </m:r>
      </m:oMath>
      <w:r w:rsidRPr="00E53719">
        <w:rPr>
          <w:lang w:val="en-GB"/>
        </w:rPr>
        <w:t xml:space="preserve"> (</w:t>
      </w:r>
      <m:oMath>
        <m:r>
          <w:rPr>
            <w:rFonts w:ascii="Cambria Math" w:hAnsi="Cambria Math"/>
            <w:lang w:val="en-GB"/>
          </w:rPr>
          <m:t>0≤α</m:t>
        </m:r>
      </m:oMath>
      <w:r w:rsidRPr="00E53719">
        <w:rPr>
          <w:lang w:val="en-GB"/>
        </w:rPr>
        <w:t>). The item values are given as</w:t>
      </w:r>
    </w:p>
    <w:p w14:paraId="2DAB9BDC" w14:textId="77777777" w:rsidR="00B76BF1" w:rsidRPr="00E53719" w:rsidRDefault="00D23187">
      <w:pPr>
        <w:pStyle w:val="BodyText"/>
        <w:rPr>
          <w:lang w:val="en-GB"/>
        </w:rPr>
      </w:pPr>
      <m:oMathPara>
        <m:oMathParaPr>
          <m:jc m:val="left"/>
        </m:oMathParaP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=w</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e>
          </m:d>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r>
            <w:rPr>
              <w:rFonts w:ascii="Cambria Math" w:hAnsi="Cambria Math"/>
              <w:lang w:val="en-GB"/>
            </w:rPr>
            <m:t>.</m:t>
          </m:r>
        </m:oMath>
      </m:oMathPara>
    </w:p>
    <w:p w14:paraId="2B871406" w14:textId="77777777" w:rsidR="00B76BF1" w:rsidRPr="00E53719" w:rsidRDefault="00C418A2">
      <w:pPr>
        <w:pStyle w:val="BodyText"/>
        <w:rPr>
          <w:lang w:val="en-GB"/>
        </w:rPr>
      </w:pPr>
      <w:r w:rsidRPr="00E53719">
        <w:rPr>
          <w:lang w:val="en-GB"/>
        </w:rPr>
        <w:t xml:space="preserve">Alternatively, attribute integration could be implemented in a </w:t>
      </w:r>
      <w:r w:rsidRPr="00E53719">
        <w:rPr>
          <w:i/>
          <w:lang w:val="en-GB"/>
        </w:rPr>
        <w:t>weighted additive</w:t>
      </w:r>
      <w:r w:rsidRPr="00E53719">
        <w:rPr>
          <w:lang w:val="en-GB"/>
        </w:rPr>
        <w:t xml:space="preserve"> fashion (Rouault, Drugowitsch, &amp; Koechlin, 2019). In this case, attributes were first normalized using divisive normalization (Louie, Khaw, &amp; Glimcher, 2013) to make them commensurable on a single scale:</w:t>
      </w:r>
    </w:p>
    <w:p w14:paraId="7818007E" w14:textId="77777777" w:rsidR="00B76BF1" w:rsidRPr="00E53719" w:rsidRDefault="00D23187">
      <w:pPr>
        <w:pStyle w:val="BodyText"/>
        <w:ind w:firstLine="0"/>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p</m:t>
              </m:r>
            </m:e>
            <m:sub>
              <m:r>
                <w:rPr>
                  <w:rFonts w:ascii="Cambria Math" w:hAnsi="Cambria Math"/>
                  <w:lang w:val="en-GB"/>
                </w:rPr>
                <m:t>i</m:t>
              </m:r>
            </m:sub>
            <m:sup>
              <m:r>
                <w:rPr>
                  <w:rFonts w:ascii="Cambria Math" w:hAnsi="Cambria Math"/>
                  <w:lang w:val="en-GB"/>
                </w:rPr>
                <m:t>norm</m:t>
              </m:r>
            </m:sup>
          </m:sSubSup>
          <m:r>
            <w:rPr>
              <w:rFonts w:ascii="Cambria Math" w:hAnsi="Cambria Math"/>
              <w:lang w:val="en-GB"/>
            </w:rPr>
            <m: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num>
            <m:den>
              <m:nary>
                <m:naryPr>
                  <m:chr m:val="∑"/>
                  <m:ctrlPr>
                    <w:rPr>
                      <w:rFonts w:ascii="Cambria Math" w:hAnsi="Cambria Math"/>
                      <w:lang w:val="en-GB"/>
                    </w:rPr>
                  </m:ctrlPr>
                </m:naryPr>
                <m:sub>
                  <m:r>
                    <w:rPr>
                      <w:rFonts w:ascii="Cambria Math" w:hAnsi="Cambria Math"/>
                      <w:lang w:val="en-GB"/>
                    </w:rPr>
                    <m:t>i</m:t>
                  </m:r>
                </m:sub>
                <m:sup>
                  <m:r>
                    <w:rPr>
                      <w:rFonts w:ascii="Cambria Math" w:hAnsi="Cambria Math"/>
                      <w:lang w:val="en-GB"/>
                    </w:rPr>
                    <m:t>n</m:t>
                  </m:r>
                </m:sup>
                <m:e>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e>
              </m:nary>
            </m:den>
          </m:f>
        </m:oMath>
      </m:oMathPara>
    </w:p>
    <w:p w14:paraId="4BD7EB91" w14:textId="77777777" w:rsidR="00B76BF1" w:rsidRPr="00E53719" w:rsidRDefault="00C418A2">
      <w:pPr>
        <w:pStyle w:val="BodyText"/>
        <w:rPr>
          <w:lang w:val="en-GB"/>
        </w:rPr>
      </w:pPr>
      <w:r w:rsidRPr="00E53719">
        <w:rPr>
          <w:lang w:val="en-GB"/>
        </w:rPr>
        <w:t>and</w:t>
      </w:r>
    </w:p>
    <w:p w14:paraId="3574F504" w14:textId="77777777" w:rsidR="00B76BF1" w:rsidRPr="00E53719" w:rsidRDefault="00D23187">
      <w:pPr>
        <w:pStyle w:val="BodyText"/>
        <w:ind w:firstLine="0"/>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norm</m:t>
              </m:r>
            </m:sup>
          </m:sSubSup>
          <m:r>
            <w:rPr>
              <w:rFonts w:ascii="Cambria Math" w:hAnsi="Cambria Math"/>
              <w:lang w:val="en-GB"/>
            </w:rPr>
            <m: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num>
            <m:den>
              <m:nary>
                <m:naryPr>
                  <m:chr m:val="∑"/>
                  <m:ctrlPr>
                    <w:rPr>
                      <w:rFonts w:ascii="Cambria Math" w:hAnsi="Cambria Math"/>
                      <w:lang w:val="en-GB"/>
                    </w:rPr>
                  </m:ctrlPr>
                </m:naryPr>
                <m:sub>
                  <m:r>
                    <w:rPr>
                      <w:rFonts w:ascii="Cambria Math" w:hAnsi="Cambria Math"/>
                      <w:lang w:val="en-GB"/>
                    </w:rPr>
                    <m:t>i</m:t>
                  </m:r>
                </m:sub>
                <m:sup>
                  <m:r>
                    <w:rPr>
                      <w:rFonts w:ascii="Cambria Math" w:hAnsi="Cambria Math"/>
                      <w:lang w:val="en-GB"/>
                    </w:rPr>
                    <m:t>n</m:t>
                  </m:r>
                </m:sup>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nary>
            </m:den>
          </m:f>
          <m:r>
            <w:rPr>
              <w:rFonts w:ascii="Cambria Math" w:hAnsi="Cambria Math"/>
              <w:lang w:val="en-GB"/>
            </w:rPr>
            <m:t>.</m:t>
          </m:r>
        </m:oMath>
      </m:oMathPara>
    </w:p>
    <w:p w14:paraId="62E85E09" w14:textId="77777777" w:rsidR="00B76BF1" w:rsidRPr="00E53719" w:rsidRDefault="00C418A2">
      <w:pPr>
        <w:pStyle w:val="BodyText"/>
        <w:rPr>
          <w:lang w:val="en-GB"/>
        </w:rPr>
      </w:pPr>
      <w:r w:rsidRPr="00E53719">
        <w:rPr>
          <w:lang w:val="en-GB"/>
        </w:rPr>
        <w:t xml:space="preserve">Next, the normalized attributes would be combined </w:t>
      </w:r>
      <w:r w:rsidRPr="00E53719">
        <w:rPr>
          <w:i/>
          <w:lang w:val="en-GB"/>
        </w:rPr>
        <w:t>additively</w:t>
      </w:r>
      <w:r w:rsidRPr="00E53719">
        <w:rPr>
          <w:lang w:val="en-GB"/>
        </w:rPr>
        <w:t xml:space="preserve">, with weighting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oMath>
      <w:r w:rsidRPr="00E53719">
        <w:rPr>
          <w:lang w:val="en-GB"/>
        </w:rPr>
        <w:t xml:space="preserve"> (</w:t>
      </w:r>
      <m:oMath>
        <m:r>
          <w:rPr>
            <w:rFonts w:ascii="Cambria Math" w:hAnsi="Cambria Math"/>
            <w:lang w:val="en-GB"/>
          </w:rPr>
          <m:t>0≤</m:t>
        </m:r>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r>
          <w:rPr>
            <w:rFonts w:ascii="Cambria Math" w:hAnsi="Cambria Math"/>
            <w:lang w:val="en-GB"/>
          </w:rPr>
          <m:t>≤1</m:t>
        </m:r>
      </m:oMath>
      <w:r w:rsidRPr="00E53719">
        <w:rPr>
          <w:lang w:val="en-GB"/>
        </w:rPr>
        <w:t>), controlling the relative contribution of the probability attribute:</w:t>
      </w:r>
    </w:p>
    <w:p w14:paraId="076C7955" w14:textId="77777777" w:rsidR="00B76BF1" w:rsidRPr="00E53719" w:rsidRDefault="00D23187">
      <w:pPr>
        <w:pStyle w:val="BodyText"/>
        <w:ind w:firstLine="0"/>
        <w:jc w:val="center"/>
        <w:rPr>
          <w:lang w:val="en-GB"/>
        </w:rPr>
      </w:pPr>
      <m:oMathPara>
        <m:oMathParaPr>
          <m:jc m:val="center"/>
        </m:oMathParaP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sSubSup>
            <m:sSubSupPr>
              <m:ctrlPr>
                <w:rPr>
                  <w:rFonts w:ascii="Cambria Math" w:hAnsi="Cambria Math"/>
                  <w:lang w:val="en-GB"/>
                </w:rPr>
              </m:ctrlPr>
            </m:sSubSupPr>
            <m:e>
              <m:r>
                <w:rPr>
                  <w:rFonts w:ascii="Cambria Math" w:hAnsi="Cambria Math"/>
                  <w:lang w:val="en-GB"/>
                </w:rPr>
                <m:t>p</m:t>
              </m:r>
            </m:e>
            <m:sub>
              <m:r>
                <w:rPr>
                  <w:rFonts w:ascii="Cambria Math" w:hAnsi="Cambria Math"/>
                  <w:lang w:val="en-GB"/>
                </w:rPr>
                <m:t>i</m:t>
              </m:r>
            </m:sub>
            <m:sup>
              <m:r>
                <w:rPr>
                  <w:rFonts w:ascii="Cambria Math" w:hAnsi="Cambria Math"/>
                  <w:lang w:val="en-GB"/>
                </w:rPr>
                <m:t>norm</m:t>
              </m:r>
            </m:sup>
          </m:sSubSup>
          <m:r>
            <w:rPr>
              <w:rFonts w:ascii="Cambria Math" w:hAnsi="Cambria Math"/>
              <w:lang w:val="en-GB"/>
            </w:rPr>
            <m:t>+</m:t>
          </m:r>
          <m:d>
            <m:dPr>
              <m:ctrlPr>
                <w:rPr>
                  <w:rFonts w:ascii="Cambria Math" w:hAnsi="Cambria Math"/>
                  <w:lang w:val="en-GB"/>
                </w:rPr>
              </m:ctrlPr>
            </m:dPr>
            <m:e>
              <m:r>
                <w:rPr>
                  <w:rFonts w:ascii="Cambria Math" w:hAnsi="Cambria Math"/>
                  <w:lang w:val="en-GB"/>
                </w:rPr>
                <m:t>1-</m:t>
              </m:r>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e>
          </m:d>
          <m:sSubSup>
            <m:sSubSupPr>
              <m:ctrlPr>
                <w:rPr>
                  <w:rFonts w:ascii="Cambria Math" w:hAnsi="Cambria Math"/>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norm</m:t>
              </m:r>
            </m:sup>
          </m:sSubSup>
        </m:oMath>
      </m:oMathPara>
      <w:bookmarkStart w:id="174" w:name="attribute-integration"/>
      <w:bookmarkEnd w:id="174"/>
    </w:p>
    <w:p w14:paraId="6777613B" w14:textId="77777777" w:rsidR="00B76BF1" w:rsidRPr="00E53719" w:rsidRDefault="00C418A2">
      <w:pPr>
        <w:pStyle w:val="BodyText"/>
        <w:rPr>
          <w:lang w:val="en-GB"/>
        </w:rPr>
      </w:pPr>
      <w:r w:rsidRPr="00E53719">
        <w:rPr>
          <w:b/>
          <w:bCs/>
          <w:lang w:val="en-GB"/>
        </w:rPr>
        <w:t xml:space="preserve">Evidence comparison.  </w:t>
      </w:r>
      <w:r w:rsidRPr="00E53719">
        <w:rPr>
          <w:lang w:val="en-GB"/>
        </w:rPr>
        <w:t xml:space="preserve">The evidence comparison switch had two levels: First, item values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E53719">
        <w:rPr>
          <w:lang w:val="en-GB"/>
        </w:rPr>
        <w:t xml:space="preserve"> could be accumulated </w:t>
      </w:r>
      <w:r w:rsidRPr="00E53719">
        <w:rPr>
          <w:i/>
          <w:lang w:val="en-GB"/>
        </w:rPr>
        <w:t>independently</w:t>
      </w:r>
      <w:r w:rsidRPr="00E53719">
        <w:rPr>
          <w:lang w:val="en-GB"/>
        </w:rPr>
        <w:t xml:space="preserve"> for each alternative, without comparison to other alternatives. In this case the contrast matrix </w:t>
      </w:r>
      <m:oMath>
        <m:r>
          <w:rPr>
            <w:rFonts w:ascii="Cambria Math" w:hAnsi="Cambria Math"/>
            <w:lang w:val="en-GB"/>
          </w:rPr>
          <m:t>C</m:t>
        </m:r>
      </m:oMath>
      <w:r w:rsidRPr="00E53719">
        <w:rPr>
          <w:lang w:val="en-GB"/>
        </w:rPr>
        <w:t xml:space="preserve"> is set to an identity matrix. Second, item values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E53719">
        <w:rPr>
          <w:lang w:val="en-GB"/>
        </w:rPr>
        <w:t xml:space="preserve"> could be accumulated in a </w:t>
      </w:r>
      <w:r w:rsidRPr="00E53719">
        <w:rPr>
          <w:i/>
          <w:lang w:val="en-GB"/>
        </w:rPr>
        <w:t>comparative</w:t>
      </w:r>
      <w:r w:rsidRPr="00E53719">
        <w:rPr>
          <w:lang w:val="en-GB"/>
        </w:rPr>
        <w:t xml:space="preserve"> fashion. Then, the contrast matrix </w:t>
      </w:r>
      <m:oMath>
        <m:r>
          <w:rPr>
            <w:rFonts w:ascii="Cambria Math" w:hAnsi="Cambria Math"/>
            <w:lang w:val="en-GB"/>
          </w:rPr>
          <m:t>C</m:t>
        </m:r>
      </m:oMath>
      <w:r w:rsidRPr="00E53719">
        <w:rPr>
          <w:lang w:val="en-GB"/>
        </w:rPr>
        <w:t xml:space="preserve"> is set up to perform comparisons between each input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E53719">
        <w:rPr>
          <w:lang w:val="en-GB"/>
        </w:rPr>
        <w:t xml:space="preserve"> and the mean of all other inputs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j≠i</m:t>
            </m:r>
          </m:sub>
        </m:sSub>
      </m:oMath>
      <w:r w:rsidRPr="00E53719">
        <w:rPr>
          <w:lang w:val="en-GB"/>
        </w:rPr>
        <w:t xml:space="preserve">, as in MDFT. To this end, diagonal entries of </w:t>
      </w:r>
      <m:oMath>
        <m:r>
          <w:rPr>
            <w:rFonts w:ascii="Cambria Math" w:hAnsi="Cambria Math"/>
            <w:lang w:val="en-GB"/>
          </w:rPr>
          <m:t>C</m:t>
        </m:r>
      </m:oMath>
      <w:r w:rsidRPr="00E53719">
        <w:rPr>
          <w:lang w:val="en-GB"/>
        </w:rPr>
        <w:t xml:space="preserve"> are set to 1, and off-diagonal elements to </w:t>
      </w:r>
      <m:oMath>
        <m:f>
          <m:fPr>
            <m:ctrlPr>
              <w:rPr>
                <w:rFonts w:ascii="Cambria Math" w:hAnsi="Cambria Math"/>
                <w:lang w:val="en-GB"/>
              </w:rPr>
            </m:ctrlPr>
          </m:fPr>
          <m:num>
            <m:r>
              <w:rPr>
                <w:rFonts w:ascii="Cambria Math" w:hAnsi="Cambria Math"/>
                <w:lang w:val="en-GB"/>
              </w:rPr>
              <m:t>-1</m:t>
            </m:r>
          </m:num>
          <m:den>
            <m:r>
              <w:rPr>
                <w:rFonts w:ascii="Cambria Math" w:hAnsi="Cambria Math"/>
                <w:lang w:val="en-GB"/>
              </w:rPr>
              <m:t>N-1</m:t>
            </m:r>
          </m:den>
        </m:f>
      </m:oMath>
      <w:r w:rsidRPr="00E53719">
        <w:rPr>
          <w:lang w:val="en-GB"/>
        </w:rPr>
        <w:t xml:space="preserve">, where </w:t>
      </w:r>
      <m:oMath>
        <m:r>
          <w:rPr>
            <w:rFonts w:ascii="Cambria Math" w:hAnsi="Cambria Math"/>
            <w:lang w:val="en-GB"/>
          </w:rPr>
          <m:t>N</m:t>
        </m:r>
      </m:oMath>
      <w:r w:rsidRPr="00E53719">
        <w:rPr>
          <w:lang w:val="en-GB"/>
        </w:rPr>
        <w:t xml:space="preserve"> is the number of alternatives (here </w:t>
      </w:r>
      <m:oMath>
        <m:r>
          <w:rPr>
            <w:rFonts w:ascii="Cambria Math" w:hAnsi="Cambria Math"/>
            <w:lang w:val="en-GB"/>
          </w:rPr>
          <m:t>N</m:t>
        </m:r>
      </m:oMath>
      <w:r w:rsidRPr="00E53719">
        <w:rPr>
          <w:lang w:val="en-GB"/>
        </w:rPr>
        <w:t xml:space="preserve"> = 3).</w:t>
      </w:r>
      <w:bookmarkStart w:id="175" w:name="evidence-comparison"/>
      <w:bookmarkEnd w:id="175"/>
    </w:p>
    <w:p w14:paraId="69DA0CD7" w14:textId="303B971E" w:rsidR="00B76BF1" w:rsidRPr="00E53719" w:rsidRDefault="00C418A2">
      <w:pPr>
        <w:pStyle w:val="BodyText"/>
        <w:rPr>
          <w:lang w:val="en-GB"/>
        </w:rPr>
      </w:pPr>
      <w:r w:rsidRPr="00E53719">
        <w:rPr>
          <w:b/>
          <w:bCs/>
          <w:lang w:val="en-GB"/>
        </w:rPr>
        <w:lastRenderedPageBreak/>
        <w:t>Alternative-wise gaze</w:t>
      </w:r>
      <w:ins w:id="176" w:author="Felix Molter" w:date="2021-01-20T14:49:00Z">
        <w:r w:rsidR="00A84993">
          <w:rPr>
            <w:b/>
            <w:bCs/>
            <w:lang w:val="en-GB"/>
          </w:rPr>
          <w:t>-</w:t>
        </w:r>
      </w:ins>
      <w:r w:rsidRPr="00E53719">
        <w:rPr>
          <w:b/>
          <w:bCs/>
          <w:lang w:val="en-GB"/>
        </w:rPr>
        <w:t xml:space="preserve">discount.  </w:t>
      </w:r>
      <w:r w:rsidRPr="00E53719">
        <w:rPr>
          <w:lang w:val="en-GB"/>
        </w:rPr>
        <w:t xml:space="preserve">This switch could take the values </w:t>
      </w:r>
      <w:r w:rsidRPr="00E53719">
        <w:rPr>
          <w:i/>
          <w:lang w:val="en-GB"/>
        </w:rPr>
        <w:t>"on"</w:t>
      </w:r>
      <w:r w:rsidRPr="00E53719">
        <w:rPr>
          <w:lang w:val="en-GB"/>
        </w:rPr>
        <w:t xml:space="preserve"> or </w:t>
      </w:r>
      <w:r w:rsidRPr="00E53719">
        <w:rPr>
          <w:i/>
          <w:lang w:val="en-GB"/>
        </w:rPr>
        <w:t>"off"</w:t>
      </w:r>
      <w:r w:rsidRPr="00E53719">
        <w:rPr>
          <w:lang w:val="en-GB"/>
        </w:rPr>
        <w:t xml:space="preserve">. If switched on, the model included a free parameter </w:t>
      </w:r>
      <m:oMath>
        <m:r>
          <w:rPr>
            <w:rFonts w:ascii="Cambria Math" w:hAnsi="Cambria Math"/>
            <w:lang w:val="en-GB"/>
          </w:rPr>
          <m:t>θ</m:t>
        </m:r>
      </m:oMath>
      <w:r w:rsidRPr="00E53719">
        <w:rPr>
          <w:lang w:val="en-GB"/>
        </w:rPr>
        <w:t xml:space="preserve"> (</w:t>
      </w:r>
      <m:oMath>
        <m:r>
          <w:rPr>
            <w:rFonts w:ascii="Cambria Math" w:hAnsi="Cambria Math"/>
            <w:lang w:val="en-GB"/>
          </w:rPr>
          <m:t>0≤θ≤1</m:t>
        </m:r>
      </m:oMath>
      <w:r w:rsidRPr="00E53719">
        <w:rPr>
          <w:lang w:val="en-GB"/>
        </w:rPr>
        <w:t>) controlling the discount rate of unattended alternatives during accumulation. If switched off, the gaze</w:t>
      </w:r>
      <w:ins w:id="177" w:author="Felix Molter" w:date="2021-01-20T14:49:00Z">
        <w:r w:rsidR="00A84993">
          <w:rPr>
            <w:lang w:val="en-GB"/>
          </w:rPr>
          <w:t>-</w:t>
        </w:r>
      </w:ins>
      <w:r w:rsidRPr="00E53719">
        <w:rPr>
          <w:lang w:val="en-GB"/>
        </w:rPr>
        <w:t xml:space="preserve">discount vector </w:t>
      </w:r>
      <m:oMath>
        <m:r>
          <w:rPr>
            <w:rFonts w:ascii="Cambria Math" w:hAnsi="Cambria Math"/>
            <w:lang w:val="en-GB"/>
          </w:rPr>
          <m:t>Θ</m:t>
        </m:r>
      </m:oMath>
      <w:r w:rsidRPr="00E53719">
        <w:rPr>
          <w:lang w:val="en-GB"/>
        </w:rPr>
        <w:t xml:space="preserve"> was set to one.</w:t>
      </w:r>
      <w:bookmarkStart w:id="178" w:name="alternative-wise-gaze-discount"/>
      <w:bookmarkEnd w:id="178"/>
    </w:p>
    <w:p w14:paraId="6D2B9056" w14:textId="42A56728" w:rsidR="00B76BF1" w:rsidRPr="00E53719" w:rsidRDefault="00C418A2">
      <w:pPr>
        <w:pStyle w:val="BodyText"/>
        <w:rPr>
          <w:lang w:val="en-GB"/>
        </w:rPr>
      </w:pPr>
      <w:r w:rsidRPr="00E53719">
        <w:rPr>
          <w:b/>
          <w:bCs/>
          <w:lang w:val="en-GB"/>
        </w:rPr>
        <w:t>Attribute-wise gaze</w:t>
      </w:r>
      <w:ins w:id="179" w:author="Felix Molter" w:date="2021-01-20T14:49:00Z">
        <w:r w:rsidR="00267D82">
          <w:rPr>
            <w:b/>
            <w:bCs/>
            <w:lang w:val="en-GB"/>
          </w:rPr>
          <w:t>-</w:t>
        </w:r>
      </w:ins>
      <w:r w:rsidRPr="00E53719">
        <w:rPr>
          <w:b/>
          <w:bCs/>
          <w:lang w:val="en-GB"/>
        </w:rPr>
        <w:t xml:space="preserve">discount.  </w:t>
      </w:r>
      <w:r w:rsidRPr="00E53719">
        <w:rPr>
          <w:lang w:val="en-GB"/>
        </w:rPr>
        <w:t xml:space="preserve">The analysis also included the option of attribute-wise gaze-dependent discounting (similar to the two-layer model from (Glickman et al., 2019) and the model presented in (Fisher, 2017). If switched on, stimulus attributes of the currently unattended dimension (e.g., probability, when a lottery outcome was fixated) were discounted by a free parameter </w:t>
      </w:r>
      <m:oMath>
        <m:r>
          <w:rPr>
            <w:rFonts w:ascii="Cambria Math" w:hAnsi="Cambria Math"/>
            <w:lang w:val="en-GB"/>
          </w:rPr>
          <m:t>η</m:t>
        </m:r>
      </m:oMath>
      <w:r w:rsidRPr="00E53719">
        <w:rPr>
          <w:lang w:val="en-GB"/>
        </w:rPr>
        <w:t xml:space="preserve"> (</w:t>
      </w:r>
      <m:oMath>
        <m:r>
          <w:rPr>
            <w:rFonts w:ascii="Cambria Math" w:hAnsi="Cambria Math"/>
            <w:lang w:val="en-GB"/>
          </w:rPr>
          <m:t>0≤η≤1</m:t>
        </m:r>
      </m:oMath>
      <w:r w:rsidRPr="00E53719">
        <w:rPr>
          <w:lang w:val="en-GB"/>
        </w:rPr>
        <w:t xml:space="preserve">). In combination with </w:t>
      </w:r>
      <w:r w:rsidRPr="00E53719">
        <w:rPr>
          <w:i/>
          <w:lang w:val="en-GB"/>
        </w:rPr>
        <w:t>additive</w:t>
      </w:r>
      <w:r w:rsidRPr="00E53719">
        <w:rPr>
          <w:lang w:val="en-GB"/>
        </w:rPr>
        <w:t xml:space="preserve"> attribute integration, the attribute-wise gaze</w:t>
      </w:r>
      <w:ins w:id="180" w:author="Felix Molter" w:date="2021-01-20T14:49:00Z">
        <w:r w:rsidR="008F4B55">
          <w:rPr>
            <w:lang w:val="en-GB"/>
          </w:rPr>
          <w:t>-</w:t>
        </w:r>
      </w:ins>
      <w:r w:rsidRPr="00E53719">
        <w:rPr>
          <w:lang w:val="en-GB"/>
        </w:rPr>
        <w:t xml:space="preserve">discount was applied after attribute normalization, but prior to the weighted addition. For </w:t>
      </w:r>
      <w:r w:rsidRPr="00E53719">
        <w:rPr>
          <w:i/>
          <w:lang w:val="en-GB"/>
        </w:rPr>
        <w:t>multiplicative</w:t>
      </w:r>
      <w:r w:rsidRPr="00E53719">
        <w:rPr>
          <w:lang w:val="en-GB"/>
        </w:rPr>
        <w:t xml:space="preserve"> attribute integration, attributes were discounted before entering probability-weighting and utility functions </w:t>
      </w:r>
      <m:oMath>
        <m:r>
          <w:rPr>
            <w:rFonts w:ascii="Cambria Math" w:hAnsi="Cambria Math"/>
            <w:lang w:val="en-GB"/>
          </w:rPr>
          <m:t>w</m:t>
        </m:r>
      </m:oMath>
      <w:r w:rsidRPr="00E53719">
        <w:rPr>
          <w:lang w:val="en-GB"/>
        </w:rPr>
        <w:t xml:space="preserve"> and </w:t>
      </w:r>
      <m:oMath>
        <m:r>
          <w:rPr>
            <w:rFonts w:ascii="Cambria Math" w:hAnsi="Cambria Math"/>
            <w:lang w:val="en-GB"/>
          </w:rPr>
          <m:t>U</m:t>
        </m:r>
      </m:oMath>
      <w:r w:rsidRPr="00E53719">
        <w:rPr>
          <w:lang w:val="en-GB"/>
        </w:rPr>
        <w:t>.</w:t>
      </w:r>
      <w:bookmarkStart w:id="181" w:name="attribute-wise-gaze-discount"/>
      <w:bookmarkEnd w:id="181"/>
    </w:p>
    <w:p w14:paraId="3B4D133A" w14:textId="118DF58A" w:rsidR="00B76BF1" w:rsidRPr="00E53719" w:rsidRDefault="00C418A2">
      <w:pPr>
        <w:pStyle w:val="BodyText"/>
        <w:rPr>
          <w:lang w:val="en-GB"/>
        </w:rPr>
      </w:pPr>
      <w:r w:rsidRPr="00E53719">
        <w:rPr>
          <w:b/>
          <w:bCs/>
          <w:lang w:val="en-GB"/>
        </w:rPr>
        <w:t xml:space="preserve">Accumulation leak.  </w:t>
      </w:r>
      <w:r w:rsidRPr="00E53719">
        <w:rPr>
          <w:lang w:val="en-GB"/>
        </w:rPr>
        <w:t xml:space="preserve">We investigated three different forms of accumulation leak: First, accumulation without, that is, the diagonal elements of the feedback matrix </w:t>
      </w:r>
      <m:oMath>
        <m:r>
          <w:rPr>
            <w:rFonts w:ascii="Cambria Math" w:hAnsi="Cambria Math"/>
            <w:lang w:val="en-GB"/>
          </w:rPr>
          <m:t>S</m:t>
        </m:r>
      </m:oMath>
      <w:r w:rsidRPr="00E53719">
        <w:rPr>
          <w:lang w:val="en-GB"/>
        </w:rPr>
        <w:t xml:space="preserve"> were set to 1, resulting in no leak. The second possibility was uniform </w:t>
      </w:r>
      <w:r w:rsidRPr="00E53719">
        <w:rPr>
          <w:i/>
          <w:lang w:val="en-GB"/>
        </w:rPr>
        <w:t>constant</w:t>
      </w:r>
      <w:r w:rsidRPr="00E53719">
        <w:rPr>
          <w:lang w:val="en-GB"/>
        </w:rPr>
        <w:t xml:space="preserve"> leakage, where we estimated a parameter </w:t>
      </w:r>
      <m:oMath>
        <m:r>
          <w:rPr>
            <w:rFonts w:ascii="Cambria Math" w:hAnsi="Cambria Math"/>
            <w:lang w:val="en-GB"/>
          </w:rPr>
          <m:t>λ</m:t>
        </m:r>
      </m:oMath>
      <w:r w:rsidRPr="00E53719">
        <w:rPr>
          <w:lang w:val="en-GB"/>
        </w:rPr>
        <w:t xml:space="preserve"> (</w:t>
      </w:r>
      <m:oMath>
        <m:r>
          <w:rPr>
            <w:rFonts w:ascii="Cambria Math" w:hAnsi="Cambria Math"/>
            <w:lang w:val="en-GB"/>
          </w:rPr>
          <m:t>0≤λ≤1</m:t>
        </m:r>
      </m:oMath>
      <w:r w:rsidRPr="00E53719">
        <w:rPr>
          <w:lang w:val="en-GB"/>
        </w:rPr>
        <w:t xml:space="preserve">, where 1 indicates perfect memory without leak, and 0 indicates leak of all prior information), occupying the diagonal elements of the feedback matrix </w:t>
      </w:r>
      <m:oMath>
        <m:r>
          <w:rPr>
            <w:rFonts w:ascii="Cambria Math" w:hAnsi="Cambria Math"/>
            <w:lang w:val="en-GB"/>
          </w:rPr>
          <m:t>S</m:t>
        </m:r>
      </m:oMath>
      <w:r w:rsidRPr="00E53719">
        <w:rPr>
          <w:lang w:val="en-GB"/>
        </w:rPr>
        <w:t xml:space="preserve">. The third type of leak we investigated was </w:t>
      </w:r>
      <w:r w:rsidRPr="00E53719">
        <w:rPr>
          <w:i/>
          <w:lang w:val="en-GB"/>
        </w:rPr>
        <w:t>gaze-dependent</w:t>
      </w:r>
      <w:r w:rsidRPr="00E53719">
        <w:rPr>
          <w:lang w:val="en-GB"/>
        </w:rPr>
        <w:t xml:space="preserve">. Here, only accumulators of unattended alternatives leak according to the </w:t>
      </w:r>
      <m:oMath>
        <m:r>
          <w:rPr>
            <w:rFonts w:ascii="Cambria Math" w:hAnsi="Cambria Math"/>
            <w:lang w:val="en-GB"/>
          </w:rPr>
          <m:t>λ</m:t>
        </m:r>
      </m:oMath>
      <w:r w:rsidRPr="00E53719">
        <w:rPr>
          <w:lang w:val="en-GB"/>
        </w:rPr>
        <w:t xml:space="preserve"> parameter.</w:t>
      </w:r>
      <w:bookmarkStart w:id="182" w:name="accumulation-leak"/>
      <w:bookmarkEnd w:id="182"/>
    </w:p>
    <w:p w14:paraId="16E765C6" w14:textId="77777777" w:rsidR="00B76BF1" w:rsidRPr="00E53719" w:rsidRDefault="00C418A2">
      <w:pPr>
        <w:pStyle w:val="BodyText"/>
        <w:rPr>
          <w:lang w:val="en-GB"/>
        </w:rPr>
      </w:pPr>
      <w:r w:rsidRPr="00E53719">
        <w:rPr>
          <w:b/>
          <w:bCs/>
          <w:lang w:val="en-GB"/>
        </w:rPr>
        <w:t xml:space="preserve">Inhibition.  </w:t>
      </w:r>
      <w:r w:rsidRPr="00E53719">
        <w:rPr>
          <w:lang w:val="en-GB"/>
        </w:rPr>
        <w:t xml:space="preserve">We considered four types of inhibition between accumulators: First, independent accumulation without inhibition. In this case, all off-diagonal elements of </w:t>
      </w:r>
      <m:oMath>
        <m:r>
          <w:rPr>
            <w:rFonts w:ascii="Cambria Math" w:hAnsi="Cambria Math"/>
            <w:lang w:val="en-GB"/>
          </w:rPr>
          <m:t>S</m:t>
        </m:r>
      </m:oMath>
      <w:r w:rsidRPr="00E53719">
        <w:rPr>
          <w:lang w:val="en-GB"/>
        </w:rPr>
        <w:t xml:space="preserve"> were set to 0. Second, we considered uniform </w:t>
      </w:r>
      <w:r w:rsidRPr="00E53719">
        <w:rPr>
          <w:i/>
          <w:lang w:val="en-GB"/>
        </w:rPr>
        <w:t>constant</w:t>
      </w:r>
      <w:r w:rsidRPr="00E53719">
        <w:rPr>
          <w:lang w:val="en-GB"/>
        </w:rPr>
        <w:t xml:space="preserve"> inhibition, where we estimated a parameter </w:t>
      </w:r>
      <m:oMath>
        <m:r>
          <w:rPr>
            <w:rFonts w:ascii="Cambria Math" w:hAnsi="Cambria Math"/>
            <w:lang w:val="en-GB"/>
          </w:rPr>
          <m:t>ϕ</m:t>
        </m:r>
      </m:oMath>
      <w:r w:rsidRPr="00E53719">
        <w:rPr>
          <w:lang w:val="en-GB"/>
        </w:rPr>
        <w:t xml:space="preserve"> (</w:t>
      </w:r>
      <m:oMath>
        <m:r>
          <w:rPr>
            <w:rFonts w:ascii="Cambria Math" w:hAnsi="Cambria Math"/>
            <w:lang w:val="en-GB"/>
          </w:rPr>
          <m:t>0≤ϕ≤1</m:t>
        </m:r>
      </m:oMath>
      <w:r w:rsidRPr="00E53719">
        <w:rPr>
          <w:lang w:val="en-GB"/>
        </w:rPr>
        <w:t xml:space="preserve">) and set each off-diagonal element in </w:t>
      </w:r>
      <m:oMath>
        <m:r>
          <w:rPr>
            <w:rFonts w:ascii="Cambria Math" w:hAnsi="Cambria Math"/>
            <w:lang w:val="en-GB"/>
          </w:rPr>
          <m:t>S</m:t>
        </m:r>
      </m:oMath>
      <w:r w:rsidRPr="00E53719">
        <w:rPr>
          <w:lang w:val="en-GB"/>
        </w:rPr>
        <w:t xml:space="preserve"> to </w:t>
      </w:r>
      <m:oMath>
        <m:r>
          <w:rPr>
            <w:rFonts w:ascii="Cambria Math" w:hAnsi="Cambria Math"/>
            <w:lang w:val="en-GB"/>
          </w:rPr>
          <m:t>-ϕ</m:t>
        </m:r>
      </m:oMath>
      <w:r w:rsidRPr="00E53719">
        <w:rPr>
          <w:lang w:val="en-GB"/>
        </w:rPr>
        <w:t xml:space="preserve">, resulting in uniform inhibition (proportional to the accumulators’ activation level), across items. Thirdly, we considered </w:t>
      </w:r>
      <w:r w:rsidRPr="00E53719">
        <w:rPr>
          <w:i/>
          <w:lang w:val="en-GB"/>
        </w:rPr>
        <w:t>distance dependent</w:t>
      </w:r>
      <w:r w:rsidRPr="00E53719">
        <w:rPr>
          <w:lang w:val="en-GB"/>
        </w:rPr>
        <w:t xml:space="preserve"> inhibition, as implemented in MDFT (see Equation </w:t>
      </w:r>
      <w:hyperlink w:anchor="eq:mdft:s">
        <w:r w:rsidRPr="00E53719">
          <w:rPr>
            <w:rStyle w:val="Hyperlink"/>
            <w:lang w:val="en-GB"/>
          </w:rPr>
          <w:t>[</w:t>
        </w:r>
        <w:proofErr w:type="gramStart"/>
        <w:r w:rsidRPr="00E53719">
          <w:rPr>
            <w:rStyle w:val="Hyperlink"/>
            <w:lang w:val="en-GB"/>
          </w:rPr>
          <w:t>eq:mdft</w:t>
        </w:r>
        <w:proofErr w:type="gramEnd"/>
        <w:r w:rsidRPr="00E53719">
          <w:rPr>
            <w:rStyle w:val="Hyperlink"/>
            <w:lang w:val="en-GB"/>
          </w:rPr>
          <w:t>:s]</w:t>
        </w:r>
      </w:hyperlink>
      <w:r w:rsidRPr="00E53719">
        <w:rPr>
          <w:lang w:val="en-GB"/>
        </w:rPr>
        <w:t xml:space="preserve">). Here, the inhibition between accumulators is a function of the corresponding items’ distance in attribute space. The distance is expressed in indifference and dominance directions, and the dominance direction is overweighted by a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E53719">
        <w:rPr>
          <w:lang w:val="en-GB"/>
        </w:rPr>
        <w:t xml:space="preserve">. As we did for MDFT, we log-transformed </w:t>
      </w:r>
      <w:r w:rsidRPr="00E53719">
        <w:rPr>
          <w:lang w:val="en-GB"/>
        </w:rPr>
        <w:lastRenderedPageBreak/>
        <w:t xml:space="preserve">probability and outcome attributes and rescaled them to a range between 0 and 1 before applying the distance function. This implementation uses a sensitivity parameter </w:t>
      </w:r>
      <m:oMath>
        <m:r>
          <w:rPr>
            <w:rFonts w:ascii="Cambria Math" w:hAnsi="Cambria Math"/>
            <w:lang w:val="en-GB"/>
          </w:rPr>
          <m:t>ϕ</m:t>
        </m:r>
      </m:oMath>
      <w:r w:rsidRPr="00E53719">
        <w:rPr>
          <w:lang w:val="en-GB"/>
        </w:rPr>
        <w:t xml:space="preserve">, a parameter estimating the relative importance of the probability attribute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oMath>
      <w:r w:rsidRPr="00E53719">
        <w:rPr>
          <w:lang w:val="en-GB"/>
        </w:rPr>
        <w:t xml:space="preserve"> (this parameter is already used if attribute integration is </w:t>
      </w:r>
      <w:r w:rsidRPr="00E53719">
        <w:rPr>
          <w:i/>
          <w:lang w:val="en-GB"/>
        </w:rPr>
        <w:t>additive</w:t>
      </w:r>
      <w:r w:rsidRPr="00E53719">
        <w:rPr>
          <w:lang w:val="en-GB"/>
        </w:rPr>
        <w:t xml:space="preserve">), and the overweighting parameter of the dominance direction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E53719">
        <w:rPr>
          <w:lang w:val="en-GB"/>
        </w:rPr>
        <w:t xml:space="preserve">. Note, we only computed off-diagonal elements of </w:t>
      </w:r>
      <m:oMath>
        <m:r>
          <w:rPr>
            <w:rFonts w:ascii="Cambria Math" w:hAnsi="Cambria Math"/>
            <w:lang w:val="en-GB"/>
          </w:rPr>
          <m:t>S</m:t>
        </m:r>
      </m:oMath>
      <w:r w:rsidRPr="00E53719">
        <w:rPr>
          <w:lang w:val="en-GB"/>
        </w:rPr>
        <w:t xml:space="preserve"> according to Equation </w:t>
      </w:r>
      <w:hyperlink w:anchor="eq:mdft:s">
        <w:r w:rsidRPr="00E53719">
          <w:rPr>
            <w:rStyle w:val="Hyperlink"/>
            <w:lang w:val="en-GB"/>
          </w:rPr>
          <w:t>[</w:t>
        </w:r>
        <w:proofErr w:type="gramStart"/>
        <w:r w:rsidRPr="00E53719">
          <w:rPr>
            <w:rStyle w:val="Hyperlink"/>
            <w:lang w:val="en-GB"/>
          </w:rPr>
          <w:t>eq:mdft</w:t>
        </w:r>
        <w:proofErr w:type="gramEnd"/>
        <w:r w:rsidRPr="00E53719">
          <w:rPr>
            <w:rStyle w:val="Hyperlink"/>
            <w:lang w:val="en-GB"/>
          </w:rPr>
          <w:t>:s]</w:t>
        </w:r>
      </w:hyperlink>
      <w:r w:rsidRPr="00E53719">
        <w:rPr>
          <w:lang w:val="en-GB"/>
        </w:rPr>
        <w:t xml:space="preserve">, as the diagonal entries were controlled by the accumulation leak switch. Finally, we considered </w:t>
      </w:r>
      <w:r w:rsidRPr="00E53719">
        <w:rPr>
          <w:i/>
          <w:lang w:val="en-GB"/>
        </w:rPr>
        <w:t>gaze-dependent</w:t>
      </w:r>
      <w:r w:rsidRPr="00E53719">
        <w:rPr>
          <w:lang w:val="en-GB"/>
        </w:rPr>
        <w:t xml:space="preserve"> inhibition. Here, the rationale is that only the accumulator of the currently attended item exerts inhibition over all others. In this type of inhibition, all off-diagonal elements of </w:t>
      </w:r>
      <m:oMath>
        <m:r>
          <w:rPr>
            <w:rFonts w:ascii="Cambria Math" w:hAnsi="Cambria Math"/>
            <w:lang w:val="en-GB"/>
          </w:rPr>
          <m:t>S</m:t>
        </m:r>
      </m:oMath>
      <w:r w:rsidRPr="00E53719">
        <w:rPr>
          <w:lang w:val="en-GB"/>
        </w:rPr>
        <w:t xml:space="preserve"> in the column corresponding to the currently attended item are set to </w:t>
      </w:r>
      <m:oMath>
        <m:r>
          <w:rPr>
            <w:rFonts w:ascii="Cambria Math" w:hAnsi="Cambria Math"/>
            <w:lang w:val="en-GB"/>
          </w:rPr>
          <m:t>-ϕ</m:t>
        </m:r>
      </m:oMath>
      <w:r w:rsidRPr="00E53719">
        <w:rPr>
          <w:lang w:val="en-GB"/>
        </w:rPr>
        <w:t>, and others are set to 0.</w:t>
      </w:r>
    </w:p>
    <w:p w14:paraId="46381E44" w14:textId="77777777" w:rsidR="00B76BF1" w:rsidRPr="00E53719" w:rsidRDefault="00C418A2">
      <w:pPr>
        <w:pStyle w:val="BodyText"/>
        <w:rPr>
          <w:lang w:val="en-GB"/>
        </w:rPr>
      </w:pPr>
      <w:r w:rsidRPr="00E53719">
        <w:rPr>
          <w:b/>
          <w:bCs/>
          <w:lang w:val="en-GB"/>
        </w:rPr>
        <w:t xml:space="preserve">Total number of variants and parameter estimation.  </w:t>
      </w:r>
      <w:r w:rsidRPr="00E53719">
        <w:rPr>
          <w:lang w:val="en-GB"/>
        </w:rPr>
        <w:t>Exhaustive combination of all switch levels yields 192 model variants. The effective number of uniquely identifiable models was, however, reduced to 160 because for some variants comparative and independent accumulation versions cannot be distinguished when choice probabilities are derived from a soft-max choice rule with a freely estimated inverse temperature parameter over final accumulator values. This is the case for variants with no or constant inhibition and leak. Each variant was fit individually to the data from each participant by maximum-likelihood estimation, using a Differential Evolution optimization algorithm (see above). As the number of parameters differ between model variants, we computed the BIC for each model and participant to obtain a measure of model fit, corrected for model complexity.</w:t>
      </w:r>
      <w:bookmarkStart w:id="183" w:name="sec%252525253Amethods%252525253Aswitchbo"/>
      <w:bookmarkStart w:id="184" w:name="X405033ee9926463d967c91b1a821169004c7e29"/>
      <w:bookmarkEnd w:id="183"/>
      <w:bookmarkEnd w:id="184"/>
    </w:p>
    <w:p w14:paraId="71EDFF86" w14:textId="33BD4BFF" w:rsidR="00B76BF1" w:rsidRPr="00E53719" w:rsidRDefault="00C418A2">
      <w:pPr>
        <w:pStyle w:val="Heading2"/>
        <w:rPr>
          <w:lang w:val="en-GB"/>
        </w:rPr>
      </w:pPr>
      <w:r w:rsidRPr="00E53719">
        <w:rPr>
          <w:lang w:val="en-GB"/>
        </w:rPr>
        <w:t xml:space="preserve">Statistical </w:t>
      </w:r>
      <w:r w:rsidR="005B587E">
        <w:rPr>
          <w:lang w:val="en-GB"/>
        </w:rPr>
        <w:t>modelling</w:t>
      </w:r>
    </w:p>
    <w:p w14:paraId="5270BC4D" w14:textId="77777777" w:rsidR="00B76BF1" w:rsidRPr="00E53719" w:rsidRDefault="00C418A2">
      <w:pPr>
        <w:pStyle w:val="FirstParagraph"/>
        <w:rPr>
          <w:lang w:val="en-GB"/>
        </w:rPr>
      </w:pPr>
      <w:r w:rsidRPr="00E53719">
        <w:rPr>
          <w:lang w:val="en-GB"/>
        </w:rPr>
        <w:t xml:space="preserve">We used Bayesian estimation (BEST; Kruschke, 2013; Kruschke, 2014) of differences, effect size </w:t>
      </w:r>
      <m:oMath>
        <m:r>
          <w:rPr>
            <w:rFonts w:ascii="Cambria Math" w:hAnsi="Cambria Math"/>
            <w:lang w:val="en-GB"/>
          </w:rPr>
          <m:t>d</m:t>
        </m:r>
      </m:oMath>
      <w:r w:rsidRPr="00E53719">
        <w:rPr>
          <w:lang w:val="en-GB"/>
        </w:rPr>
        <w:t xml:space="preserve"> and associated 95% highest posterior density intervals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for all reported pairwise comparisons. Reported correlation coefficients and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result from Bayesian correlation analyses (Lee &amp; Wagenmakers, 2013). Regression estimates and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result from Bayesian regression analyses implemented in PyMC3 (Salvatier, Wiecki, &amp; Fonnesbeck, 2016).</w:t>
      </w:r>
      <w:bookmarkStart w:id="185" w:name="statistical-modeling"/>
      <w:bookmarkEnd w:id="185"/>
    </w:p>
    <w:p w14:paraId="49F4C34B" w14:textId="77777777" w:rsidR="00B76BF1" w:rsidRPr="00E53719" w:rsidRDefault="00C418A2">
      <w:pPr>
        <w:pStyle w:val="Heading2"/>
        <w:rPr>
          <w:lang w:val="en-GB"/>
        </w:rPr>
      </w:pPr>
      <w:r w:rsidRPr="00E53719">
        <w:rPr>
          <w:lang w:val="en-GB"/>
        </w:rPr>
        <w:t>Software</w:t>
      </w:r>
    </w:p>
    <w:p w14:paraId="4DF4EE9C" w14:textId="77777777" w:rsidR="00B76BF1" w:rsidRPr="00E53719" w:rsidRDefault="00C418A2">
      <w:pPr>
        <w:pStyle w:val="FirstParagraph"/>
        <w:rPr>
          <w:lang w:val="en-GB"/>
        </w:rPr>
      </w:pPr>
      <w:r w:rsidRPr="00E53719">
        <w:rPr>
          <w:lang w:val="en-GB"/>
        </w:rPr>
        <w:t xml:space="preserve">The task was programmed in MATLAB (The Mathworks Inc., USA) using the PsychToolBox (Brainard, 1997). Data processing and analyses were done in Python with numpy </w:t>
      </w:r>
      <w:r w:rsidRPr="00E53719">
        <w:rPr>
          <w:lang w:val="en-GB"/>
        </w:rPr>
        <w:lastRenderedPageBreak/>
        <w:t>(Harris et al., 2020), scipy (Virtanen et al., 2020) and pandas (McKinney, 2010) libraries. Bayesian analyses were implemented in PyMC3 (Salvatier, Wiecki, &amp; Fonnesbeck, 2016), mixed models used bambi (Yarkoni &amp; Westfall, 2016). Exceedance probabilities were computed in MATLAB using SPM12 (Penny, Friston, Ashburner, Kiebel, &amp; Nichols, 2011). Figures were created using matplotlib (Hunter, 2007).</w:t>
      </w:r>
      <w:bookmarkStart w:id="186" w:name="software"/>
      <w:bookmarkEnd w:id="186"/>
    </w:p>
    <w:p w14:paraId="4872B2C2" w14:textId="77777777" w:rsidR="00B76BF1" w:rsidRPr="00E53719" w:rsidRDefault="00C418A2">
      <w:pPr>
        <w:pStyle w:val="Heading2"/>
        <w:rPr>
          <w:lang w:val="en-GB"/>
        </w:rPr>
      </w:pPr>
      <w:r w:rsidRPr="00E53719">
        <w:rPr>
          <w:lang w:val="en-GB"/>
        </w:rPr>
        <w:t>Data and code availability</w:t>
      </w:r>
    </w:p>
    <w:p w14:paraId="03D6A7AB" w14:textId="656A558E" w:rsidR="00367EA8" w:rsidRPr="00E53719" w:rsidRDefault="00C418A2" w:rsidP="00367EA8">
      <w:pPr>
        <w:pStyle w:val="FirstParagraph"/>
        <w:rPr>
          <w:lang w:val="en-GB"/>
        </w:rPr>
      </w:pPr>
      <w:r w:rsidRPr="00E53719">
        <w:rPr>
          <w:lang w:val="en-GB"/>
        </w:rPr>
        <w:t xml:space="preserve">All raw and </w:t>
      </w:r>
      <w:ins w:id="187" w:author="Felix Molter" w:date="2021-01-20T16:19:00Z">
        <w:r w:rsidR="00DD2C73" w:rsidRPr="00E53719">
          <w:rPr>
            <w:lang w:val="en-GB"/>
          </w:rPr>
          <w:t>pre-processed</w:t>
        </w:r>
      </w:ins>
      <w:r w:rsidRPr="00E53719">
        <w:rPr>
          <w:lang w:val="en-GB"/>
        </w:rPr>
        <w:t xml:space="preserve"> data, and scripts to reproduce all reported processing, analyses and figures are available at </w:t>
      </w:r>
      <w:hyperlink w:anchor="https://github.com/moltaire/gda-context">
        <w:r w:rsidRPr="00E53719">
          <w:rPr>
            <w:rStyle w:val="Hyperlink"/>
            <w:lang w:val="en-GB"/>
          </w:rPr>
          <w:t>https://github.com/moltaire/gda-context</w:t>
        </w:r>
      </w:hyperlink>
      <w:r w:rsidRPr="00E53719">
        <w:rPr>
          <w:lang w:val="en-GB"/>
        </w:rPr>
        <w:t>.</w:t>
      </w:r>
      <w:r w:rsidR="00367EA8" w:rsidRPr="00E53719">
        <w:rPr>
          <w:lang w:val="en-GB"/>
        </w:rPr>
        <w:br w:type="page"/>
      </w:r>
    </w:p>
    <w:p w14:paraId="5D3B6C51" w14:textId="77777777" w:rsidR="00B76BF1" w:rsidRPr="00E53719" w:rsidRDefault="00C418A2">
      <w:pPr>
        <w:pStyle w:val="Heading1"/>
        <w:rPr>
          <w:lang w:val="en-GB"/>
        </w:rPr>
      </w:pPr>
      <w:r w:rsidRPr="00E53719">
        <w:rPr>
          <w:lang w:val="en-GB"/>
        </w:rPr>
        <w:lastRenderedPageBreak/>
        <w:t>References</w:t>
      </w:r>
    </w:p>
    <w:p w14:paraId="4BB73B96" w14:textId="77777777" w:rsidR="00B76BF1" w:rsidRPr="00E53719" w:rsidRDefault="00C418A2">
      <w:pPr>
        <w:pStyle w:val="HangingIndent"/>
        <w:rPr>
          <w:lang w:val="en-GB"/>
        </w:rPr>
      </w:pPr>
      <w:r w:rsidRPr="00E53719">
        <w:rPr>
          <w:lang w:val="en-GB"/>
        </w:rPr>
        <w:t xml:space="preserve">Armel, K. C., Beaumel, A., &amp; Rangel, A. (2008). Biasing simple choices by manipulating relative visual attention. </w:t>
      </w:r>
      <w:r w:rsidRPr="00E53719">
        <w:rPr>
          <w:i/>
          <w:lang w:val="en-GB"/>
        </w:rPr>
        <w:t>Judgment and Decision Making</w:t>
      </w:r>
      <w:r w:rsidRPr="00E53719">
        <w:rPr>
          <w:lang w:val="en-GB"/>
        </w:rPr>
        <w:t xml:space="preserve">, </w:t>
      </w:r>
      <w:r w:rsidRPr="00E53719">
        <w:rPr>
          <w:i/>
          <w:lang w:val="en-GB"/>
        </w:rPr>
        <w:t>3</w:t>
      </w:r>
      <w:r w:rsidRPr="00E53719">
        <w:rPr>
          <w:lang w:val="en-GB"/>
        </w:rPr>
        <w:t>(5), 396–403.</w:t>
      </w:r>
      <w:bookmarkStart w:id="188" w:name="ref-armel2008biasing"/>
      <w:bookmarkEnd w:id="188"/>
    </w:p>
    <w:p w14:paraId="4F75D35E" w14:textId="77777777" w:rsidR="00B76BF1" w:rsidRPr="00E53719" w:rsidRDefault="00C418A2">
      <w:pPr>
        <w:pStyle w:val="HangingIndent"/>
        <w:rPr>
          <w:lang w:val="en-GB"/>
        </w:rPr>
      </w:pPr>
      <w:r w:rsidRPr="00E53719">
        <w:rPr>
          <w:lang w:val="en-GB"/>
        </w:rPr>
        <w:t xml:space="preserve">Ashby, N. J., Jekel, M., Dickert, S., &amp; Glöckner, A. (2016). Finding the right fit: A comparison of process assumptions underlying popular drift-diffusion models. </w:t>
      </w:r>
      <w:r w:rsidRPr="00E53719">
        <w:rPr>
          <w:i/>
          <w:lang w:val="en-GB"/>
        </w:rPr>
        <w:t>Journal of Experimental Psychology: Learning, Memory, and Cognition</w:t>
      </w:r>
      <w:r w:rsidRPr="00E53719">
        <w:rPr>
          <w:lang w:val="en-GB"/>
        </w:rPr>
        <w:t xml:space="preserve">, </w:t>
      </w:r>
      <w:r w:rsidRPr="00E53719">
        <w:rPr>
          <w:i/>
          <w:lang w:val="en-GB"/>
        </w:rPr>
        <w:t>42</w:t>
      </w:r>
      <w:r w:rsidRPr="00E53719">
        <w:rPr>
          <w:lang w:val="en-GB"/>
        </w:rPr>
        <w:t>(12), 1982.</w:t>
      </w:r>
      <w:bookmarkStart w:id="189" w:name="ref-ashby2016finding"/>
      <w:bookmarkEnd w:id="189"/>
    </w:p>
    <w:p w14:paraId="763A89DF" w14:textId="77777777" w:rsidR="00B76BF1" w:rsidRPr="00E53719" w:rsidRDefault="00C418A2">
      <w:pPr>
        <w:pStyle w:val="HangingIndent"/>
        <w:rPr>
          <w:lang w:val="en-GB"/>
        </w:rPr>
      </w:pPr>
      <w:r w:rsidRPr="00E53719">
        <w:rPr>
          <w:lang w:val="en-GB"/>
        </w:rPr>
        <w:t xml:space="preserve">Berkowitsch, N. A., Scheibehenne, B., &amp; Rieskamp, J. (2014). Rigorously testing multialternative decision field theory against random utility models. </w:t>
      </w:r>
      <w:r w:rsidRPr="00E53719">
        <w:rPr>
          <w:i/>
          <w:lang w:val="en-GB"/>
        </w:rPr>
        <w:t>Journal of Experimental Psychology: General</w:t>
      </w:r>
      <w:r w:rsidRPr="00E53719">
        <w:rPr>
          <w:lang w:val="en-GB"/>
        </w:rPr>
        <w:t xml:space="preserve">, </w:t>
      </w:r>
      <w:r w:rsidRPr="00E53719">
        <w:rPr>
          <w:i/>
          <w:lang w:val="en-GB"/>
        </w:rPr>
        <w:t>143</w:t>
      </w:r>
      <w:r w:rsidRPr="00E53719">
        <w:rPr>
          <w:lang w:val="en-GB"/>
        </w:rPr>
        <w:t>(3), 1331.</w:t>
      </w:r>
      <w:bookmarkStart w:id="190" w:name="ref-berkowitsch2014rigorously"/>
      <w:bookmarkEnd w:id="190"/>
    </w:p>
    <w:p w14:paraId="3EC83037" w14:textId="77777777" w:rsidR="00B76BF1" w:rsidRPr="00E53719" w:rsidRDefault="00C418A2">
      <w:pPr>
        <w:pStyle w:val="HangingIndent"/>
        <w:rPr>
          <w:lang w:val="en-GB"/>
        </w:rPr>
      </w:pPr>
      <w:r w:rsidRPr="00E53719">
        <w:rPr>
          <w:lang w:val="en-GB"/>
        </w:rPr>
        <w:t xml:space="preserve">Bhatia, S. (2013). Associations and the accumulation of preference. </w:t>
      </w:r>
      <w:r w:rsidRPr="00E53719">
        <w:rPr>
          <w:i/>
          <w:lang w:val="en-GB"/>
        </w:rPr>
        <w:t>Psychological Review</w:t>
      </w:r>
      <w:r w:rsidRPr="00E53719">
        <w:rPr>
          <w:lang w:val="en-GB"/>
        </w:rPr>
        <w:t xml:space="preserve">, </w:t>
      </w:r>
      <w:r w:rsidRPr="00E53719">
        <w:rPr>
          <w:i/>
          <w:lang w:val="en-GB"/>
        </w:rPr>
        <w:t>120</w:t>
      </w:r>
      <w:r w:rsidRPr="00E53719">
        <w:rPr>
          <w:lang w:val="en-GB"/>
        </w:rPr>
        <w:t>(3), 522.</w:t>
      </w:r>
      <w:bookmarkStart w:id="191" w:name="ref-bhatia2013associations"/>
      <w:bookmarkEnd w:id="191"/>
    </w:p>
    <w:p w14:paraId="20EE7FBB" w14:textId="77777777" w:rsidR="00B76BF1" w:rsidRPr="00E53719" w:rsidRDefault="00C418A2">
      <w:pPr>
        <w:pStyle w:val="HangingIndent"/>
        <w:rPr>
          <w:lang w:val="en-GB"/>
        </w:rPr>
      </w:pPr>
      <w:r w:rsidRPr="00E53719">
        <w:rPr>
          <w:lang w:val="en-GB"/>
        </w:rPr>
        <w:t xml:space="preserve">Böckenholt, U. (1992). </w:t>
      </w:r>
      <w:r w:rsidRPr="00E53719">
        <w:rPr>
          <w:i/>
          <w:lang w:val="en-GB"/>
        </w:rPr>
        <w:t>Multivariate models of preference and choice.</w:t>
      </w:r>
      <w:bookmarkStart w:id="192" w:name="ref-bockenholt1992multivariate"/>
      <w:bookmarkEnd w:id="192"/>
    </w:p>
    <w:p w14:paraId="78A6E2ED" w14:textId="77777777" w:rsidR="00B76BF1" w:rsidRPr="00E53719" w:rsidRDefault="00C418A2">
      <w:pPr>
        <w:pStyle w:val="HangingIndent"/>
        <w:rPr>
          <w:lang w:val="en-GB"/>
        </w:rPr>
      </w:pPr>
      <w:r w:rsidRPr="00E53719">
        <w:rPr>
          <w:lang w:val="en-GB"/>
        </w:rPr>
        <w:t xml:space="preserve">Brainard, D. H. (1997). The psychophysics toolbox. </w:t>
      </w:r>
      <w:r w:rsidRPr="00E53719">
        <w:rPr>
          <w:i/>
          <w:lang w:val="en-GB"/>
        </w:rPr>
        <w:t>Spatial Vision</w:t>
      </w:r>
      <w:r w:rsidRPr="00E53719">
        <w:rPr>
          <w:lang w:val="en-GB"/>
        </w:rPr>
        <w:t xml:space="preserve">, </w:t>
      </w:r>
      <w:r w:rsidRPr="00E53719">
        <w:rPr>
          <w:i/>
          <w:lang w:val="en-GB"/>
        </w:rPr>
        <w:t>10</w:t>
      </w:r>
      <w:r w:rsidRPr="00E53719">
        <w:rPr>
          <w:lang w:val="en-GB"/>
        </w:rPr>
        <w:t>(4), 433–436.</w:t>
      </w:r>
      <w:bookmarkStart w:id="193" w:name="ref-brainard1997psychophysics"/>
      <w:bookmarkEnd w:id="193"/>
    </w:p>
    <w:p w14:paraId="355C8E91" w14:textId="77777777" w:rsidR="00B76BF1" w:rsidRPr="00E53719" w:rsidRDefault="00C418A2">
      <w:pPr>
        <w:pStyle w:val="HangingIndent"/>
        <w:rPr>
          <w:lang w:val="en-GB"/>
        </w:rPr>
      </w:pPr>
      <w:r w:rsidRPr="00E53719">
        <w:rPr>
          <w:lang w:val="en-GB"/>
        </w:rPr>
        <w:t xml:space="preserve">Busemeyer, J. R., &amp; Diederich, A. (2002). Survey of decision field theory. </w:t>
      </w:r>
      <w:r w:rsidRPr="00E53719">
        <w:rPr>
          <w:i/>
          <w:lang w:val="en-GB"/>
        </w:rPr>
        <w:t>Mathematical Social Sciences</w:t>
      </w:r>
      <w:r w:rsidRPr="00E53719">
        <w:rPr>
          <w:lang w:val="en-GB"/>
        </w:rPr>
        <w:t xml:space="preserve">, </w:t>
      </w:r>
      <w:r w:rsidRPr="00E53719">
        <w:rPr>
          <w:i/>
          <w:lang w:val="en-GB"/>
        </w:rPr>
        <w:t>43</w:t>
      </w:r>
      <w:r w:rsidRPr="00E53719">
        <w:rPr>
          <w:lang w:val="en-GB"/>
        </w:rPr>
        <w:t>(3), 345–370.</w:t>
      </w:r>
      <w:bookmarkStart w:id="194" w:name="ref-busemeyer2002survey"/>
      <w:bookmarkEnd w:id="194"/>
    </w:p>
    <w:p w14:paraId="3AD61CE1" w14:textId="77777777" w:rsidR="00B76BF1" w:rsidRPr="00E53719" w:rsidRDefault="00C418A2">
      <w:pPr>
        <w:pStyle w:val="HangingIndent"/>
        <w:rPr>
          <w:lang w:val="en-GB"/>
        </w:rPr>
      </w:pPr>
      <w:r w:rsidRPr="00E53719">
        <w:rPr>
          <w:lang w:val="en-GB"/>
        </w:rPr>
        <w:t xml:space="preserve">Busemeyer, J. R., Gluth, S., Rieskamp, J., &amp; Turner, B. M. (2019). Cognitive and neural bases of multi-attribute, multi-alternative, value-based decisions. </w:t>
      </w:r>
      <w:r w:rsidRPr="00E53719">
        <w:rPr>
          <w:i/>
          <w:lang w:val="en-GB"/>
        </w:rPr>
        <w:t>Trends in Cognitive Sciences</w:t>
      </w:r>
      <w:r w:rsidRPr="00E53719">
        <w:rPr>
          <w:lang w:val="en-GB"/>
        </w:rPr>
        <w:t xml:space="preserve">, </w:t>
      </w:r>
      <w:r w:rsidRPr="00E53719">
        <w:rPr>
          <w:i/>
          <w:lang w:val="en-GB"/>
        </w:rPr>
        <w:t>23</w:t>
      </w:r>
      <w:r w:rsidRPr="00E53719">
        <w:rPr>
          <w:lang w:val="en-GB"/>
        </w:rPr>
        <w:t>(3), 251–263.</w:t>
      </w:r>
      <w:bookmarkStart w:id="195" w:name="ref-busemeyer2019cognitive"/>
      <w:bookmarkEnd w:id="195"/>
    </w:p>
    <w:p w14:paraId="431EB32A" w14:textId="77777777" w:rsidR="00B76BF1" w:rsidRPr="00E53719" w:rsidRDefault="00C418A2">
      <w:pPr>
        <w:pStyle w:val="HangingIndent"/>
        <w:rPr>
          <w:lang w:val="en-GB"/>
        </w:rPr>
      </w:pPr>
      <w:r w:rsidRPr="00E53719">
        <w:rPr>
          <w:lang w:val="en-GB"/>
        </w:rPr>
        <w:t xml:space="preserve">Cataldo, A. M., &amp; Cohen, A. L. (2019). The comparison process as an account of variation in the attraction, compromise, and similarity effects. </w:t>
      </w:r>
      <w:r w:rsidRPr="00E53719">
        <w:rPr>
          <w:i/>
          <w:lang w:val="en-GB"/>
        </w:rPr>
        <w:t>Psychonomic Bulletin &amp; Review</w:t>
      </w:r>
      <w:r w:rsidRPr="00E53719">
        <w:rPr>
          <w:lang w:val="en-GB"/>
        </w:rPr>
        <w:t xml:space="preserve">, </w:t>
      </w:r>
      <w:r w:rsidRPr="00E53719">
        <w:rPr>
          <w:i/>
          <w:lang w:val="en-GB"/>
        </w:rPr>
        <w:t>26</w:t>
      </w:r>
      <w:r w:rsidRPr="00E53719">
        <w:rPr>
          <w:lang w:val="en-GB"/>
        </w:rPr>
        <w:t>(3), 934–942.</w:t>
      </w:r>
      <w:bookmarkStart w:id="196" w:name="ref-cataldo2019comparison"/>
      <w:bookmarkEnd w:id="196"/>
    </w:p>
    <w:p w14:paraId="0BCC1A6B" w14:textId="77777777" w:rsidR="00B76BF1" w:rsidRPr="00E53719" w:rsidRDefault="00C418A2">
      <w:pPr>
        <w:pStyle w:val="HangingIndent"/>
        <w:rPr>
          <w:lang w:val="en-GB"/>
        </w:rPr>
      </w:pPr>
      <w:r w:rsidRPr="00E53719">
        <w:rPr>
          <w:lang w:val="en-GB"/>
        </w:rPr>
        <w:t xml:space="preserve">Cavagnaro, D. R., Pitt, M. A., Gonzalez, R., &amp; Myung, J. I. (2013). Discriminating among probability weighting functions using adaptive design optimization. </w:t>
      </w:r>
      <w:r w:rsidRPr="00E53719">
        <w:rPr>
          <w:i/>
          <w:lang w:val="en-GB"/>
        </w:rPr>
        <w:t>Journal of Risk and Uncertainty</w:t>
      </w:r>
      <w:r w:rsidRPr="00E53719">
        <w:rPr>
          <w:lang w:val="en-GB"/>
        </w:rPr>
        <w:t xml:space="preserve">, </w:t>
      </w:r>
      <w:r w:rsidRPr="00E53719">
        <w:rPr>
          <w:i/>
          <w:lang w:val="en-GB"/>
        </w:rPr>
        <w:t>47</w:t>
      </w:r>
      <w:r w:rsidRPr="00E53719">
        <w:rPr>
          <w:lang w:val="en-GB"/>
        </w:rPr>
        <w:t>(3), 255–289.</w:t>
      </w:r>
      <w:bookmarkStart w:id="197" w:name="ref-cavagnaro2013discriminating"/>
      <w:bookmarkEnd w:id="197"/>
    </w:p>
    <w:p w14:paraId="301E2B47" w14:textId="77777777" w:rsidR="00B76BF1" w:rsidRPr="00E53719" w:rsidRDefault="00C418A2">
      <w:pPr>
        <w:pStyle w:val="HangingIndent"/>
        <w:rPr>
          <w:lang w:val="en-GB"/>
        </w:rPr>
      </w:pPr>
      <w:r w:rsidRPr="00E53719">
        <w:rPr>
          <w:lang w:val="en-GB"/>
        </w:rPr>
        <w:lastRenderedPageBreak/>
        <w:t xml:space="preserve">Cavanagh, J. F., Wiecki, T. V., Kochar, A., &amp; Frank, M. J. (2014). Eye tracking and pupillometry are indicators of dissociable latent decision processes. </w:t>
      </w:r>
      <w:r w:rsidRPr="00E53719">
        <w:rPr>
          <w:i/>
          <w:lang w:val="en-GB"/>
        </w:rPr>
        <w:t>Journal of Experimental Psychology: General</w:t>
      </w:r>
      <w:r w:rsidRPr="00E53719">
        <w:rPr>
          <w:lang w:val="en-GB"/>
        </w:rPr>
        <w:t xml:space="preserve">, </w:t>
      </w:r>
      <w:r w:rsidRPr="00E53719">
        <w:rPr>
          <w:i/>
          <w:lang w:val="en-GB"/>
        </w:rPr>
        <w:t>143</w:t>
      </w:r>
      <w:r w:rsidRPr="00E53719">
        <w:rPr>
          <w:lang w:val="en-GB"/>
        </w:rPr>
        <w:t>(4), 1476.</w:t>
      </w:r>
      <w:bookmarkStart w:id="198" w:name="ref-cavanagh2014eye"/>
      <w:bookmarkEnd w:id="198"/>
    </w:p>
    <w:p w14:paraId="106F034F" w14:textId="77777777" w:rsidR="00B76BF1" w:rsidRPr="00E53719" w:rsidRDefault="00C418A2">
      <w:pPr>
        <w:pStyle w:val="HangingIndent"/>
        <w:rPr>
          <w:lang w:val="en-GB"/>
        </w:rPr>
      </w:pPr>
      <w:r w:rsidRPr="00E53719">
        <w:rPr>
          <w:lang w:val="en-GB"/>
        </w:rPr>
        <w:t xml:space="preserve">Cohen, A. L., Kang, N., &amp; Leise, T. L. (2017). Multi-attribute, multi-alternative models of choice: Choice, reaction time, and process tracing. </w:t>
      </w:r>
      <w:r w:rsidRPr="00E53719">
        <w:rPr>
          <w:i/>
          <w:lang w:val="en-GB"/>
        </w:rPr>
        <w:t>Cognitive Psychology</w:t>
      </w:r>
      <w:r w:rsidRPr="00E53719">
        <w:rPr>
          <w:lang w:val="en-GB"/>
        </w:rPr>
        <w:t xml:space="preserve">, </w:t>
      </w:r>
      <w:r w:rsidRPr="00E53719">
        <w:rPr>
          <w:i/>
          <w:lang w:val="en-GB"/>
        </w:rPr>
        <w:t>98</w:t>
      </w:r>
      <w:r w:rsidRPr="00E53719">
        <w:rPr>
          <w:lang w:val="en-GB"/>
        </w:rPr>
        <w:t>, 45–72.</w:t>
      </w:r>
      <w:bookmarkStart w:id="199" w:name="ref-cohen2017multi"/>
      <w:bookmarkEnd w:id="199"/>
    </w:p>
    <w:p w14:paraId="0DDEB03D" w14:textId="77777777" w:rsidR="00B76BF1" w:rsidRPr="00E53719" w:rsidRDefault="00C418A2">
      <w:pPr>
        <w:pStyle w:val="HangingIndent"/>
        <w:rPr>
          <w:lang w:val="en-GB"/>
        </w:rPr>
      </w:pPr>
      <w:r w:rsidRPr="00E53719">
        <w:rPr>
          <w:lang w:val="en-GB"/>
        </w:rPr>
        <w:t xml:space="preserve">Fiedler, S., &amp; Glöckner, A. (2012). The Dynamics of Decision Making in Risky Choice: An Eye-Tracking Analysis. </w:t>
      </w:r>
      <w:r w:rsidRPr="00E53719">
        <w:rPr>
          <w:i/>
          <w:lang w:val="en-GB"/>
        </w:rPr>
        <w:t>Frontiers in Psychology</w:t>
      </w:r>
      <w:r w:rsidRPr="00E53719">
        <w:rPr>
          <w:lang w:val="en-GB"/>
        </w:rPr>
        <w:t xml:space="preserve">, </w:t>
      </w:r>
      <w:r w:rsidRPr="00E53719">
        <w:rPr>
          <w:i/>
          <w:lang w:val="en-GB"/>
        </w:rPr>
        <w:t>3</w:t>
      </w:r>
      <w:r w:rsidRPr="00E53719">
        <w:rPr>
          <w:lang w:val="en-GB"/>
        </w:rPr>
        <w:t xml:space="preserve">. </w:t>
      </w:r>
      <w:hyperlink r:id="rId18">
        <w:r w:rsidRPr="00E53719">
          <w:rPr>
            <w:rStyle w:val="Hyperlink"/>
            <w:lang w:val="en-GB"/>
          </w:rPr>
          <w:t>https://doi.org/10.3389/fpsyg.2012.00335</w:t>
        </w:r>
      </w:hyperlink>
    </w:p>
    <w:p w14:paraId="331BD307" w14:textId="77777777" w:rsidR="00B76BF1" w:rsidRPr="00E53719" w:rsidRDefault="00C418A2">
      <w:pPr>
        <w:pStyle w:val="HangingIndent"/>
        <w:rPr>
          <w:lang w:val="en-GB"/>
        </w:rPr>
      </w:pPr>
      <w:r w:rsidRPr="00E53719">
        <w:rPr>
          <w:lang w:val="en-GB"/>
        </w:rPr>
        <w:t xml:space="preserve">Fisher, G. (2017). An attentional drift diffusion model over binary-attribute choice. </w:t>
      </w:r>
      <w:r w:rsidRPr="00E53719">
        <w:rPr>
          <w:i/>
          <w:lang w:val="en-GB"/>
        </w:rPr>
        <w:t>Cognition</w:t>
      </w:r>
      <w:r w:rsidRPr="00E53719">
        <w:rPr>
          <w:lang w:val="en-GB"/>
        </w:rPr>
        <w:t xml:space="preserve">, </w:t>
      </w:r>
      <w:r w:rsidRPr="00E53719">
        <w:rPr>
          <w:i/>
          <w:lang w:val="en-GB"/>
        </w:rPr>
        <w:t>168</w:t>
      </w:r>
      <w:r w:rsidRPr="00E53719">
        <w:rPr>
          <w:lang w:val="en-GB"/>
        </w:rPr>
        <w:t>, 34–45.</w:t>
      </w:r>
      <w:bookmarkStart w:id="200" w:name="ref-fisher2017attentional"/>
      <w:bookmarkEnd w:id="200"/>
    </w:p>
    <w:p w14:paraId="4D7B763B" w14:textId="77777777" w:rsidR="00B76BF1" w:rsidRPr="00E53719" w:rsidRDefault="00C418A2">
      <w:pPr>
        <w:pStyle w:val="HangingIndent"/>
        <w:rPr>
          <w:lang w:val="en-GB"/>
        </w:rPr>
      </w:pPr>
      <w:r w:rsidRPr="00E53719">
        <w:rPr>
          <w:lang w:val="en-GB"/>
        </w:rPr>
        <w:t xml:space="preserve">Folke, T., Jacobsen, C., Fleming, S. M., &amp; De Martino, B. (2016). Explicit representation of confidence informs future value-based decisions. </w:t>
      </w:r>
      <w:r w:rsidRPr="00E53719">
        <w:rPr>
          <w:i/>
          <w:lang w:val="en-GB"/>
        </w:rPr>
        <w:t>Nature Human Behaviour</w:t>
      </w:r>
      <w:r w:rsidRPr="00E53719">
        <w:rPr>
          <w:lang w:val="en-GB"/>
        </w:rPr>
        <w:t xml:space="preserve">, </w:t>
      </w:r>
      <w:r w:rsidRPr="00E53719">
        <w:rPr>
          <w:i/>
          <w:lang w:val="en-GB"/>
        </w:rPr>
        <w:t>1</w:t>
      </w:r>
      <w:r w:rsidRPr="00E53719">
        <w:rPr>
          <w:lang w:val="en-GB"/>
        </w:rPr>
        <w:t>(1), 1–8.</w:t>
      </w:r>
      <w:bookmarkStart w:id="201" w:name="ref-folke2016explicit"/>
      <w:bookmarkEnd w:id="201"/>
    </w:p>
    <w:p w14:paraId="1473823D" w14:textId="77777777" w:rsidR="00B76BF1" w:rsidRPr="00E53719" w:rsidRDefault="00C418A2">
      <w:pPr>
        <w:pStyle w:val="HangingIndent"/>
        <w:rPr>
          <w:lang w:val="en-GB"/>
        </w:rPr>
      </w:pPr>
      <w:r w:rsidRPr="00E53719">
        <w:rPr>
          <w:lang w:val="en-GB"/>
        </w:rPr>
        <w:t xml:space="preserve">Glickman, M., Sharoni, O., Levy, D. J., Niebur, E., Stuphorn, V., &amp; Usher, M. (2019). The formation of preference in risky choice. </w:t>
      </w:r>
      <w:r w:rsidRPr="00E53719">
        <w:rPr>
          <w:i/>
          <w:lang w:val="en-GB"/>
        </w:rPr>
        <w:t>PLoS Computational Biology</w:t>
      </w:r>
      <w:r w:rsidRPr="00E53719">
        <w:rPr>
          <w:lang w:val="en-GB"/>
        </w:rPr>
        <w:t xml:space="preserve">, </w:t>
      </w:r>
      <w:r w:rsidRPr="00E53719">
        <w:rPr>
          <w:i/>
          <w:lang w:val="en-GB"/>
        </w:rPr>
        <w:t>15</w:t>
      </w:r>
      <w:r w:rsidRPr="00E53719">
        <w:rPr>
          <w:lang w:val="en-GB"/>
        </w:rPr>
        <w:t>(8), e1007201.</w:t>
      </w:r>
      <w:bookmarkStart w:id="202" w:name="ref-glickman2019formation"/>
      <w:bookmarkEnd w:id="202"/>
    </w:p>
    <w:p w14:paraId="2E58189B" w14:textId="77777777" w:rsidR="00B76BF1" w:rsidRPr="00E53719" w:rsidRDefault="00C418A2">
      <w:pPr>
        <w:pStyle w:val="HangingIndent"/>
        <w:rPr>
          <w:lang w:val="en-GB"/>
        </w:rPr>
      </w:pPr>
      <w:r w:rsidRPr="00E53719">
        <w:rPr>
          <w:lang w:val="en-GB"/>
        </w:rPr>
        <w:t xml:space="preserve">Glöckner, A., &amp; Herbold, A.-K. (2011). </w:t>
      </w:r>
      <w:r w:rsidRPr="00E53719">
        <w:rPr>
          <w:i/>
          <w:lang w:val="en-GB"/>
        </w:rPr>
        <w:t>An eye-tracking study on information processing in risky decisions: Evidence for compensatory strategies based on automatic processes</w:t>
      </w:r>
      <w:r w:rsidRPr="00E53719">
        <w:rPr>
          <w:lang w:val="en-GB"/>
        </w:rPr>
        <w:t xml:space="preserve">. 24(1), 71–98. </w:t>
      </w:r>
      <w:hyperlink r:id="rId19">
        <w:r w:rsidRPr="00E53719">
          <w:rPr>
            <w:rStyle w:val="Hyperlink"/>
            <w:lang w:val="en-GB"/>
          </w:rPr>
          <w:t>https://doi.org/10.1002/bdm.684</w:t>
        </w:r>
      </w:hyperlink>
    </w:p>
    <w:p w14:paraId="04B4BFDD" w14:textId="77777777" w:rsidR="00B76BF1" w:rsidRPr="00E53719" w:rsidRDefault="00C418A2">
      <w:pPr>
        <w:pStyle w:val="HangingIndent"/>
        <w:rPr>
          <w:lang w:val="en-GB"/>
        </w:rPr>
      </w:pPr>
      <w:r w:rsidRPr="00E53719">
        <w:rPr>
          <w:lang w:val="en-GB"/>
        </w:rPr>
        <w:t xml:space="preserve">Gluth, S., Kern, N., Kortmann, M., &amp; Vitali, C. L. (2020). Value-based attention but not divisive normalization influences decisions with multiple alternatives. </w:t>
      </w:r>
      <w:r w:rsidRPr="00E53719">
        <w:rPr>
          <w:i/>
          <w:lang w:val="en-GB"/>
        </w:rPr>
        <w:t>Nature Human Behaviour</w:t>
      </w:r>
      <w:r w:rsidRPr="00E53719">
        <w:rPr>
          <w:lang w:val="en-GB"/>
        </w:rPr>
        <w:t>, 1–12.</w:t>
      </w:r>
      <w:bookmarkStart w:id="203" w:name="ref-gluth2020value"/>
      <w:bookmarkEnd w:id="203"/>
    </w:p>
    <w:p w14:paraId="253134B0" w14:textId="77777777" w:rsidR="00B76BF1" w:rsidRPr="00E53719" w:rsidRDefault="00C418A2">
      <w:pPr>
        <w:pStyle w:val="HangingIndent"/>
        <w:rPr>
          <w:lang w:val="en-GB"/>
        </w:rPr>
      </w:pPr>
      <w:r w:rsidRPr="00E53719">
        <w:rPr>
          <w:lang w:val="en-GB"/>
        </w:rPr>
        <w:t xml:space="preserve">Gluth, S., Spektor, M. S., &amp; Rieskamp, J. (2018). Value-based attentional capture affects multi-alternative decision making. </w:t>
      </w:r>
      <w:r w:rsidRPr="00E53719">
        <w:rPr>
          <w:i/>
          <w:lang w:val="en-GB"/>
        </w:rPr>
        <w:t>Elife</w:t>
      </w:r>
      <w:r w:rsidRPr="00E53719">
        <w:rPr>
          <w:lang w:val="en-GB"/>
        </w:rPr>
        <w:t xml:space="preserve">, </w:t>
      </w:r>
      <w:r w:rsidRPr="00E53719">
        <w:rPr>
          <w:i/>
          <w:lang w:val="en-GB"/>
        </w:rPr>
        <w:t>7</w:t>
      </w:r>
      <w:r w:rsidRPr="00E53719">
        <w:rPr>
          <w:lang w:val="en-GB"/>
        </w:rPr>
        <w:t>, e39659.</w:t>
      </w:r>
      <w:bookmarkStart w:id="204" w:name="ref-gluth2018value"/>
      <w:bookmarkEnd w:id="204"/>
    </w:p>
    <w:p w14:paraId="6BBF0EA3" w14:textId="77777777" w:rsidR="00B76BF1" w:rsidRPr="00E53719" w:rsidRDefault="00C418A2">
      <w:pPr>
        <w:pStyle w:val="HangingIndent"/>
        <w:rPr>
          <w:lang w:val="en-GB"/>
        </w:rPr>
      </w:pPr>
      <w:r w:rsidRPr="00E53719">
        <w:rPr>
          <w:lang w:val="en-GB"/>
        </w:rPr>
        <w:t xml:space="preserve">Gwinn, R., Leber, A. B., &amp; Krajbich, I. (2019). The spillover effects of attentional learning on value-based choice. </w:t>
      </w:r>
      <w:r w:rsidRPr="00E53719">
        <w:rPr>
          <w:i/>
          <w:lang w:val="en-GB"/>
        </w:rPr>
        <w:t>Cognition</w:t>
      </w:r>
      <w:r w:rsidRPr="00E53719">
        <w:rPr>
          <w:lang w:val="en-GB"/>
        </w:rPr>
        <w:t xml:space="preserve">, </w:t>
      </w:r>
      <w:r w:rsidRPr="00E53719">
        <w:rPr>
          <w:i/>
          <w:lang w:val="en-GB"/>
        </w:rPr>
        <w:t>182</w:t>
      </w:r>
      <w:r w:rsidRPr="00E53719">
        <w:rPr>
          <w:lang w:val="en-GB"/>
        </w:rPr>
        <w:t xml:space="preserve">, 294–306. </w:t>
      </w:r>
      <w:hyperlink r:id="rId20">
        <w:r w:rsidRPr="00E53719">
          <w:rPr>
            <w:rStyle w:val="Hyperlink"/>
            <w:lang w:val="en-GB"/>
          </w:rPr>
          <w:t>https://doi.org/10.1016/j.cognition.2018.10.012</w:t>
        </w:r>
      </w:hyperlink>
    </w:p>
    <w:p w14:paraId="1BA18717" w14:textId="77777777" w:rsidR="00B76BF1" w:rsidRPr="00E53719" w:rsidRDefault="00C418A2">
      <w:pPr>
        <w:pStyle w:val="HangingIndent"/>
        <w:rPr>
          <w:lang w:val="en-GB"/>
        </w:rPr>
      </w:pPr>
      <w:r w:rsidRPr="00E53719">
        <w:rPr>
          <w:lang w:val="en-GB"/>
        </w:rPr>
        <w:lastRenderedPageBreak/>
        <w:t xml:space="preserve">Harris, C. R., Millman, K. J., Walt, S. J. van der, Gommers, R., Virtanen, P., Cournapeau, D., … Oliphant, T. E. (2020). Array programming with NumPy. </w:t>
      </w:r>
      <w:r w:rsidRPr="00E53719">
        <w:rPr>
          <w:i/>
          <w:lang w:val="en-GB"/>
        </w:rPr>
        <w:t>Nature</w:t>
      </w:r>
      <w:r w:rsidRPr="00E53719">
        <w:rPr>
          <w:lang w:val="en-GB"/>
        </w:rPr>
        <w:t xml:space="preserve">, </w:t>
      </w:r>
      <w:r w:rsidRPr="00E53719">
        <w:rPr>
          <w:i/>
          <w:lang w:val="en-GB"/>
        </w:rPr>
        <w:t>585</w:t>
      </w:r>
      <w:r w:rsidRPr="00E53719">
        <w:rPr>
          <w:lang w:val="en-GB"/>
        </w:rPr>
        <w:t xml:space="preserve">(7825), 357–362. </w:t>
      </w:r>
      <w:hyperlink r:id="rId21">
        <w:r w:rsidRPr="00E53719">
          <w:rPr>
            <w:rStyle w:val="Hyperlink"/>
            <w:lang w:val="en-GB"/>
          </w:rPr>
          <w:t>https://doi.org/10.1038/s41586-020-2649-2</w:t>
        </w:r>
      </w:hyperlink>
    </w:p>
    <w:p w14:paraId="1EC84B35" w14:textId="77777777" w:rsidR="00B76BF1" w:rsidRPr="00E53719" w:rsidRDefault="00C418A2">
      <w:pPr>
        <w:pStyle w:val="HangingIndent"/>
        <w:rPr>
          <w:lang w:val="en-GB"/>
        </w:rPr>
      </w:pPr>
      <w:r w:rsidRPr="00E53719">
        <w:rPr>
          <w:lang w:val="en-GB"/>
        </w:rPr>
        <w:t xml:space="preserve">Hotaling, J. M., Busemeyer, J. R., &amp; Li, J. (2010). </w:t>
      </w:r>
      <w:r w:rsidRPr="00E53719">
        <w:rPr>
          <w:i/>
          <w:lang w:val="en-GB"/>
        </w:rPr>
        <w:t>Theoretical developments in decision field theory: Comment on tsetsos, usher, and chater (2010).</w:t>
      </w:r>
      <w:bookmarkStart w:id="205" w:name="ref-hotaling2010theoretical"/>
      <w:bookmarkEnd w:id="205"/>
    </w:p>
    <w:p w14:paraId="04F9FF88" w14:textId="77777777" w:rsidR="00B76BF1" w:rsidRPr="00E53719" w:rsidRDefault="00C418A2">
      <w:pPr>
        <w:pStyle w:val="HangingIndent"/>
        <w:rPr>
          <w:lang w:val="en-GB"/>
        </w:rPr>
      </w:pPr>
      <w:r w:rsidRPr="00E53719">
        <w:rPr>
          <w:lang w:val="en-GB"/>
        </w:rPr>
        <w:t xml:space="preserve">Hotaling, J. M., &amp; Rieskamp, J. (2019). A quantitative test of computational models of multialternative context effects. </w:t>
      </w:r>
      <w:r w:rsidRPr="00E53719">
        <w:rPr>
          <w:i/>
          <w:lang w:val="en-GB"/>
        </w:rPr>
        <w:t>Decision</w:t>
      </w:r>
      <w:r w:rsidRPr="00E53719">
        <w:rPr>
          <w:lang w:val="en-GB"/>
        </w:rPr>
        <w:t xml:space="preserve">, </w:t>
      </w:r>
      <w:r w:rsidRPr="00E53719">
        <w:rPr>
          <w:i/>
          <w:lang w:val="en-GB"/>
        </w:rPr>
        <w:t>6</w:t>
      </w:r>
      <w:r w:rsidRPr="00E53719">
        <w:rPr>
          <w:lang w:val="en-GB"/>
        </w:rPr>
        <w:t>(3), 201.</w:t>
      </w:r>
      <w:bookmarkStart w:id="206" w:name="ref-hotaling2019quantitative"/>
      <w:bookmarkEnd w:id="206"/>
    </w:p>
    <w:p w14:paraId="05CCBEA1" w14:textId="77777777" w:rsidR="00B76BF1" w:rsidRPr="00E53719" w:rsidRDefault="00C418A2">
      <w:pPr>
        <w:pStyle w:val="HangingIndent"/>
        <w:rPr>
          <w:lang w:val="en-GB"/>
        </w:rPr>
      </w:pPr>
      <w:r w:rsidRPr="00E53719">
        <w:rPr>
          <w:lang w:val="en-GB"/>
        </w:rPr>
        <w:t xml:space="preserve">Huber, J., Payne, J. W., &amp; Puto, C. (1982). Adding asymmetrically dominated alternatives: Violations of regularity and the similarity hypothesis. </w:t>
      </w:r>
      <w:r w:rsidRPr="00E53719">
        <w:rPr>
          <w:i/>
          <w:lang w:val="en-GB"/>
        </w:rPr>
        <w:t>Journal of Consumer Research</w:t>
      </w:r>
      <w:r w:rsidRPr="00E53719">
        <w:rPr>
          <w:lang w:val="en-GB"/>
        </w:rPr>
        <w:t xml:space="preserve">, </w:t>
      </w:r>
      <w:r w:rsidRPr="00E53719">
        <w:rPr>
          <w:i/>
          <w:lang w:val="en-GB"/>
        </w:rPr>
        <w:t>9</w:t>
      </w:r>
      <w:r w:rsidRPr="00E53719">
        <w:rPr>
          <w:lang w:val="en-GB"/>
        </w:rPr>
        <w:t>(1), 90–98.</w:t>
      </w:r>
      <w:bookmarkStart w:id="207" w:name="ref-huber1982adding"/>
      <w:bookmarkEnd w:id="207"/>
    </w:p>
    <w:p w14:paraId="1AB9DF23" w14:textId="77777777" w:rsidR="00B76BF1" w:rsidRPr="00E53719" w:rsidRDefault="00C418A2">
      <w:pPr>
        <w:pStyle w:val="HangingIndent"/>
        <w:rPr>
          <w:lang w:val="en-GB"/>
        </w:rPr>
      </w:pPr>
      <w:r w:rsidRPr="00E53719">
        <w:rPr>
          <w:lang w:val="en-GB"/>
        </w:rPr>
        <w:t xml:space="preserve">Hunter, J. D. (2007). Matplotlib: A 2D graphics environment. </w:t>
      </w:r>
      <w:r w:rsidRPr="00E53719">
        <w:rPr>
          <w:i/>
          <w:lang w:val="en-GB"/>
        </w:rPr>
        <w:t>Computing in Science &amp; Engineering</w:t>
      </w:r>
      <w:r w:rsidRPr="00E53719">
        <w:rPr>
          <w:lang w:val="en-GB"/>
        </w:rPr>
        <w:t xml:space="preserve">, </w:t>
      </w:r>
      <w:r w:rsidRPr="00E53719">
        <w:rPr>
          <w:i/>
          <w:lang w:val="en-GB"/>
        </w:rPr>
        <w:t>9</w:t>
      </w:r>
      <w:r w:rsidRPr="00E53719">
        <w:rPr>
          <w:lang w:val="en-GB"/>
        </w:rPr>
        <w:t xml:space="preserve">(3), 90–95. </w:t>
      </w:r>
      <w:hyperlink r:id="rId22">
        <w:r w:rsidRPr="00E53719">
          <w:rPr>
            <w:rStyle w:val="Hyperlink"/>
            <w:lang w:val="en-GB"/>
          </w:rPr>
          <w:t>https://doi.org/10.1109/MCSE.2007.55</w:t>
        </w:r>
      </w:hyperlink>
    </w:p>
    <w:p w14:paraId="67B2017A" w14:textId="77777777" w:rsidR="00B76BF1" w:rsidRPr="00E53719" w:rsidRDefault="00C418A2">
      <w:pPr>
        <w:pStyle w:val="HangingIndent"/>
        <w:rPr>
          <w:lang w:val="en-GB"/>
        </w:rPr>
      </w:pPr>
      <w:r w:rsidRPr="00E53719">
        <w:rPr>
          <w:lang w:val="en-GB"/>
        </w:rPr>
        <w:t xml:space="preserve">Isham, E. A., &amp; Geng, J. J. (2013). Looking Time Predicts Choice but Not Aesthetic Value. </w:t>
      </w:r>
      <w:r w:rsidRPr="00E53719">
        <w:rPr>
          <w:i/>
          <w:lang w:val="en-GB"/>
        </w:rPr>
        <w:t>PLOS ONE</w:t>
      </w:r>
      <w:r w:rsidRPr="00E53719">
        <w:rPr>
          <w:lang w:val="en-GB"/>
        </w:rPr>
        <w:t xml:space="preserve">, </w:t>
      </w:r>
      <w:r w:rsidRPr="00E53719">
        <w:rPr>
          <w:i/>
          <w:lang w:val="en-GB"/>
        </w:rPr>
        <w:t>8</w:t>
      </w:r>
      <w:r w:rsidRPr="00E53719">
        <w:rPr>
          <w:lang w:val="en-GB"/>
        </w:rPr>
        <w:t xml:space="preserve">(8), e71698. </w:t>
      </w:r>
      <w:hyperlink r:id="rId23">
        <w:r w:rsidRPr="00E53719">
          <w:rPr>
            <w:rStyle w:val="Hyperlink"/>
            <w:lang w:val="en-GB"/>
          </w:rPr>
          <w:t>https://doi.org/10.1371/journal.pone.0071698</w:t>
        </w:r>
      </w:hyperlink>
    </w:p>
    <w:p w14:paraId="32EF9544" w14:textId="77777777" w:rsidR="00B76BF1" w:rsidRPr="00E53719" w:rsidRDefault="00C418A2">
      <w:pPr>
        <w:pStyle w:val="HangingIndent"/>
        <w:rPr>
          <w:lang w:val="en-GB"/>
        </w:rPr>
      </w:pPr>
      <w:r w:rsidRPr="00E53719">
        <w:rPr>
          <w:lang w:val="en-GB"/>
        </w:rPr>
        <w:t xml:space="preserve">Johnson, E. J., Schulte-Mecklenbeck, M., &amp; Willemsen, M. C. (2008). Process models deserve process data: Comment on Brandstätter, Gigerenzer, and Hertwig (2006). </w:t>
      </w:r>
      <w:r w:rsidRPr="00E53719">
        <w:rPr>
          <w:i/>
          <w:lang w:val="en-GB"/>
        </w:rPr>
        <w:t>Psychological Review</w:t>
      </w:r>
      <w:r w:rsidRPr="00E53719">
        <w:rPr>
          <w:lang w:val="en-GB"/>
        </w:rPr>
        <w:t xml:space="preserve">, </w:t>
      </w:r>
      <w:r w:rsidRPr="00E53719">
        <w:rPr>
          <w:i/>
          <w:lang w:val="en-GB"/>
        </w:rPr>
        <w:t>115</w:t>
      </w:r>
      <w:r w:rsidRPr="00E53719">
        <w:rPr>
          <w:lang w:val="en-GB"/>
        </w:rPr>
        <w:t xml:space="preserve">(1), 263–272. </w:t>
      </w:r>
      <w:hyperlink r:id="rId24">
        <w:r w:rsidRPr="00E53719">
          <w:rPr>
            <w:rStyle w:val="Hyperlink"/>
            <w:lang w:val="en-GB"/>
          </w:rPr>
          <w:t>https://doi.org/10.1037/0033-295X.115.1.263</w:t>
        </w:r>
      </w:hyperlink>
    </w:p>
    <w:p w14:paraId="2C3E136B" w14:textId="77777777" w:rsidR="00B76BF1" w:rsidRPr="00E53719" w:rsidRDefault="00C418A2">
      <w:pPr>
        <w:pStyle w:val="HangingIndent"/>
        <w:rPr>
          <w:lang w:val="en-GB"/>
        </w:rPr>
      </w:pPr>
      <w:r w:rsidRPr="00E53719">
        <w:rPr>
          <w:lang w:val="en-GB"/>
        </w:rPr>
        <w:t xml:space="preserve">Kahneman, D., &amp; Tversky, A. (1979). Prospect Theory: An Analysis of Decision under Risk. </w:t>
      </w:r>
      <w:r w:rsidRPr="00E53719">
        <w:rPr>
          <w:i/>
          <w:lang w:val="en-GB"/>
        </w:rPr>
        <w:t>Econometrica</w:t>
      </w:r>
      <w:r w:rsidRPr="00E53719">
        <w:rPr>
          <w:lang w:val="en-GB"/>
        </w:rPr>
        <w:t xml:space="preserve">, </w:t>
      </w:r>
      <w:r w:rsidRPr="00E53719">
        <w:rPr>
          <w:i/>
          <w:lang w:val="en-GB"/>
        </w:rPr>
        <w:t>47</w:t>
      </w:r>
      <w:r w:rsidRPr="00E53719">
        <w:rPr>
          <w:lang w:val="en-GB"/>
        </w:rPr>
        <w:t xml:space="preserve">(2), 263–291. </w:t>
      </w:r>
      <w:hyperlink r:id="rId25">
        <w:r w:rsidRPr="00E53719">
          <w:rPr>
            <w:rStyle w:val="Hyperlink"/>
            <w:lang w:val="en-GB"/>
          </w:rPr>
          <w:t>https://doi.org/10.2307/1914185</w:t>
        </w:r>
      </w:hyperlink>
    </w:p>
    <w:p w14:paraId="647BAECF" w14:textId="77777777" w:rsidR="00B76BF1" w:rsidRPr="00E53719" w:rsidRDefault="00C418A2">
      <w:pPr>
        <w:pStyle w:val="HangingIndent"/>
        <w:rPr>
          <w:lang w:val="en-GB"/>
        </w:rPr>
      </w:pPr>
      <w:r w:rsidRPr="00E53719">
        <w:rPr>
          <w:lang w:val="en-GB"/>
        </w:rPr>
        <w:t xml:space="preserve">Krajbich, I., Armel, C., &amp; Rangel, A. (2010). Visual fixations and the computation and comparison of value in simple choice. </w:t>
      </w:r>
      <w:r w:rsidRPr="00E53719">
        <w:rPr>
          <w:i/>
          <w:lang w:val="en-GB"/>
        </w:rPr>
        <w:t>Nature Neuroscience</w:t>
      </w:r>
      <w:r w:rsidRPr="00E53719">
        <w:rPr>
          <w:lang w:val="en-GB"/>
        </w:rPr>
        <w:t xml:space="preserve">, </w:t>
      </w:r>
      <w:r w:rsidRPr="00E53719">
        <w:rPr>
          <w:i/>
          <w:lang w:val="en-GB"/>
        </w:rPr>
        <w:t>13</w:t>
      </w:r>
      <w:r w:rsidRPr="00E53719">
        <w:rPr>
          <w:lang w:val="en-GB"/>
        </w:rPr>
        <w:t>(10), 1292–1298.</w:t>
      </w:r>
      <w:bookmarkStart w:id="208" w:name="ref-krajbich2010visual"/>
      <w:bookmarkEnd w:id="208"/>
    </w:p>
    <w:p w14:paraId="77EE2B37" w14:textId="77777777" w:rsidR="00B76BF1" w:rsidRPr="00E53719" w:rsidRDefault="00C418A2">
      <w:pPr>
        <w:pStyle w:val="HangingIndent"/>
        <w:rPr>
          <w:lang w:val="en-GB"/>
        </w:rPr>
      </w:pPr>
      <w:r w:rsidRPr="00E53719">
        <w:rPr>
          <w:lang w:val="en-GB"/>
        </w:rPr>
        <w:t xml:space="preserve">Krajbich, I., Lu, D., Camerer, C., &amp; Rangel, A. (2012). The attentional drift-diffusion model extends to simple purchasing decisions. </w:t>
      </w:r>
      <w:r w:rsidRPr="00E53719">
        <w:rPr>
          <w:i/>
          <w:lang w:val="en-GB"/>
        </w:rPr>
        <w:t>Frontiers in Psychology</w:t>
      </w:r>
      <w:r w:rsidRPr="00E53719">
        <w:rPr>
          <w:lang w:val="en-GB"/>
        </w:rPr>
        <w:t xml:space="preserve">, </w:t>
      </w:r>
      <w:r w:rsidRPr="00E53719">
        <w:rPr>
          <w:i/>
          <w:lang w:val="en-GB"/>
        </w:rPr>
        <w:t>3</w:t>
      </w:r>
      <w:r w:rsidRPr="00E53719">
        <w:rPr>
          <w:lang w:val="en-GB"/>
        </w:rPr>
        <w:t>, 193.</w:t>
      </w:r>
      <w:bookmarkStart w:id="209" w:name="ref-krajbich2012attentional"/>
      <w:bookmarkEnd w:id="209"/>
    </w:p>
    <w:p w14:paraId="06FCCC07" w14:textId="77777777" w:rsidR="00B76BF1" w:rsidRPr="00E53719" w:rsidRDefault="00C418A2">
      <w:pPr>
        <w:pStyle w:val="HangingIndent"/>
        <w:rPr>
          <w:lang w:val="en-GB"/>
        </w:rPr>
      </w:pPr>
      <w:r w:rsidRPr="00E53719">
        <w:rPr>
          <w:lang w:val="en-GB"/>
        </w:rPr>
        <w:t xml:space="preserve">Krajbich, I., &amp; Rangel, A. (2011). Multialternative drift-diffusion model predicts the relationship between visual fixations and choice in value-based decisions. </w:t>
      </w:r>
      <w:r w:rsidRPr="00E53719">
        <w:rPr>
          <w:i/>
          <w:lang w:val="en-GB"/>
        </w:rPr>
        <w:t>Proceedings of the National Academy of Sciences</w:t>
      </w:r>
      <w:r w:rsidRPr="00E53719">
        <w:rPr>
          <w:lang w:val="en-GB"/>
        </w:rPr>
        <w:t xml:space="preserve">, </w:t>
      </w:r>
      <w:r w:rsidRPr="00E53719">
        <w:rPr>
          <w:i/>
          <w:lang w:val="en-GB"/>
        </w:rPr>
        <w:t>108</w:t>
      </w:r>
      <w:r w:rsidRPr="00E53719">
        <w:rPr>
          <w:lang w:val="en-GB"/>
        </w:rPr>
        <w:t>(33), 13852–13857.</w:t>
      </w:r>
      <w:bookmarkStart w:id="210" w:name="ref-krajbich2011multialternative"/>
      <w:bookmarkEnd w:id="210"/>
    </w:p>
    <w:p w14:paraId="2B2BE383" w14:textId="77777777" w:rsidR="00B76BF1" w:rsidRPr="00E53719" w:rsidRDefault="00C418A2">
      <w:pPr>
        <w:pStyle w:val="HangingIndent"/>
        <w:rPr>
          <w:lang w:val="en-GB"/>
        </w:rPr>
      </w:pPr>
      <w:r w:rsidRPr="00E53719">
        <w:rPr>
          <w:lang w:val="en-GB"/>
        </w:rPr>
        <w:lastRenderedPageBreak/>
        <w:t xml:space="preserve">Kruschke, J. K. (2013). Bayesian estimation supersedes the t test. </w:t>
      </w:r>
      <w:r w:rsidRPr="00E53719">
        <w:rPr>
          <w:i/>
          <w:lang w:val="en-GB"/>
        </w:rPr>
        <w:t>Journal of Experimental Psychology: General</w:t>
      </w:r>
      <w:r w:rsidRPr="00E53719">
        <w:rPr>
          <w:lang w:val="en-GB"/>
        </w:rPr>
        <w:t xml:space="preserve">, </w:t>
      </w:r>
      <w:r w:rsidRPr="00E53719">
        <w:rPr>
          <w:i/>
          <w:lang w:val="en-GB"/>
        </w:rPr>
        <w:t>142</w:t>
      </w:r>
      <w:r w:rsidRPr="00E53719">
        <w:rPr>
          <w:lang w:val="en-GB"/>
        </w:rPr>
        <w:t>(2), 573.</w:t>
      </w:r>
      <w:bookmarkStart w:id="211" w:name="ref-kruschke2013bayesian"/>
      <w:bookmarkEnd w:id="211"/>
    </w:p>
    <w:p w14:paraId="4DC3F08E" w14:textId="441A127C" w:rsidR="00B76BF1" w:rsidRPr="00E53719" w:rsidRDefault="00C418A2">
      <w:pPr>
        <w:pStyle w:val="HangingIndent"/>
        <w:rPr>
          <w:lang w:val="en-GB"/>
        </w:rPr>
      </w:pPr>
      <w:r w:rsidRPr="00E53719">
        <w:rPr>
          <w:lang w:val="en-GB"/>
        </w:rPr>
        <w:t xml:space="preserve">Kruschke, J. K. (2014). </w:t>
      </w:r>
      <w:r w:rsidRPr="00E53719">
        <w:rPr>
          <w:i/>
          <w:lang w:val="en-GB"/>
        </w:rPr>
        <w:t xml:space="preserve">Doing </w:t>
      </w:r>
      <w:r w:rsidR="00743E46">
        <w:rPr>
          <w:i/>
          <w:lang w:val="en-GB"/>
        </w:rPr>
        <w:t>B</w:t>
      </w:r>
      <w:r w:rsidRPr="00E53719">
        <w:rPr>
          <w:i/>
          <w:lang w:val="en-GB"/>
        </w:rPr>
        <w:t xml:space="preserve">ayesian </w:t>
      </w:r>
      <w:r w:rsidR="00743E46">
        <w:rPr>
          <w:i/>
          <w:lang w:val="en-GB"/>
        </w:rPr>
        <w:t>D</w:t>
      </w:r>
      <w:r w:rsidRPr="00E53719">
        <w:rPr>
          <w:i/>
          <w:lang w:val="en-GB"/>
        </w:rPr>
        <w:t xml:space="preserve">ata </w:t>
      </w:r>
      <w:r w:rsidR="00743E46">
        <w:rPr>
          <w:i/>
          <w:lang w:val="en-GB"/>
        </w:rPr>
        <w:t>A</w:t>
      </w:r>
      <w:r w:rsidRPr="00E53719">
        <w:rPr>
          <w:i/>
          <w:lang w:val="en-GB"/>
        </w:rPr>
        <w:t xml:space="preserve">nalysis: A tutorial with </w:t>
      </w:r>
      <w:r w:rsidR="00743E46">
        <w:rPr>
          <w:i/>
          <w:lang w:val="en-GB"/>
        </w:rPr>
        <w:t>R</w:t>
      </w:r>
      <w:r w:rsidRPr="00E53719">
        <w:rPr>
          <w:i/>
          <w:lang w:val="en-GB"/>
        </w:rPr>
        <w:t xml:space="preserve">, JAGS, and </w:t>
      </w:r>
      <w:r w:rsidR="00743E46">
        <w:rPr>
          <w:i/>
          <w:lang w:val="en-GB"/>
        </w:rPr>
        <w:t>S</w:t>
      </w:r>
      <w:r w:rsidRPr="00E53719">
        <w:rPr>
          <w:i/>
          <w:lang w:val="en-GB"/>
        </w:rPr>
        <w:t>tan</w:t>
      </w:r>
      <w:r w:rsidRPr="00E53719">
        <w:rPr>
          <w:lang w:val="en-GB"/>
        </w:rPr>
        <w:t>. Academic Press.</w:t>
      </w:r>
      <w:bookmarkStart w:id="212" w:name="ref-kruschke2014doing"/>
      <w:bookmarkEnd w:id="212"/>
    </w:p>
    <w:p w14:paraId="70F05ADD" w14:textId="052AD6B3" w:rsidR="00B76BF1" w:rsidRPr="00E53719" w:rsidRDefault="00C418A2">
      <w:pPr>
        <w:pStyle w:val="HangingIndent"/>
        <w:rPr>
          <w:lang w:val="en-GB"/>
        </w:rPr>
      </w:pPr>
      <w:r w:rsidRPr="00E53719">
        <w:rPr>
          <w:lang w:val="en-GB"/>
        </w:rPr>
        <w:t xml:space="preserve">Lee, M. D., &amp; Wagenmakers, E.-J. (2013). </w:t>
      </w:r>
      <w:r w:rsidRPr="00E53719">
        <w:rPr>
          <w:i/>
          <w:lang w:val="en-GB"/>
        </w:rPr>
        <w:t>Bayesian cognitive modeling: A practical course</w:t>
      </w:r>
      <w:r w:rsidR="0073537F">
        <w:rPr>
          <w:lang w:val="en-GB"/>
        </w:rPr>
        <w:t>. Cambridge</w:t>
      </w:r>
      <w:r w:rsidRPr="00E53719">
        <w:rPr>
          <w:lang w:val="en-GB"/>
        </w:rPr>
        <w:t>; New York: Cambridge University Press.</w:t>
      </w:r>
      <w:bookmarkStart w:id="213" w:name="ref-leeBayesianCognitiveModeling2013"/>
      <w:bookmarkEnd w:id="213"/>
    </w:p>
    <w:p w14:paraId="4FDAC3F9" w14:textId="77777777" w:rsidR="00B76BF1" w:rsidRPr="00E53719" w:rsidRDefault="00C418A2">
      <w:pPr>
        <w:pStyle w:val="HangingIndent"/>
        <w:rPr>
          <w:lang w:val="en-GB"/>
        </w:rPr>
      </w:pPr>
      <w:r w:rsidRPr="00E53719">
        <w:rPr>
          <w:lang w:val="en-GB"/>
        </w:rPr>
        <w:t xml:space="preserve">Liew, S. X., Howe, P. D. L., &amp; Little, D. R. (2016). The appropriacy of averaging in the study of context effects. </w:t>
      </w:r>
      <w:r w:rsidRPr="00E53719">
        <w:rPr>
          <w:i/>
          <w:lang w:val="en-GB"/>
        </w:rPr>
        <w:t>Psychonomic Bulletin &amp; Review</w:t>
      </w:r>
      <w:r w:rsidRPr="00E53719">
        <w:rPr>
          <w:lang w:val="en-GB"/>
        </w:rPr>
        <w:t xml:space="preserve">, </w:t>
      </w:r>
      <w:r w:rsidRPr="00E53719">
        <w:rPr>
          <w:i/>
          <w:lang w:val="en-GB"/>
        </w:rPr>
        <w:t>23</w:t>
      </w:r>
      <w:r w:rsidRPr="00E53719">
        <w:rPr>
          <w:lang w:val="en-GB"/>
        </w:rPr>
        <w:t xml:space="preserve">(5), 1639–1646. </w:t>
      </w:r>
      <w:hyperlink r:id="rId26">
        <w:r w:rsidRPr="00E53719">
          <w:rPr>
            <w:rStyle w:val="Hyperlink"/>
            <w:lang w:val="en-GB"/>
          </w:rPr>
          <w:t>https://doi.org/10.3758/s13423-016-1032-7</w:t>
        </w:r>
      </w:hyperlink>
    </w:p>
    <w:p w14:paraId="169D12AF" w14:textId="77777777" w:rsidR="00B76BF1" w:rsidRPr="00E53719" w:rsidRDefault="00C418A2">
      <w:pPr>
        <w:pStyle w:val="HangingIndent"/>
        <w:rPr>
          <w:lang w:val="en-GB"/>
        </w:rPr>
      </w:pPr>
      <w:r w:rsidRPr="00E53719">
        <w:rPr>
          <w:lang w:val="en-GB"/>
        </w:rPr>
        <w:t xml:space="preserve">Liu, H.-Z., Lyu, X.-K., Wei, Z.-H., Mo, W.-L., Luo, J.-R., &amp; Su, X.-Y. (2020). Exploiting the dynamics of eye gaze to bias intertemporal choice. </w:t>
      </w:r>
      <w:r w:rsidRPr="00E53719">
        <w:rPr>
          <w:i/>
          <w:lang w:val="en-GB"/>
        </w:rPr>
        <w:t>Journal of Behavioral Decision Making</w:t>
      </w:r>
      <w:r w:rsidRPr="00E53719">
        <w:rPr>
          <w:lang w:val="en-GB"/>
        </w:rPr>
        <w:t xml:space="preserve">, </w:t>
      </w:r>
      <w:r w:rsidRPr="00E53719">
        <w:rPr>
          <w:i/>
          <w:lang w:val="en-GB"/>
        </w:rPr>
        <w:t>n/a</w:t>
      </w:r>
      <w:r w:rsidRPr="00E53719">
        <w:rPr>
          <w:lang w:val="en-GB"/>
        </w:rPr>
        <w:t xml:space="preserve">(n/a). </w:t>
      </w:r>
      <w:hyperlink r:id="rId27">
        <w:r w:rsidRPr="00E53719">
          <w:rPr>
            <w:rStyle w:val="Hyperlink"/>
            <w:lang w:val="en-GB"/>
          </w:rPr>
          <w:t>https://doi.org/10.1002/bdm.2219</w:t>
        </w:r>
      </w:hyperlink>
    </w:p>
    <w:p w14:paraId="22E27448" w14:textId="77777777" w:rsidR="00B76BF1" w:rsidRPr="00E53719" w:rsidRDefault="00C418A2">
      <w:pPr>
        <w:pStyle w:val="HangingIndent"/>
        <w:rPr>
          <w:lang w:val="en-GB"/>
        </w:rPr>
      </w:pPr>
      <w:r w:rsidRPr="00E53719">
        <w:rPr>
          <w:lang w:val="en-GB"/>
        </w:rPr>
        <w:t xml:space="preserve">Louie, K., Khaw, M. W., &amp; Glimcher, P. W. (2013). Normalization is a general neural mechanism for context-dependent decision making. </w:t>
      </w:r>
      <w:r w:rsidRPr="00E53719">
        <w:rPr>
          <w:i/>
          <w:lang w:val="en-GB"/>
        </w:rPr>
        <w:t>Proceedings of the National Academy of Sciences</w:t>
      </w:r>
      <w:r w:rsidRPr="00E53719">
        <w:rPr>
          <w:lang w:val="en-GB"/>
        </w:rPr>
        <w:t xml:space="preserve">, </w:t>
      </w:r>
      <w:r w:rsidRPr="00E53719">
        <w:rPr>
          <w:i/>
          <w:lang w:val="en-GB"/>
        </w:rPr>
        <w:t>110</w:t>
      </w:r>
      <w:r w:rsidRPr="00E53719">
        <w:rPr>
          <w:lang w:val="en-GB"/>
        </w:rPr>
        <w:t>(15), 6139–6144.</w:t>
      </w:r>
      <w:bookmarkStart w:id="214" w:name="ref-louie2013normalization"/>
      <w:bookmarkEnd w:id="214"/>
    </w:p>
    <w:p w14:paraId="6493A42D" w14:textId="77777777" w:rsidR="00B76BF1" w:rsidRPr="00E53719" w:rsidRDefault="00C418A2">
      <w:pPr>
        <w:pStyle w:val="HangingIndent"/>
        <w:rPr>
          <w:lang w:val="en-GB"/>
        </w:rPr>
      </w:pPr>
      <w:r w:rsidRPr="00E53719">
        <w:rPr>
          <w:lang w:val="en-GB"/>
        </w:rPr>
        <w:t xml:space="preserve">Luce, R. D. (1959). </w:t>
      </w:r>
      <w:r w:rsidRPr="00E53719">
        <w:rPr>
          <w:i/>
          <w:lang w:val="en-GB"/>
        </w:rPr>
        <w:t>Individual choice behavior</w:t>
      </w:r>
      <w:r w:rsidRPr="00E53719">
        <w:rPr>
          <w:lang w:val="en-GB"/>
        </w:rPr>
        <w:t>. New York: John Wiley &amp; Sons.</w:t>
      </w:r>
      <w:bookmarkStart w:id="215" w:name="ref-luce1959individual"/>
      <w:bookmarkEnd w:id="215"/>
    </w:p>
    <w:p w14:paraId="0F0E5121" w14:textId="77777777" w:rsidR="00B76BF1" w:rsidRPr="00E53719" w:rsidRDefault="00C418A2">
      <w:pPr>
        <w:pStyle w:val="HangingIndent"/>
        <w:rPr>
          <w:lang w:val="en-GB"/>
        </w:rPr>
      </w:pPr>
      <w:r w:rsidRPr="00E53719">
        <w:rPr>
          <w:lang w:val="en-GB"/>
        </w:rPr>
        <w:t xml:space="preserve">Marini, M., Ansani, A., &amp; Paglieri, F. (2020). Attraction comes from many sources: Attentional and comparative processes in decoy effects. </w:t>
      </w:r>
      <w:r w:rsidRPr="00E53719">
        <w:rPr>
          <w:i/>
          <w:lang w:val="en-GB"/>
        </w:rPr>
        <w:t>Judgment &amp; Decision Making</w:t>
      </w:r>
      <w:r w:rsidRPr="00E53719">
        <w:rPr>
          <w:lang w:val="en-GB"/>
        </w:rPr>
        <w:t xml:space="preserve">, </w:t>
      </w:r>
      <w:r w:rsidRPr="00E53719">
        <w:rPr>
          <w:i/>
          <w:lang w:val="en-GB"/>
        </w:rPr>
        <w:t>15</w:t>
      </w:r>
      <w:r w:rsidRPr="00E53719">
        <w:rPr>
          <w:lang w:val="en-GB"/>
        </w:rPr>
        <w:t>(5).</w:t>
      </w:r>
      <w:bookmarkStart w:id="216" w:name="ref-marini2020attraction"/>
      <w:bookmarkEnd w:id="216"/>
    </w:p>
    <w:p w14:paraId="334B1F5A" w14:textId="77777777" w:rsidR="00B76BF1" w:rsidRPr="00E53719" w:rsidRDefault="00C418A2">
      <w:pPr>
        <w:pStyle w:val="HangingIndent"/>
        <w:rPr>
          <w:lang w:val="en-GB"/>
        </w:rPr>
      </w:pPr>
      <w:r w:rsidRPr="00E53719">
        <w:rPr>
          <w:lang w:val="en-GB"/>
        </w:rPr>
        <w:t xml:space="preserve">McKinney, Wes. (2010). Data Structures for Statistical Computing in Python. In Stéfan van der Walt &amp; Jarrod Millman (Eds.), </w:t>
      </w:r>
      <w:r w:rsidRPr="00E53719">
        <w:rPr>
          <w:i/>
          <w:lang w:val="en-GB"/>
        </w:rPr>
        <w:t>Proceedings of the 9th Python in Science Conference</w:t>
      </w:r>
      <w:r w:rsidRPr="00E53719">
        <w:rPr>
          <w:lang w:val="en-GB"/>
        </w:rPr>
        <w:t xml:space="preserve"> (pp. 56–61). </w:t>
      </w:r>
      <w:hyperlink r:id="rId28">
        <w:r w:rsidRPr="00E53719">
          <w:rPr>
            <w:rStyle w:val="Hyperlink"/>
            <w:lang w:val="en-GB"/>
          </w:rPr>
          <w:t>https://doi.org/10.25080/Majora-92bf1922-00a</w:t>
        </w:r>
      </w:hyperlink>
    </w:p>
    <w:p w14:paraId="63FE9AA8" w14:textId="77777777" w:rsidR="00B76BF1" w:rsidRPr="00E53719" w:rsidRDefault="00C418A2">
      <w:pPr>
        <w:pStyle w:val="HangingIndent"/>
        <w:rPr>
          <w:lang w:val="en-GB"/>
        </w:rPr>
      </w:pPr>
      <w:r w:rsidRPr="00E53719">
        <w:rPr>
          <w:lang w:val="en-GB"/>
        </w:rPr>
        <w:t xml:space="preserve">Milosavljevic, M., Navalpakkam, V., Koch, C., &amp; Rangel, A. (2012). Relative visual saliency differences induce sizable bias in consumer choice. </w:t>
      </w:r>
      <w:r w:rsidRPr="00E53719">
        <w:rPr>
          <w:i/>
          <w:lang w:val="en-GB"/>
        </w:rPr>
        <w:t>Journal of Consumer Psychology</w:t>
      </w:r>
      <w:r w:rsidRPr="00E53719">
        <w:rPr>
          <w:lang w:val="en-GB"/>
        </w:rPr>
        <w:t xml:space="preserve">, </w:t>
      </w:r>
      <w:r w:rsidRPr="00E53719">
        <w:rPr>
          <w:i/>
          <w:lang w:val="en-GB"/>
        </w:rPr>
        <w:t>22</w:t>
      </w:r>
      <w:r w:rsidRPr="00E53719">
        <w:rPr>
          <w:lang w:val="en-GB"/>
        </w:rPr>
        <w:t xml:space="preserve">(1), 67–74. </w:t>
      </w:r>
      <w:hyperlink r:id="rId29">
        <w:r w:rsidRPr="00E53719">
          <w:rPr>
            <w:rStyle w:val="Hyperlink"/>
            <w:lang w:val="en-GB"/>
          </w:rPr>
          <w:t>https://doi.org/10.1016/j.jcps.2011.10.002</w:t>
        </w:r>
      </w:hyperlink>
    </w:p>
    <w:p w14:paraId="39800C81" w14:textId="77777777" w:rsidR="00B76BF1" w:rsidRPr="00E53719" w:rsidRDefault="00C418A2">
      <w:pPr>
        <w:pStyle w:val="HangingIndent"/>
        <w:rPr>
          <w:lang w:val="en-GB"/>
        </w:rPr>
      </w:pPr>
      <w:r w:rsidRPr="00E53719">
        <w:rPr>
          <w:lang w:val="en-GB"/>
        </w:rPr>
        <w:lastRenderedPageBreak/>
        <w:t xml:space="preserve">Mohr, P. N., Heekeren, H. R., &amp; Rieskamp, J. (2017). Attraction effect in risky choice can be explained by subjective distance between choice alternatives. </w:t>
      </w:r>
      <w:r w:rsidRPr="00E53719">
        <w:rPr>
          <w:i/>
          <w:lang w:val="en-GB"/>
        </w:rPr>
        <w:t>Scientific Reports</w:t>
      </w:r>
      <w:r w:rsidRPr="00E53719">
        <w:rPr>
          <w:lang w:val="en-GB"/>
        </w:rPr>
        <w:t xml:space="preserve">, </w:t>
      </w:r>
      <w:r w:rsidRPr="00E53719">
        <w:rPr>
          <w:i/>
          <w:lang w:val="en-GB"/>
        </w:rPr>
        <w:t>7</w:t>
      </w:r>
      <w:r w:rsidRPr="00E53719">
        <w:rPr>
          <w:lang w:val="en-GB"/>
        </w:rPr>
        <w:t>(1), 1–10.</w:t>
      </w:r>
      <w:bookmarkStart w:id="217" w:name="ref-mohr2017attraction"/>
      <w:bookmarkEnd w:id="217"/>
    </w:p>
    <w:p w14:paraId="006C72CE" w14:textId="77777777" w:rsidR="00B76BF1" w:rsidRPr="00E53719" w:rsidRDefault="00C418A2">
      <w:pPr>
        <w:pStyle w:val="HangingIndent"/>
        <w:rPr>
          <w:lang w:val="en-GB"/>
        </w:rPr>
      </w:pPr>
      <w:r w:rsidRPr="00E53719">
        <w:rPr>
          <w:lang w:val="en-GB"/>
        </w:rPr>
        <w:t xml:space="preserve">Molter, F., Thomas, A. W., Heekeren, H. R., &amp; Mohr, P. N. (2019). GLAMbox: A python toolbox for investigating the association between gaze allocation and decision behaviour. </w:t>
      </w:r>
      <w:r w:rsidRPr="00E53719">
        <w:rPr>
          <w:i/>
          <w:lang w:val="en-GB"/>
        </w:rPr>
        <w:t>PloS One</w:t>
      </w:r>
      <w:r w:rsidRPr="00E53719">
        <w:rPr>
          <w:lang w:val="en-GB"/>
        </w:rPr>
        <w:t xml:space="preserve">, </w:t>
      </w:r>
      <w:r w:rsidRPr="00E53719">
        <w:rPr>
          <w:i/>
          <w:lang w:val="en-GB"/>
        </w:rPr>
        <w:t>14</w:t>
      </w:r>
      <w:r w:rsidRPr="00E53719">
        <w:rPr>
          <w:lang w:val="en-GB"/>
        </w:rPr>
        <w:t>(12), e0226428.</w:t>
      </w:r>
      <w:bookmarkStart w:id="218" w:name="ref-molter2019glambox"/>
      <w:bookmarkEnd w:id="218"/>
    </w:p>
    <w:p w14:paraId="5B7CF651" w14:textId="77777777" w:rsidR="00B76BF1" w:rsidRPr="00E53719" w:rsidRDefault="00C418A2">
      <w:pPr>
        <w:pStyle w:val="HangingIndent"/>
        <w:rPr>
          <w:lang w:val="en-GB"/>
        </w:rPr>
      </w:pPr>
      <w:r w:rsidRPr="00E53719">
        <w:rPr>
          <w:lang w:val="en-GB"/>
        </w:rPr>
        <w:t xml:space="preserve">Mullett, T. L., &amp; Stewart, N. (2016). Implications of visual attention phenomena for models of preferential choice. </w:t>
      </w:r>
      <w:r w:rsidRPr="00E53719">
        <w:rPr>
          <w:i/>
          <w:lang w:val="en-GB"/>
        </w:rPr>
        <w:t>Decision</w:t>
      </w:r>
      <w:r w:rsidRPr="00E53719">
        <w:rPr>
          <w:lang w:val="en-GB"/>
        </w:rPr>
        <w:t xml:space="preserve">, </w:t>
      </w:r>
      <w:r w:rsidRPr="00E53719">
        <w:rPr>
          <w:i/>
          <w:lang w:val="en-GB"/>
        </w:rPr>
        <w:t>3</w:t>
      </w:r>
      <w:r w:rsidRPr="00E53719">
        <w:rPr>
          <w:lang w:val="en-GB"/>
        </w:rPr>
        <w:t xml:space="preserve">(4), 231. </w:t>
      </w:r>
      <w:hyperlink r:id="rId30">
        <w:r w:rsidRPr="00E53719">
          <w:rPr>
            <w:rStyle w:val="Hyperlink"/>
            <w:lang w:val="en-GB"/>
          </w:rPr>
          <w:t>https://doi.org/10.1037/dec0000049</w:t>
        </w:r>
      </w:hyperlink>
    </w:p>
    <w:p w14:paraId="64026514" w14:textId="77777777" w:rsidR="00B76BF1" w:rsidRPr="00E53719" w:rsidRDefault="00C418A2">
      <w:pPr>
        <w:pStyle w:val="HangingIndent"/>
        <w:rPr>
          <w:lang w:val="en-GB"/>
        </w:rPr>
      </w:pPr>
      <w:r w:rsidRPr="00E53719">
        <w:rPr>
          <w:lang w:val="en-GB"/>
        </w:rPr>
        <w:t xml:space="preserve">Noguchi, T., &amp; Stewart, N. (2014). In the attraction, compromise, and similarity effects, alternatives are repeatedly compared in pairs on single dimensions. </w:t>
      </w:r>
      <w:r w:rsidRPr="00E53719">
        <w:rPr>
          <w:i/>
          <w:lang w:val="en-GB"/>
        </w:rPr>
        <w:t>Cognition</w:t>
      </w:r>
      <w:r w:rsidRPr="00E53719">
        <w:rPr>
          <w:lang w:val="en-GB"/>
        </w:rPr>
        <w:t xml:space="preserve">, </w:t>
      </w:r>
      <w:r w:rsidRPr="00E53719">
        <w:rPr>
          <w:i/>
          <w:lang w:val="en-GB"/>
        </w:rPr>
        <w:t>132</w:t>
      </w:r>
      <w:r w:rsidRPr="00E53719">
        <w:rPr>
          <w:lang w:val="en-GB"/>
        </w:rPr>
        <w:t xml:space="preserve">(1), 44–56. </w:t>
      </w:r>
      <w:hyperlink r:id="rId31">
        <w:r w:rsidRPr="00E53719">
          <w:rPr>
            <w:rStyle w:val="Hyperlink"/>
            <w:lang w:val="en-GB"/>
          </w:rPr>
          <w:t>https://doi.org/10.1016/j.cognition.2014.03.006</w:t>
        </w:r>
      </w:hyperlink>
    </w:p>
    <w:p w14:paraId="4AECABE6" w14:textId="77777777" w:rsidR="00B76BF1" w:rsidRPr="00E53719" w:rsidRDefault="00C418A2">
      <w:pPr>
        <w:pStyle w:val="HangingIndent"/>
        <w:rPr>
          <w:lang w:val="en-GB"/>
        </w:rPr>
      </w:pPr>
      <w:r w:rsidRPr="00E53719">
        <w:rPr>
          <w:lang w:val="en-GB"/>
        </w:rPr>
        <w:t xml:space="preserve">Noguchi, T., &amp; Stewart, N. (2018). Multialternative decision by sampling: A model of decision making constrained by process data. </w:t>
      </w:r>
      <w:r w:rsidRPr="00E53719">
        <w:rPr>
          <w:i/>
          <w:lang w:val="en-GB"/>
        </w:rPr>
        <w:t>Psychological Review</w:t>
      </w:r>
      <w:r w:rsidRPr="00E53719">
        <w:rPr>
          <w:lang w:val="en-GB"/>
        </w:rPr>
        <w:t xml:space="preserve">, </w:t>
      </w:r>
      <w:r w:rsidRPr="00E53719">
        <w:rPr>
          <w:i/>
          <w:lang w:val="en-GB"/>
        </w:rPr>
        <w:t>125</w:t>
      </w:r>
      <w:r w:rsidRPr="00E53719">
        <w:rPr>
          <w:lang w:val="en-GB"/>
        </w:rPr>
        <w:t>(4), 512.</w:t>
      </w:r>
      <w:bookmarkStart w:id="219" w:name="ref-noguchi2018multialternative"/>
      <w:bookmarkEnd w:id="219"/>
    </w:p>
    <w:p w14:paraId="748B6527" w14:textId="77777777" w:rsidR="00B76BF1" w:rsidRPr="00E53719" w:rsidRDefault="00C418A2">
      <w:pPr>
        <w:pStyle w:val="HangingIndent"/>
        <w:rPr>
          <w:lang w:val="en-GB"/>
        </w:rPr>
      </w:pPr>
      <w:r w:rsidRPr="00E53719">
        <w:rPr>
          <w:lang w:val="en-GB"/>
        </w:rPr>
        <w:t xml:space="preserve">Payne, J. W. (1976). Task complexity and contingent processing in decision making: An information search and protocol analysis. </w:t>
      </w:r>
      <w:r w:rsidRPr="00E53719">
        <w:rPr>
          <w:i/>
          <w:lang w:val="en-GB"/>
        </w:rPr>
        <w:t>Organizational Behavior and Human Performance</w:t>
      </w:r>
      <w:r w:rsidRPr="00E53719">
        <w:rPr>
          <w:lang w:val="en-GB"/>
        </w:rPr>
        <w:t xml:space="preserve">, </w:t>
      </w:r>
      <w:r w:rsidRPr="00E53719">
        <w:rPr>
          <w:i/>
          <w:lang w:val="en-GB"/>
        </w:rPr>
        <w:t>16</w:t>
      </w:r>
      <w:r w:rsidRPr="00E53719">
        <w:rPr>
          <w:lang w:val="en-GB"/>
        </w:rPr>
        <w:t xml:space="preserve">(2), 366–387. </w:t>
      </w:r>
      <w:hyperlink r:id="rId32">
        <w:r w:rsidRPr="00E53719">
          <w:rPr>
            <w:rStyle w:val="Hyperlink"/>
            <w:lang w:val="en-GB"/>
          </w:rPr>
          <w:t>https://doi.org/10.1016/0030-5073(76)90022-2</w:t>
        </w:r>
      </w:hyperlink>
    </w:p>
    <w:p w14:paraId="22B477C4" w14:textId="77777777" w:rsidR="00B76BF1" w:rsidRPr="00E53719" w:rsidRDefault="00C418A2">
      <w:pPr>
        <w:pStyle w:val="HangingIndent"/>
        <w:rPr>
          <w:lang w:val="en-GB"/>
        </w:rPr>
      </w:pPr>
      <w:r w:rsidRPr="00E53719">
        <w:rPr>
          <w:lang w:val="en-GB"/>
        </w:rPr>
        <w:t xml:space="preserve">Payne, J. W., &amp; Braunstein, M. L. (1978). Risky choice: An examination of information acquisition behavior. </w:t>
      </w:r>
      <w:r w:rsidRPr="00E53719">
        <w:rPr>
          <w:i/>
          <w:lang w:val="en-GB"/>
        </w:rPr>
        <w:t>Memory &amp; Cognition</w:t>
      </w:r>
      <w:r w:rsidRPr="00E53719">
        <w:rPr>
          <w:lang w:val="en-GB"/>
        </w:rPr>
        <w:t xml:space="preserve">, </w:t>
      </w:r>
      <w:r w:rsidRPr="00E53719">
        <w:rPr>
          <w:i/>
          <w:lang w:val="en-GB"/>
        </w:rPr>
        <w:t>6</w:t>
      </w:r>
      <w:r w:rsidRPr="00E53719">
        <w:rPr>
          <w:lang w:val="en-GB"/>
        </w:rPr>
        <w:t xml:space="preserve">(5), 554–561. </w:t>
      </w:r>
      <w:hyperlink r:id="rId33">
        <w:r w:rsidRPr="00E53719">
          <w:rPr>
            <w:rStyle w:val="Hyperlink"/>
            <w:lang w:val="en-GB"/>
          </w:rPr>
          <w:t>https://doi.org/10.3758/BF03198244</w:t>
        </w:r>
      </w:hyperlink>
    </w:p>
    <w:p w14:paraId="00635194" w14:textId="77777777" w:rsidR="00B76BF1" w:rsidRPr="00E53719" w:rsidRDefault="00C418A2">
      <w:pPr>
        <w:pStyle w:val="HangingIndent"/>
        <w:rPr>
          <w:lang w:val="en-GB"/>
        </w:rPr>
      </w:pPr>
      <w:r w:rsidRPr="00E53719">
        <w:rPr>
          <w:lang w:val="en-GB"/>
        </w:rPr>
        <w:t xml:space="preserve">Pärnamets, P., Johansson, P., Hall, L., Balkenius, C., Spivey, M. J., &amp; Richardson, D. C. (2015). Biasing moral decisions by exploiting the dynamics of eye gaze. </w:t>
      </w:r>
      <w:r w:rsidRPr="00E53719">
        <w:rPr>
          <w:i/>
          <w:lang w:val="en-GB"/>
        </w:rPr>
        <w:t>Proceedings of the National Academy of Sciences</w:t>
      </w:r>
      <w:r w:rsidRPr="00E53719">
        <w:rPr>
          <w:lang w:val="en-GB"/>
        </w:rPr>
        <w:t xml:space="preserve">, </w:t>
      </w:r>
      <w:r w:rsidRPr="00E53719">
        <w:rPr>
          <w:i/>
          <w:lang w:val="en-GB"/>
        </w:rPr>
        <w:t>112</w:t>
      </w:r>
      <w:r w:rsidRPr="00E53719">
        <w:rPr>
          <w:lang w:val="en-GB"/>
        </w:rPr>
        <w:t>(13), 4170–4175.</w:t>
      </w:r>
      <w:bookmarkStart w:id="220" w:name="ref-parnamets2015biasing"/>
      <w:bookmarkEnd w:id="220"/>
    </w:p>
    <w:p w14:paraId="7D3D5728" w14:textId="77777777" w:rsidR="00B76BF1" w:rsidRPr="00E53719" w:rsidRDefault="00C418A2">
      <w:pPr>
        <w:pStyle w:val="HangingIndent"/>
        <w:rPr>
          <w:lang w:val="en-GB"/>
        </w:rPr>
      </w:pPr>
      <w:r w:rsidRPr="00E53719">
        <w:rPr>
          <w:lang w:val="en-GB"/>
        </w:rPr>
        <w:t xml:space="preserve">Penny, W. D., Friston, K. J., Ashburner, J. T., Kiebel, S. J., &amp; Nichols, T. E. (2011). </w:t>
      </w:r>
      <w:r w:rsidRPr="00E53719">
        <w:rPr>
          <w:i/>
          <w:lang w:val="en-GB"/>
        </w:rPr>
        <w:t>Statistical parametric mapping: The analysis of functional brain images</w:t>
      </w:r>
      <w:r w:rsidRPr="00E53719">
        <w:rPr>
          <w:lang w:val="en-GB"/>
        </w:rPr>
        <w:t>. Elsevier.</w:t>
      </w:r>
      <w:bookmarkStart w:id="221" w:name="ref-penny2011statistical"/>
      <w:bookmarkEnd w:id="221"/>
    </w:p>
    <w:p w14:paraId="354582CF" w14:textId="77777777" w:rsidR="00B76BF1" w:rsidRPr="00E53719" w:rsidRDefault="00C418A2">
      <w:pPr>
        <w:pStyle w:val="HangingIndent"/>
        <w:rPr>
          <w:lang w:val="en-GB"/>
        </w:rPr>
      </w:pPr>
      <w:r w:rsidRPr="00E53719">
        <w:rPr>
          <w:lang w:val="en-GB"/>
        </w:rPr>
        <w:lastRenderedPageBreak/>
        <w:t xml:space="preserve">Rieskamp, J., Busemeyer, J. R., &amp; Mellers, B. A. (2006). Extending the bounds of rationality: Evidence and theories of preferential choice. </w:t>
      </w:r>
      <w:r w:rsidRPr="00E53719">
        <w:rPr>
          <w:i/>
          <w:lang w:val="en-GB"/>
        </w:rPr>
        <w:t>Journal of Economic Literature</w:t>
      </w:r>
      <w:r w:rsidRPr="00E53719">
        <w:rPr>
          <w:lang w:val="en-GB"/>
        </w:rPr>
        <w:t xml:space="preserve">, </w:t>
      </w:r>
      <w:r w:rsidRPr="00E53719">
        <w:rPr>
          <w:i/>
          <w:lang w:val="en-GB"/>
        </w:rPr>
        <w:t>44</w:t>
      </w:r>
      <w:r w:rsidRPr="00E53719">
        <w:rPr>
          <w:lang w:val="en-GB"/>
        </w:rPr>
        <w:t>(3), 631–661.</w:t>
      </w:r>
      <w:bookmarkStart w:id="222" w:name="ref-rieskamp2006extending"/>
      <w:bookmarkEnd w:id="222"/>
    </w:p>
    <w:p w14:paraId="46B80901" w14:textId="6944F4FB" w:rsidR="00B76BF1" w:rsidRPr="00E53719" w:rsidRDefault="00C418A2">
      <w:pPr>
        <w:pStyle w:val="HangingIndent"/>
        <w:rPr>
          <w:lang w:val="en-GB"/>
        </w:rPr>
      </w:pPr>
      <w:r w:rsidRPr="00E53719">
        <w:rPr>
          <w:lang w:val="en-GB"/>
        </w:rPr>
        <w:t>Rigoux, L., Stephan, K. E., Friston, K. J., &amp; Daunizeau, J. (2014). Bayesian model selection for group studies</w:t>
      </w:r>
      <w:r w:rsidR="00BA312B">
        <w:rPr>
          <w:lang w:val="en-GB"/>
        </w:rPr>
        <w:t xml:space="preserve"> -</w:t>
      </w:r>
      <w:r w:rsidRPr="00E53719">
        <w:rPr>
          <w:lang w:val="en-GB"/>
        </w:rPr>
        <w:t xml:space="preserve"> </w:t>
      </w:r>
      <w:r w:rsidR="00BA312B">
        <w:rPr>
          <w:lang w:val="en-GB"/>
        </w:rPr>
        <w:t>r</w:t>
      </w:r>
      <w:r w:rsidRPr="00E53719">
        <w:rPr>
          <w:lang w:val="en-GB"/>
        </w:rPr>
        <w:t xml:space="preserve">evisited. </w:t>
      </w:r>
      <w:r w:rsidRPr="00E53719">
        <w:rPr>
          <w:i/>
          <w:lang w:val="en-GB"/>
        </w:rPr>
        <w:t>NeuroImage</w:t>
      </w:r>
      <w:r w:rsidRPr="00E53719">
        <w:rPr>
          <w:lang w:val="en-GB"/>
        </w:rPr>
        <w:t xml:space="preserve">, </w:t>
      </w:r>
      <w:r w:rsidRPr="00E53719">
        <w:rPr>
          <w:i/>
          <w:lang w:val="en-GB"/>
        </w:rPr>
        <w:t>84</w:t>
      </w:r>
      <w:r w:rsidRPr="00E53719">
        <w:rPr>
          <w:lang w:val="en-GB"/>
        </w:rPr>
        <w:t>, 971–985.</w:t>
      </w:r>
      <w:bookmarkStart w:id="223" w:name="ref-rigouxBayesianModelSelection2014"/>
      <w:bookmarkEnd w:id="223"/>
    </w:p>
    <w:p w14:paraId="1D3E41FC" w14:textId="77777777" w:rsidR="00B76BF1" w:rsidRPr="00E53719" w:rsidRDefault="00C418A2">
      <w:pPr>
        <w:pStyle w:val="HangingIndent"/>
        <w:rPr>
          <w:lang w:val="en-GB"/>
        </w:rPr>
      </w:pPr>
      <w:r w:rsidRPr="00E53719">
        <w:rPr>
          <w:lang w:val="en-GB"/>
        </w:rPr>
        <w:t xml:space="preserve">Roe, R. M., Busemeyer, J. R., &amp; Townsend, J. T. (2001). Multialternative decision field theory: A dynamic connectionist model of decision making. </w:t>
      </w:r>
      <w:r w:rsidRPr="00E53719">
        <w:rPr>
          <w:i/>
          <w:lang w:val="en-GB"/>
        </w:rPr>
        <w:t>Psychological Review</w:t>
      </w:r>
      <w:r w:rsidRPr="00E53719">
        <w:rPr>
          <w:lang w:val="en-GB"/>
        </w:rPr>
        <w:t xml:space="preserve">, </w:t>
      </w:r>
      <w:r w:rsidRPr="00E53719">
        <w:rPr>
          <w:i/>
          <w:lang w:val="en-GB"/>
        </w:rPr>
        <w:t>108</w:t>
      </w:r>
      <w:r w:rsidRPr="00E53719">
        <w:rPr>
          <w:lang w:val="en-GB"/>
        </w:rPr>
        <w:t>(2), 370.</w:t>
      </w:r>
      <w:bookmarkStart w:id="224" w:name="ref-roe2001multialternative"/>
      <w:bookmarkEnd w:id="224"/>
    </w:p>
    <w:p w14:paraId="7876131F" w14:textId="77777777" w:rsidR="00B76BF1" w:rsidRPr="00E53719" w:rsidRDefault="00C418A2">
      <w:pPr>
        <w:pStyle w:val="HangingIndent"/>
        <w:rPr>
          <w:lang w:val="en-GB"/>
        </w:rPr>
      </w:pPr>
      <w:r w:rsidRPr="00E53719">
        <w:rPr>
          <w:lang w:val="en-GB"/>
        </w:rPr>
        <w:t xml:space="preserve">Rosen, L. D., &amp; Rosenkoetter, P. (1976). An eye fixation analysis of choice and judgment with multiattribute stimuli. </w:t>
      </w:r>
      <w:r w:rsidRPr="00E53719">
        <w:rPr>
          <w:i/>
          <w:lang w:val="en-GB"/>
        </w:rPr>
        <w:t>Memory &amp; Cognition</w:t>
      </w:r>
      <w:r w:rsidRPr="00E53719">
        <w:rPr>
          <w:lang w:val="en-GB"/>
        </w:rPr>
        <w:t xml:space="preserve">, </w:t>
      </w:r>
      <w:r w:rsidRPr="00E53719">
        <w:rPr>
          <w:i/>
          <w:lang w:val="en-GB"/>
        </w:rPr>
        <w:t>4</w:t>
      </w:r>
      <w:r w:rsidRPr="00E53719">
        <w:rPr>
          <w:lang w:val="en-GB"/>
        </w:rPr>
        <w:t xml:space="preserve">(6), 747–752. </w:t>
      </w:r>
      <w:hyperlink r:id="rId34">
        <w:r w:rsidRPr="00E53719">
          <w:rPr>
            <w:rStyle w:val="Hyperlink"/>
            <w:lang w:val="en-GB"/>
          </w:rPr>
          <w:t>https://doi.org/10.3758/BF03213243</w:t>
        </w:r>
      </w:hyperlink>
    </w:p>
    <w:p w14:paraId="64C87D67" w14:textId="77777777" w:rsidR="00B76BF1" w:rsidRPr="00E53719" w:rsidRDefault="00C418A2">
      <w:pPr>
        <w:pStyle w:val="HangingIndent"/>
        <w:rPr>
          <w:lang w:val="en-GB"/>
        </w:rPr>
      </w:pPr>
      <w:r w:rsidRPr="00E53719">
        <w:rPr>
          <w:lang w:val="en-GB"/>
        </w:rPr>
        <w:t xml:space="preserve">Rouault, M., Drugowitsch, J., &amp; Koechlin, E. (2019). Prefrontal mechanisms combining rewards and beliefs in human decision-making. </w:t>
      </w:r>
      <w:r w:rsidRPr="00E53719">
        <w:rPr>
          <w:i/>
          <w:lang w:val="en-GB"/>
        </w:rPr>
        <w:t>Nature Communications</w:t>
      </w:r>
      <w:r w:rsidRPr="00E53719">
        <w:rPr>
          <w:lang w:val="en-GB"/>
        </w:rPr>
        <w:t xml:space="preserve">, </w:t>
      </w:r>
      <w:r w:rsidRPr="00E53719">
        <w:rPr>
          <w:i/>
          <w:lang w:val="en-GB"/>
        </w:rPr>
        <w:t>10</w:t>
      </w:r>
      <w:r w:rsidRPr="00E53719">
        <w:rPr>
          <w:lang w:val="en-GB"/>
        </w:rPr>
        <w:t>(1), 1–16.</w:t>
      </w:r>
      <w:bookmarkStart w:id="225" w:name="ref-rouault2019prefrontal"/>
      <w:bookmarkEnd w:id="225"/>
    </w:p>
    <w:p w14:paraId="7A7FBD0B" w14:textId="77777777" w:rsidR="00B76BF1" w:rsidRPr="00E53719" w:rsidRDefault="00C418A2">
      <w:pPr>
        <w:pStyle w:val="HangingIndent"/>
        <w:rPr>
          <w:lang w:val="en-GB"/>
        </w:rPr>
      </w:pPr>
      <w:r w:rsidRPr="00E53719">
        <w:rPr>
          <w:lang w:val="en-GB"/>
        </w:rPr>
        <w:t xml:space="preserve">Russo, J. E., &amp; Dosher, B. A. (1983). Strategies for multiattribute binary choice. </w:t>
      </w:r>
      <w:r w:rsidRPr="00E53719">
        <w:rPr>
          <w:i/>
          <w:lang w:val="en-GB"/>
        </w:rPr>
        <w:t>Journal of Experimental Psychology: Learning, Memory, and Cognition</w:t>
      </w:r>
      <w:r w:rsidRPr="00E53719">
        <w:rPr>
          <w:lang w:val="en-GB"/>
        </w:rPr>
        <w:t xml:space="preserve">, </w:t>
      </w:r>
      <w:r w:rsidRPr="00E53719">
        <w:rPr>
          <w:i/>
          <w:lang w:val="en-GB"/>
        </w:rPr>
        <w:t>9</w:t>
      </w:r>
      <w:r w:rsidRPr="00E53719">
        <w:rPr>
          <w:lang w:val="en-GB"/>
        </w:rPr>
        <w:t xml:space="preserve">(4), 676–696. </w:t>
      </w:r>
      <w:hyperlink r:id="rId35">
        <w:r w:rsidRPr="00E53719">
          <w:rPr>
            <w:rStyle w:val="Hyperlink"/>
            <w:lang w:val="en-GB"/>
          </w:rPr>
          <w:t>https://doi.org/10.1037/0278-7393.9.4.676</w:t>
        </w:r>
      </w:hyperlink>
    </w:p>
    <w:p w14:paraId="11844D07" w14:textId="77777777" w:rsidR="00B76BF1" w:rsidRPr="00E53719" w:rsidRDefault="00C418A2">
      <w:pPr>
        <w:pStyle w:val="HangingIndent"/>
        <w:rPr>
          <w:lang w:val="en-GB"/>
        </w:rPr>
      </w:pPr>
      <w:r w:rsidRPr="00E53719">
        <w:t xml:space="preserve">Salvatier, J., Wiecki, T. V., &amp; Fonnesbeck, C. (2016). </w:t>
      </w:r>
      <w:r w:rsidRPr="00E53719">
        <w:rPr>
          <w:lang w:val="en-GB"/>
        </w:rPr>
        <w:t xml:space="preserve">Probabilistic programming in Python using PyMC3. </w:t>
      </w:r>
      <w:r w:rsidRPr="00E53719">
        <w:rPr>
          <w:i/>
          <w:lang w:val="en-GB"/>
        </w:rPr>
        <w:t>PeerJ Computer Science</w:t>
      </w:r>
      <w:r w:rsidRPr="00E53719">
        <w:rPr>
          <w:lang w:val="en-GB"/>
        </w:rPr>
        <w:t xml:space="preserve">, </w:t>
      </w:r>
      <w:r w:rsidRPr="00E53719">
        <w:rPr>
          <w:i/>
          <w:lang w:val="en-GB"/>
        </w:rPr>
        <w:t>2</w:t>
      </w:r>
      <w:r w:rsidRPr="00E53719">
        <w:rPr>
          <w:lang w:val="en-GB"/>
        </w:rPr>
        <w:t xml:space="preserve">, e55. </w:t>
      </w:r>
      <w:hyperlink r:id="rId36">
        <w:r w:rsidRPr="00E53719">
          <w:rPr>
            <w:rStyle w:val="Hyperlink"/>
            <w:lang w:val="en-GB"/>
          </w:rPr>
          <w:t>https://doi.org/10.7717/peerj-cs.55</w:t>
        </w:r>
      </w:hyperlink>
    </w:p>
    <w:p w14:paraId="1B8BCD1A" w14:textId="77777777" w:rsidR="00B76BF1" w:rsidRPr="00E53719" w:rsidRDefault="00C418A2">
      <w:pPr>
        <w:pStyle w:val="HangingIndent"/>
        <w:rPr>
          <w:lang w:val="en-GB"/>
        </w:rPr>
      </w:pPr>
      <w:r w:rsidRPr="00E53719">
        <w:rPr>
          <w:lang w:val="en-GB"/>
        </w:rPr>
        <w:t xml:space="preserve">Schwarz, G., &amp; others. (1978). Estimating the dimension of a model. </w:t>
      </w:r>
      <w:r w:rsidRPr="00E53719">
        <w:rPr>
          <w:i/>
          <w:lang w:val="en-GB"/>
        </w:rPr>
        <w:t>The Annals of Statistics</w:t>
      </w:r>
      <w:r w:rsidRPr="00E53719">
        <w:rPr>
          <w:lang w:val="en-GB"/>
        </w:rPr>
        <w:t xml:space="preserve">, </w:t>
      </w:r>
      <w:r w:rsidRPr="00E53719">
        <w:rPr>
          <w:i/>
          <w:lang w:val="en-GB"/>
        </w:rPr>
        <w:t>6</w:t>
      </w:r>
      <w:r w:rsidRPr="00E53719">
        <w:rPr>
          <w:lang w:val="en-GB"/>
        </w:rPr>
        <w:t>(2), 461–464.</w:t>
      </w:r>
      <w:bookmarkStart w:id="226" w:name="ref-schwarz1978estimating"/>
      <w:bookmarkEnd w:id="226"/>
    </w:p>
    <w:p w14:paraId="5D4823D4" w14:textId="77777777" w:rsidR="00B76BF1" w:rsidRPr="00E53719" w:rsidRDefault="00C418A2">
      <w:pPr>
        <w:pStyle w:val="HangingIndent"/>
        <w:rPr>
          <w:lang w:val="en-GB"/>
        </w:rPr>
      </w:pPr>
      <w:r w:rsidRPr="00E53719">
        <w:rPr>
          <w:lang w:val="en-GB"/>
        </w:rPr>
        <w:t xml:space="preserve">Shimojo, S., Simion, C., Shimojo, E., &amp; Scheier, C. (2003). Gaze bias both reflects and influences preference. </w:t>
      </w:r>
      <w:r w:rsidRPr="00E53719">
        <w:rPr>
          <w:i/>
          <w:lang w:val="en-GB"/>
        </w:rPr>
        <w:t>Nature Neuroscience</w:t>
      </w:r>
      <w:r w:rsidRPr="00E53719">
        <w:rPr>
          <w:lang w:val="en-GB"/>
        </w:rPr>
        <w:t xml:space="preserve">, </w:t>
      </w:r>
      <w:r w:rsidRPr="00E53719">
        <w:rPr>
          <w:i/>
          <w:lang w:val="en-GB"/>
        </w:rPr>
        <w:t>6</w:t>
      </w:r>
      <w:r w:rsidRPr="00E53719">
        <w:rPr>
          <w:lang w:val="en-GB"/>
        </w:rPr>
        <w:t>(12), 1317–1322.</w:t>
      </w:r>
      <w:bookmarkStart w:id="227" w:name="ref-shimojo2003gaze"/>
      <w:bookmarkEnd w:id="227"/>
    </w:p>
    <w:p w14:paraId="33935D80" w14:textId="77777777" w:rsidR="00B76BF1" w:rsidRPr="00E53719" w:rsidRDefault="00C418A2">
      <w:pPr>
        <w:pStyle w:val="HangingIndent"/>
        <w:rPr>
          <w:lang w:val="en-GB"/>
        </w:rPr>
      </w:pPr>
      <w:r w:rsidRPr="00E53719">
        <w:rPr>
          <w:lang w:val="en-GB"/>
        </w:rPr>
        <w:t xml:space="preserve">Simonson, I. (1989). Choice based on reasons: The case of attraction and compromise effects. </w:t>
      </w:r>
      <w:r w:rsidRPr="00E53719">
        <w:rPr>
          <w:i/>
          <w:lang w:val="en-GB"/>
        </w:rPr>
        <w:t>Journal of Consumer Research</w:t>
      </w:r>
      <w:r w:rsidRPr="00E53719">
        <w:rPr>
          <w:lang w:val="en-GB"/>
        </w:rPr>
        <w:t xml:space="preserve">, </w:t>
      </w:r>
      <w:r w:rsidRPr="00E53719">
        <w:rPr>
          <w:i/>
          <w:lang w:val="en-GB"/>
        </w:rPr>
        <w:t>16</w:t>
      </w:r>
      <w:r w:rsidRPr="00E53719">
        <w:rPr>
          <w:lang w:val="en-GB"/>
        </w:rPr>
        <w:t>(2), 158–174.</w:t>
      </w:r>
      <w:bookmarkStart w:id="228" w:name="ref-simonson1989choice"/>
      <w:bookmarkEnd w:id="228"/>
    </w:p>
    <w:p w14:paraId="3776B70A" w14:textId="77777777" w:rsidR="00B76BF1" w:rsidRPr="00E53719" w:rsidRDefault="00C418A2">
      <w:pPr>
        <w:pStyle w:val="HangingIndent"/>
        <w:rPr>
          <w:lang w:val="en-GB"/>
        </w:rPr>
      </w:pPr>
      <w:r w:rsidRPr="00E53719">
        <w:rPr>
          <w:lang w:val="en-GB"/>
        </w:rPr>
        <w:t xml:space="preserve">Smith, S. M., &amp; Krajbich, I. (2018). Attention and choice across domains. </w:t>
      </w:r>
      <w:r w:rsidRPr="00E53719">
        <w:rPr>
          <w:i/>
          <w:lang w:val="en-GB"/>
        </w:rPr>
        <w:t>Journal of Experimental Psychology: General</w:t>
      </w:r>
      <w:r w:rsidRPr="00E53719">
        <w:rPr>
          <w:lang w:val="en-GB"/>
        </w:rPr>
        <w:t xml:space="preserve">, </w:t>
      </w:r>
      <w:r w:rsidRPr="00E53719">
        <w:rPr>
          <w:i/>
          <w:lang w:val="en-GB"/>
        </w:rPr>
        <w:t>147</w:t>
      </w:r>
      <w:r w:rsidRPr="00E53719">
        <w:rPr>
          <w:lang w:val="en-GB"/>
        </w:rPr>
        <w:t>(12), 1810.</w:t>
      </w:r>
      <w:bookmarkStart w:id="229" w:name="ref-smith2018attention"/>
      <w:bookmarkEnd w:id="229"/>
    </w:p>
    <w:p w14:paraId="6058D5AB" w14:textId="77777777" w:rsidR="00B76BF1" w:rsidRPr="00E53719" w:rsidRDefault="00C418A2">
      <w:pPr>
        <w:pStyle w:val="HangingIndent"/>
        <w:rPr>
          <w:lang w:val="en-GB"/>
        </w:rPr>
      </w:pPr>
      <w:r w:rsidRPr="00E53719">
        <w:rPr>
          <w:lang w:val="en-GB"/>
        </w:rPr>
        <w:lastRenderedPageBreak/>
        <w:t xml:space="preserve">Smith, S. M., &amp; Krajbich, I. (2019). Gaze amplifies value in decision making. </w:t>
      </w:r>
      <w:r w:rsidRPr="00E53719">
        <w:rPr>
          <w:i/>
          <w:lang w:val="en-GB"/>
        </w:rPr>
        <w:t>Psychological Science</w:t>
      </w:r>
      <w:r w:rsidRPr="00E53719">
        <w:rPr>
          <w:lang w:val="en-GB"/>
        </w:rPr>
        <w:t xml:space="preserve">, </w:t>
      </w:r>
      <w:r w:rsidRPr="00E53719">
        <w:rPr>
          <w:i/>
          <w:lang w:val="en-GB"/>
        </w:rPr>
        <w:t>30</w:t>
      </w:r>
      <w:r w:rsidRPr="00E53719">
        <w:rPr>
          <w:lang w:val="en-GB"/>
        </w:rPr>
        <w:t>(1), 116–128.</w:t>
      </w:r>
      <w:bookmarkStart w:id="230" w:name="ref-smith2019gaze"/>
      <w:bookmarkEnd w:id="230"/>
    </w:p>
    <w:p w14:paraId="4B09F58F" w14:textId="77777777" w:rsidR="00B76BF1" w:rsidRPr="00E53719" w:rsidRDefault="00C418A2">
      <w:pPr>
        <w:pStyle w:val="HangingIndent"/>
        <w:rPr>
          <w:lang w:val="en-GB"/>
        </w:rPr>
      </w:pPr>
      <w:r w:rsidRPr="00E53719">
        <w:rPr>
          <w:lang w:val="en-GB"/>
        </w:rPr>
        <w:t xml:space="preserve">Soltani, A., De Martino, B., &amp; Camerer, C. (2012). A range-normalization model of context-dependent choice: A new model and evidence. </w:t>
      </w:r>
      <w:r w:rsidRPr="00E53719">
        <w:rPr>
          <w:i/>
          <w:lang w:val="en-GB"/>
        </w:rPr>
        <w:t>PLoS Comput Biol</w:t>
      </w:r>
      <w:r w:rsidRPr="00E53719">
        <w:rPr>
          <w:lang w:val="en-GB"/>
        </w:rPr>
        <w:t xml:space="preserve">, </w:t>
      </w:r>
      <w:r w:rsidRPr="00E53719">
        <w:rPr>
          <w:i/>
          <w:lang w:val="en-GB"/>
        </w:rPr>
        <w:t>8</w:t>
      </w:r>
      <w:r w:rsidRPr="00E53719">
        <w:rPr>
          <w:lang w:val="en-GB"/>
        </w:rPr>
        <w:t>(7), e1002607.</w:t>
      </w:r>
      <w:bookmarkStart w:id="231" w:name="ref-soltani2012range"/>
      <w:bookmarkEnd w:id="231"/>
    </w:p>
    <w:p w14:paraId="581E5321" w14:textId="77777777" w:rsidR="00B76BF1" w:rsidRPr="00E53719" w:rsidRDefault="00C418A2">
      <w:pPr>
        <w:pStyle w:val="HangingIndent"/>
        <w:rPr>
          <w:lang w:val="en-GB"/>
        </w:rPr>
      </w:pPr>
      <w:r w:rsidRPr="00E53719">
        <w:rPr>
          <w:lang w:val="en-GB"/>
        </w:rPr>
        <w:t xml:space="preserve">Stewart, N., Hermens, F., &amp; Matthews, W. J. (2016). Eye Movements in Risky Choice: Eye Movements in Risky Choice. </w:t>
      </w:r>
      <w:r w:rsidRPr="00E53719">
        <w:rPr>
          <w:i/>
          <w:lang w:val="en-GB"/>
        </w:rPr>
        <w:t>Journal of Behavioral Decision Making</w:t>
      </w:r>
      <w:r w:rsidRPr="00E53719">
        <w:rPr>
          <w:lang w:val="en-GB"/>
        </w:rPr>
        <w:t xml:space="preserve">, </w:t>
      </w:r>
      <w:r w:rsidRPr="00E53719">
        <w:rPr>
          <w:i/>
          <w:lang w:val="en-GB"/>
        </w:rPr>
        <w:t>29</w:t>
      </w:r>
      <w:r w:rsidRPr="00E53719">
        <w:rPr>
          <w:lang w:val="en-GB"/>
        </w:rPr>
        <w:t xml:space="preserve">(2-3), 116–136. </w:t>
      </w:r>
      <w:hyperlink r:id="rId37">
        <w:r w:rsidRPr="00E53719">
          <w:rPr>
            <w:rStyle w:val="Hyperlink"/>
            <w:lang w:val="en-GB"/>
          </w:rPr>
          <w:t>https://doi.org/10.1002/bdm.1854</w:t>
        </w:r>
      </w:hyperlink>
    </w:p>
    <w:p w14:paraId="1E67ED36" w14:textId="77777777" w:rsidR="00B76BF1" w:rsidRPr="00E53719" w:rsidRDefault="00C418A2">
      <w:pPr>
        <w:pStyle w:val="HangingIndent"/>
        <w:rPr>
          <w:lang w:val="en-GB"/>
        </w:rPr>
      </w:pPr>
      <w:r w:rsidRPr="00E53719">
        <w:rPr>
          <w:lang w:val="en-GB"/>
        </w:rPr>
        <w:t xml:space="preserve">Stojić, H., Orquin, J. L., Dayan, P., Dolan, R. J., &amp; Speekenbrink, M. (2020). Uncertainty in learning, choice, and visual fixation. </w:t>
      </w:r>
      <w:r w:rsidRPr="00E53719">
        <w:rPr>
          <w:i/>
          <w:lang w:val="en-GB"/>
        </w:rPr>
        <w:t>Proceedings of the National Academy of Sciences</w:t>
      </w:r>
      <w:r w:rsidRPr="00E53719">
        <w:rPr>
          <w:lang w:val="en-GB"/>
        </w:rPr>
        <w:t xml:space="preserve">, </w:t>
      </w:r>
      <w:r w:rsidRPr="00E53719">
        <w:rPr>
          <w:i/>
          <w:lang w:val="en-GB"/>
        </w:rPr>
        <w:t>117</w:t>
      </w:r>
      <w:r w:rsidRPr="00E53719">
        <w:rPr>
          <w:lang w:val="en-GB"/>
        </w:rPr>
        <w:t>(6), 3291–3300.</w:t>
      </w:r>
      <w:bookmarkStart w:id="232" w:name="ref-stojic2020uncertainty"/>
      <w:bookmarkEnd w:id="232"/>
    </w:p>
    <w:p w14:paraId="1403EA64" w14:textId="77777777" w:rsidR="00B76BF1" w:rsidRPr="00E53719" w:rsidRDefault="00C418A2">
      <w:pPr>
        <w:pStyle w:val="HangingIndent"/>
        <w:rPr>
          <w:lang w:val="en-GB"/>
        </w:rPr>
      </w:pPr>
      <w:r w:rsidRPr="00E53719">
        <w:rPr>
          <w:lang w:val="en-GB"/>
        </w:rPr>
        <w:t xml:space="preserve">Storn, R., &amp; Price, K. (1997). Differential evolution–a simple and efficient heuristic for global optimization over continuous spaces. </w:t>
      </w:r>
      <w:r w:rsidRPr="00E53719">
        <w:rPr>
          <w:i/>
          <w:lang w:val="en-GB"/>
        </w:rPr>
        <w:t>Journal of Global Optimization</w:t>
      </w:r>
      <w:r w:rsidRPr="00E53719">
        <w:rPr>
          <w:lang w:val="en-GB"/>
        </w:rPr>
        <w:t xml:space="preserve">, </w:t>
      </w:r>
      <w:r w:rsidRPr="00E53719">
        <w:rPr>
          <w:i/>
          <w:lang w:val="en-GB"/>
        </w:rPr>
        <w:t>11</w:t>
      </w:r>
      <w:r w:rsidRPr="00E53719">
        <w:rPr>
          <w:lang w:val="en-GB"/>
        </w:rPr>
        <w:t>(4), 341–359.</w:t>
      </w:r>
      <w:bookmarkStart w:id="233" w:name="ref-storn1997differential"/>
      <w:bookmarkEnd w:id="233"/>
    </w:p>
    <w:p w14:paraId="7543B386" w14:textId="77777777" w:rsidR="00B76BF1" w:rsidRPr="00E53719" w:rsidRDefault="00C418A2">
      <w:pPr>
        <w:pStyle w:val="HangingIndent"/>
        <w:rPr>
          <w:lang w:val="en-GB"/>
        </w:rPr>
      </w:pPr>
      <w:r w:rsidRPr="00E53719">
        <w:rPr>
          <w:lang w:val="en-GB"/>
        </w:rPr>
        <w:t xml:space="preserve">Su, Y., Rao, L.-L., Sun, H.-Y., Du, X.-L., Li, X., &amp; Li, S. (2013). Is making a risky choice based on a weighting and adding process? An eye-tracking investigation. </w:t>
      </w:r>
      <w:r w:rsidRPr="00E53719">
        <w:rPr>
          <w:i/>
          <w:lang w:val="en-GB"/>
        </w:rPr>
        <w:t>Journal of Experimental Psychology: Learning, Memory, and Cognition</w:t>
      </w:r>
      <w:r w:rsidRPr="00E53719">
        <w:rPr>
          <w:lang w:val="en-GB"/>
        </w:rPr>
        <w:t xml:space="preserve">, </w:t>
      </w:r>
      <w:r w:rsidRPr="00E53719">
        <w:rPr>
          <w:i/>
          <w:lang w:val="en-GB"/>
        </w:rPr>
        <w:t>39</w:t>
      </w:r>
      <w:r w:rsidRPr="00E53719">
        <w:rPr>
          <w:lang w:val="en-GB"/>
        </w:rPr>
        <w:t xml:space="preserve">(6), 1765–1780. </w:t>
      </w:r>
      <w:hyperlink r:id="rId38">
        <w:r w:rsidRPr="00E53719">
          <w:rPr>
            <w:rStyle w:val="Hyperlink"/>
            <w:lang w:val="en-GB"/>
          </w:rPr>
          <w:t>https://doi.org/10.1037/a0032861</w:t>
        </w:r>
      </w:hyperlink>
    </w:p>
    <w:p w14:paraId="414B1A89" w14:textId="77777777" w:rsidR="00B76BF1" w:rsidRPr="00E53719" w:rsidRDefault="00C418A2">
      <w:pPr>
        <w:pStyle w:val="HangingIndent"/>
        <w:rPr>
          <w:lang w:val="en-GB"/>
        </w:rPr>
      </w:pPr>
      <w:r w:rsidRPr="00E53719">
        <w:rPr>
          <w:lang w:val="en-GB"/>
        </w:rPr>
        <w:t xml:space="preserve">Sui, X.-Y., Liu, H.-Z., &amp; Rao, L.-L. (2020). The timing of gaze-contingent decision prompts influences risky choice. </w:t>
      </w:r>
      <w:r w:rsidRPr="00E53719">
        <w:rPr>
          <w:i/>
          <w:lang w:val="en-GB"/>
        </w:rPr>
        <w:t>Cognition</w:t>
      </w:r>
      <w:r w:rsidRPr="00E53719">
        <w:rPr>
          <w:lang w:val="en-GB"/>
        </w:rPr>
        <w:t xml:space="preserve">, </w:t>
      </w:r>
      <w:r w:rsidRPr="00E53719">
        <w:rPr>
          <w:i/>
          <w:lang w:val="en-GB"/>
        </w:rPr>
        <w:t>195</w:t>
      </w:r>
      <w:r w:rsidRPr="00E53719">
        <w:rPr>
          <w:lang w:val="en-GB"/>
        </w:rPr>
        <w:t>, 104077.</w:t>
      </w:r>
      <w:bookmarkStart w:id="234" w:name="ref-sui2020timing"/>
      <w:bookmarkEnd w:id="234"/>
    </w:p>
    <w:p w14:paraId="7945C12C" w14:textId="77777777" w:rsidR="00B76BF1" w:rsidRPr="00E53719" w:rsidRDefault="00C418A2">
      <w:pPr>
        <w:pStyle w:val="HangingIndent"/>
        <w:rPr>
          <w:lang w:val="en-GB"/>
        </w:rPr>
      </w:pPr>
      <w:r w:rsidRPr="00E53719">
        <w:rPr>
          <w:lang w:val="en-GB"/>
        </w:rPr>
        <w:t xml:space="preserve">Sutton, R. S., &amp; Barto, A. G. (2018). </w:t>
      </w:r>
      <w:r w:rsidRPr="00E53719">
        <w:rPr>
          <w:i/>
          <w:lang w:val="en-GB"/>
        </w:rPr>
        <w:t>Reinforcement learning: An introduction</w:t>
      </w:r>
      <w:r w:rsidRPr="00E53719">
        <w:rPr>
          <w:lang w:val="en-GB"/>
        </w:rPr>
        <w:t>. MIT press.</w:t>
      </w:r>
      <w:bookmarkStart w:id="235" w:name="ref-sutton2018reinforcement"/>
      <w:bookmarkEnd w:id="235"/>
    </w:p>
    <w:p w14:paraId="0410B929" w14:textId="77777777" w:rsidR="00B76BF1" w:rsidRPr="00E53719" w:rsidRDefault="00C418A2">
      <w:pPr>
        <w:pStyle w:val="HangingIndent"/>
        <w:rPr>
          <w:lang w:val="en-GB"/>
        </w:rPr>
      </w:pPr>
      <w:r w:rsidRPr="00E53719">
        <w:rPr>
          <w:lang w:val="en-GB"/>
        </w:rPr>
        <w:t xml:space="preserve">Tavares, G., Perona, P., &amp; Rangel, A. (2017). The attentional drift diffusion model of simple perceptual decision-making. </w:t>
      </w:r>
      <w:r w:rsidRPr="00E53719">
        <w:rPr>
          <w:i/>
          <w:lang w:val="en-GB"/>
        </w:rPr>
        <w:t>Frontiers in Neuroscience</w:t>
      </w:r>
      <w:r w:rsidRPr="00E53719">
        <w:rPr>
          <w:lang w:val="en-GB"/>
        </w:rPr>
        <w:t xml:space="preserve">, </w:t>
      </w:r>
      <w:r w:rsidRPr="00E53719">
        <w:rPr>
          <w:i/>
          <w:lang w:val="en-GB"/>
        </w:rPr>
        <w:t>11</w:t>
      </w:r>
      <w:r w:rsidRPr="00E53719">
        <w:rPr>
          <w:lang w:val="en-GB"/>
        </w:rPr>
        <w:t>, 468.</w:t>
      </w:r>
      <w:bookmarkStart w:id="236" w:name="ref-tavares2017attentional"/>
      <w:bookmarkEnd w:id="236"/>
    </w:p>
    <w:p w14:paraId="109C1D42" w14:textId="77777777" w:rsidR="00B76BF1" w:rsidRPr="00E53719" w:rsidRDefault="00C418A2">
      <w:pPr>
        <w:pStyle w:val="HangingIndent"/>
        <w:rPr>
          <w:lang w:val="en-GB"/>
        </w:rPr>
      </w:pPr>
      <w:r w:rsidRPr="00E53719">
        <w:rPr>
          <w:lang w:val="en-GB"/>
        </w:rPr>
        <w:t xml:space="preserve">Thomas, A. W., Molter, F., Krajbich, I., Heekeren, H. R., &amp; Mohr, P. N. (2019). Gaze bias differences capture individual choice behaviour. </w:t>
      </w:r>
      <w:r w:rsidRPr="00E53719">
        <w:rPr>
          <w:i/>
          <w:lang w:val="en-GB"/>
        </w:rPr>
        <w:t>Nature Human Behaviour</w:t>
      </w:r>
      <w:r w:rsidRPr="00E53719">
        <w:rPr>
          <w:lang w:val="en-GB"/>
        </w:rPr>
        <w:t xml:space="preserve">, </w:t>
      </w:r>
      <w:r w:rsidRPr="00E53719">
        <w:rPr>
          <w:i/>
          <w:lang w:val="en-GB"/>
        </w:rPr>
        <w:t>3</w:t>
      </w:r>
      <w:r w:rsidRPr="00E53719">
        <w:rPr>
          <w:lang w:val="en-GB"/>
        </w:rPr>
        <w:t>(6), 625–635.</w:t>
      </w:r>
      <w:bookmarkStart w:id="237" w:name="ref-thomas2019gaze"/>
      <w:bookmarkEnd w:id="237"/>
    </w:p>
    <w:p w14:paraId="501B2BC4" w14:textId="77777777" w:rsidR="00B76BF1" w:rsidRPr="00E53719" w:rsidRDefault="00C418A2">
      <w:pPr>
        <w:pStyle w:val="HangingIndent"/>
        <w:rPr>
          <w:lang w:val="en-GB"/>
        </w:rPr>
      </w:pPr>
      <w:r w:rsidRPr="00E53719">
        <w:rPr>
          <w:lang w:val="en-GB"/>
        </w:rPr>
        <w:t xml:space="preserve">Towal, R. B., Mormann, M., &amp; Koch, C. (2013). Simultaneous modeling of visual saliency and value computation improves predictions of economic choice. </w:t>
      </w:r>
      <w:r w:rsidRPr="00E53719">
        <w:rPr>
          <w:i/>
          <w:lang w:val="en-GB"/>
        </w:rPr>
        <w:t>Proceedings of the National Academy of Sciences</w:t>
      </w:r>
      <w:r w:rsidRPr="00E53719">
        <w:rPr>
          <w:lang w:val="en-GB"/>
        </w:rPr>
        <w:t xml:space="preserve">, </w:t>
      </w:r>
      <w:r w:rsidRPr="00E53719">
        <w:rPr>
          <w:i/>
          <w:lang w:val="en-GB"/>
        </w:rPr>
        <w:t>110</w:t>
      </w:r>
      <w:r w:rsidRPr="00E53719">
        <w:rPr>
          <w:lang w:val="en-GB"/>
        </w:rPr>
        <w:t>(40), E3858–E3867.</w:t>
      </w:r>
      <w:bookmarkStart w:id="238" w:name="ref-towal2011simultaneous"/>
      <w:bookmarkEnd w:id="238"/>
    </w:p>
    <w:p w14:paraId="3D6AE049" w14:textId="77777777" w:rsidR="00B76BF1" w:rsidRPr="00E53719" w:rsidRDefault="00C418A2">
      <w:pPr>
        <w:pStyle w:val="HangingIndent"/>
        <w:rPr>
          <w:lang w:val="en-GB"/>
        </w:rPr>
      </w:pPr>
      <w:r w:rsidRPr="00E53719">
        <w:rPr>
          <w:lang w:val="en-GB"/>
        </w:rPr>
        <w:lastRenderedPageBreak/>
        <w:t xml:space="preserve">Trueblood, J. S. (2012). Multialternative context effects obtained using an inference task. </w:t>
      </w:r>
      <w:r w:rsidRPr="00E53719">
        <w:rPr>
          <w:i/>
          <w:lang w:val="en-GB"/>
        </w:rPr>
        <w:t>Psychonomic Bulletin &amp; Review</w:t>
      </w:r>
      <w:r w:rsidRPr="00E53719">
        <w:rPr>
          <w:lang w:val="en-GB"/>
        </w:rPr>
        <w:t xml:space="preserve">, </w:t>
      </w:r>
      <w:r w:rsidRPr="00E53719">
        <w:rPr>
          <w:i/>
          <w:lang w:val="en-GB"/>
        </w:rPr>
        <w:t>19</w:t>
      </w:r>
      <w:r w:rsidRPr="00E53719">
        <w:rPr>
          <w:lang w:val="en-GB"/>
        </w:rPr>
        <w:t>(5), 962–968.</w:t>
      </w:r>
      <w:bookmarkStart w:id="239" w:name="ref-trueblood2012multialternative"/>
      <w:bookmarkEnd w:id="239"/>
    </w:p>
    <w:p w14:paraId="482B2171" w14:textId="77777777" w:rsidR="00B76BF1" w:rsidRPr="00E53719" w:rsidRDefault="00C418A2">
      <w:pPr>
        <w:pStyle w:val="HangingIndent"/>
        <w:rPr>
          <w:lang w:val="en-GB"/>
        </w:rPr>
      </w:pPr>
      <w:r w:rsidRPr="00E53719">
        <w:rPr>
          <w:lang w:val="en-GB"/>
        </w:rPr>
        <w:t xml:space="preserve">Trueblood, J. S., Brown, S. D., &amp; Heathcote, A. (2014). The multiattribute linear ballistic accumulator model of context effects in multialternative choice. </w:t>
      </w:r>
      <w:r w:rsidRPr="00E53719">
        <w:rPr>
          <w:i/>
          <w:lang w:val="en-GB"/>
        </w:rPr>
        <w:t>Psychological Review</w:t>
      </w:r>
      <w:r w:rsidRPr="00E53719">
        <w:rPr>
          <w:lang w:val="en-GB"/>
        </w:rPr>
        <w:t xml:space="preserve">, </w:t>
      </w:r>
      <w:r w:rsidRPr="00E53719">
        <w:rPr>
          <w:i/>
          <w:lang w:val="en-GB"/>
        </w:rPr>
        <w:t>121</w:t>
      </w:r>
      <w:r w:rsidRPr="00E53719">
        <w:rPr>
          <w:lang w:val="en-GB"/>
        </w:rPr>
        <w:t>(2), 179.</w:t>
      </w:r>
      <w:bookmarkStart w:id="240" w:name="ref-trueblood2014multiattribute"/>
      <w:bookmarkEnd w:id="240"/>
    </w:p>
    <w:p w14:paraId="39AECC7C" w14:textId="77777777" w:rsidR="00B76BF1" w:rsidRPr="00E53719" w:rsidRDefault="00C418A2">
      <w:pPr>
        <w:pStyle w:val="HangingIndent"/>
        <w:rPr>
          <w:lang w:val="en-GB"/>
        </w:rPr>
      </w:pPr>
      <w:r w:rsidRPr="00E53719">
        <w:rPr>
          <w:lang w:val="en-GB"/>
        </w:rPr>
        <w:t xml:space="preserve">Trueblood, J. S., Brown, S. D., &amp; Heathcote, A. (2015). </w:t>
      </w:r>
      <w:r w:rsidRPr="00E53719">
        <w:rPr>
          <w:i/>
          <w:lang w:val="en-GB"/>
        </w:rPr>
        <w:t>The fragile nature of contextual preference reversals: Reply to tsetsos, chater, and usher (2015).</w:t>
      </w:r>
      <w:bookmarkStart w:id="241" w:name="ref-trueblood2015fragile"/>
      <w:bookmarkEnd w:id="241"/>
    </w:p>
    <w:p w14:paraId="01E78220" w14:textId="77777777" w:rsidR="00B76BF1" w:rsidRPr="00E53719" w:rsidRDefault="00C418A2">
      <w:pPr>
        <w:pStyle w:val="HangingIndent"/>
        <w:rPr>
          <w:lang w:val="en-GB"/>
        </w:rPr>
      </w:pPr>
      <w:r w:rsidRPr="00E53719">
        <w:rPr>
          <w:lang w:val="en-GB"/>
        </w:rPr>
        <w:t xml:space="preserve">Trueblood, J. S., Brown, S. D., Heathcote, A., &amp; Busemeyer, J. R. (2013). Not just for consumers: Context effects are fundamental to decision making. </w:t>
      </w:r>
      <w:r w:rsidRPr="00E53719">
        <w:rPr>
          <w:i/>
          <w:lang w:val="en-GB"/>
        </w:rPr>
        <w:t>Psychological Science</w:t>
      </w:r>
      <w:r w:rsidRPr="00E53719">
        <w:rPr>
          <w:lang w:val="en-GB"/>
        </w:rPr>
        <w:t xml:space="preserve">, </w:t>
      </w:r>
      <w:r w:rsidRPr="00E53719">
        <w:rPr>
          <w:i/>
          <w:lang w:val="en-GB"/>
        </w:rPr>
        <w:t>24</w:t>
      </w:r>
      <w:r w:rsidRPr="00E53719">
        <w:rPr>
          <w:lang w:val="en-GB"/>
        </w:rPr>
        <w:t>(6), 901–908.</w:t>
      </w:r>
      <w:bookmarkStart w:id="242" w:name="ref-trueblood2013not"/>
      <w:bookmarkEnd w:id="242"/>
    </w:p>
    <w:p w14:paraId="2977A745" w14:textId="77777777" w:rsidR="00B76BF1" w:rsidRPr="00E53719" w:rsidRDefault="00C418A2">
      <w:pPr>
        <w:pStyle w:val="HangingIndent"/>
        <w:rPr>
          <w:lang w:val="en-GB"/>
        </w:rPr>
      </w:pPr>
      <w:r w:rsidRPr="00E53719">
        <w:rPr>
          <w:lang w:val="en-GB"/>
        </w:rPr>
        <w:t xml:space="preserve">Trueblood, J. S., &amp; Dasari, A. (2017). The Impact of Presentation Order on the Attraction Effect in Decision-making. In G. Gunzelman, A. Howes, T. Tenbrink, &amp; E. J. Davelaar (Eds.), </w:t>
      </w:r>
      <w:r w:rsidRPr="00E53719">
        <w:rPr>
          <w:i/>
          <w:lang w:val="en-GB"/>
        </w:rPr>
        <w:t>Proceedings of the 39th Annual Conference of the Cognitive Science Society</w:t>
      </w:r>
      <w:r w:rsidRPr="00E53719">
        <w:rPr>
          <w:lang w:val="en-GB"/>
        </w:rPr>
        <w:t xml:space="preserve"> (pp. 3374–3379). Austin, TX: Cognitive Science Society.</w:t>
      </w:r>
      <w:bookmarkStart w:id="243" w:name="ref-truebloodImpactPresentationOrder2017"/>
      <w:bookmarkEnd w:id="243"/>
    </w:p>
    <w:p w14:paraId="6E58CAE6" w14:textId="77777777" w:rsidR="00B76BF1" w:rsidRPr="00E53719" w:rsidRDefault="00C418A2">
      <w:pPr>
        <w:pStyle w:val="HangingIndent"/>
        <w:rPr>
          <w:lang w:val="en-GB"/>
        </w:rPr>
      </w:pPr>
      <w:r w:rsidRPr="00E53719">
        <w:rPr>
          <w:lang w:val="en-GB"/>
        </w:rPr>
        <w:t xml:space="preserve">Tsetsos, K., Chater, N., &amp; Usher, M. (2012). Salience driven value integration explains decision biases and preference reversal. </w:t>
      </w:r>
      <w:r w:rsidRPr="00E53719">
        <w:rPr>
          <w:i/>
          <w:lang w:val="en-GB"/>
        </w:rPr>
        <w:t>Proceedings of the National Academy of Sciences</w:t>
      </w:r>
      <w:r w:rsidRPr="00E53719">
        <w:rPr>
          <w:lang w:val="en-GB"/>
        </w:rPr>
        <w:t xml:space="preserve">, </w:t>
      </w:r>
      <w:r w:rsidRPr="00E53719">
        <w:rPr>
          <w:i/>
          <w:lang w:val="en-GB"/>
        </w:rPr>
        <w:t>109</w:t>
      </w:r>
      <w:r w:rsidRPr="00E53719">
        <w:rPr>
          <w:lang w:val="en-GB"/>
        </w:rPr>
        <w:t>(24), 9659–9664.</w:t>
      </w:r>
      <w:bookmarkStart w:id="244" w:name="ref-tsetsos2012salience"/>
      <w:bookmarkEnd w:id="244"/>
    </w:p>
    <w:p w14:paraId="5F6CB950" w14:textId="77777777" w:rsidR="00B76BF1" w:rsidRPr="00E53719" w:rsidRDefault="00C418A2">
      <w:pPr>
        <w:pStyle w:val="HangingIndent"/>
        <w:rPr>
          <w:lang w:val="en-GB"/>
        </w:rPr>
      </w:pPr>
      <w:r w:rsidRPr="00E53719">
        <w:rPr>
          <w:lang w:val="en-GB"/>
        </w:rPr>
        <w:t xml:space="preserve">Turner, B. M., Schley, D. R., Muller, C., &amp; Tsetsos, K. (2018). Competing theories of multialternative, multiattribute preferential choice. </w:t>
      </w:r>
      <w:r w:rsidRPr="00E53719">
        <w:rPr>
          <w:i/>
          <w:lang w:val="en-GB"/>
        </w:rPr>
        <w:t>Psychological Review</w:t>
      </w:r>
      <w:r w:rsidRPr="00E53719">
        <w:rPr>
          <w:lang w:val="en-GB"/>
        </w:rPr>
        <w:t xml:space="preserve">, </w:t>
      </w:r>
      <w:r w:rsidRPr="00E53719">
        <w:rPr>
          <w:i/>
          <w:lang w:val="en-GB"/>
        </w:rPr>
        <w:t>125</w:t>
      </w:r>
      <w:r w:rsidRPr="00E53719">
        <w:rPr>
          <w:lang w:val="en-GB"/>
        </w:rPr>
        <w:t>(3), 329.</w:t>
      </w:r>
      <w:bookmarkStart w:id="245" w:name="ref-turner2018competing"/>
      <w:bookmarkEnd w:id="245"/>
    </w:p>
    <w:p w14:paraId="690E114B" w14:textId="77777777" w:rsidR="00B76BF1" w:rsidRPr="00E53719" w:rsidRDefault="00C418A2">
      <w:pPr>
        <w:pStyle w:val="HangingIndent"/>
        <w:rPr>
          <w:lang w:val="en-GB"/>
        </w:rPr>
      </w:pPr>
      <w:r w:rsidRPr="00E53719">
        <w:rPr>
          <w:lang w:val="en-GB"/>
        </w:rPr>
        <w:t xml:space="preserve">Tversky, A. (1972). Elimination by aspects: A theory of choice. </w:t>
      </w:r>
      <w:r w:rsidRPr="00E53719">
        <w:rPr>
          <w:i/>
          <w:lang w:val="en-GB"/>
        </w:rPr>
        <w:t>Psychological Review</w:t>
      </w:r>
      <w:r w:rsidRPr="00E53719">
        <w:rPr>
          <w:lang w:val="en-GB"/>
        </w:rPr>
        <w:t xml:space="preserve">, </w:t>
      </w:r>
      <w:r w:rsidRPr="00E53719">
        <w:rPr>
          <w:i/>
          <w:lang w:val="en-GB"/>
        </w:rPr>
        <w:t>79</w:t>
      </w:r>
      <w:r w:rsidRPr="00E53719">
        <w:rPr>
          <w:lang w:val="en-GB"/>
        </w:rPr>
        <w:t>(4), 281.</w:t>
      </w:r>
      <w:bookmarkStart w:id="246" w:name="ref-tversky1972elimination"/>
      <w:bookmarkEnd w:id="246"/>
    </w:p>
    <w:p w14:paraId="5BBA6547" w14:textId="77777777" w:rsidR="00B76BF1" w:rsidRPr="00E53719" w:rsidRDefault="00C418A2">
      <w:pPr>
        <w:pStyle w:val="HangingIndent"/>
        <w:rPr>
          <w:lang w:val="en-GB"/>
        </w:rPr>
      </w:pPr>
      <w:r w:rsidRPr="00E53719">
        <w:rPr>
          <w:lang w:val="en-GB"/>
        </w:rPr>
        <w:t xml:space="preserve">Tversky, A., &amp; Kahneman, D. (1992). Advances in prospect theory: Cumulative representation of uncertainty. </w:t>
      </w:r>
      <w:r w:rsidRPr="00E53719">
        <w:rPr>
          <w:i/>
          <w:lang w:val="en-GB"/>
        </w:rPr>
        <w:t>Journal of Risk and Uncertainty</w:t>
      </w:r>
      <w:r w:rsidRPr="00E53719">
        <w:rPr>
          <w:lang w:val="en-GB"/>
        </w:rPr>
        <w:t xml:space="preserve">, </w:t>
      </w:r>
      <w:r w:rsidRPr="00E53719">
        <w:rPr>
          <w:i/>
          <w:lang w:val="en-GB"/>
        </w:rPr>
        <w:t>5</w:t>
      </w:r>
      <w:r w:rsidRPr="00E53719">
        <w:rPr>
          <w:lang w:val="en-GB"/>
        </w:rPr>
        <w:t>(4), 297–323.</w:t>
      </w:r>
      <w:bookmarkStart w:id="247" w:name="ref-tversky1992advances"/>
      <w:bookmarkEnd w:id="247"/>
    </w:p>
    <w:p w14:paraId="18CC3860" w14:textId="77777777" w:rsidR="00B76BF1" w:rsidRPr="00E53719" w:rsidRDefault="00C418A2">
      <w:pPr>
        <w:pStyle w:val="HangingIndent"/>
        <w:rPr>
          <w:lang w:val="en-GB"/>
        </w:rPr>
      </w:pPr>
      <w:r w:rsidRPr="00E53719">
        <w:rPr>
          <w:lang w:val="en-GB"/>
        </w:rPr>
        <w:t xml:space="preserve">Tversky, A., &amp; Simonson, I. (1993). Context-dependent preferences. </w:t>
      </w:r>
      <w:r w:rsidRPr="00E53719">
        <w:rPr>
          <w:i/>
          <w:lang w:val="en-GB"/>
        </w:rPr>
        <w:t>Management Science</w:t>
      </w:r>
      <w:r w:rsidRPr="00E53719">
        <w:rPr>
          <w:lang w:val="en-GB"/>
        </w:rPr>
        <w:t xml:space="preserve">, </w:t>
      </w:r>
      <w:r w:rsidRPr="00E53719">
        <w:rPr>
          <w:i/>
          <w:lang w:val="en-GB"/>
        </w:rPr>
        <w:t>39</w:t>
      </w:r>
      <w:r w:rsidRPr="00E53719">
        <w:rPr>
          <w:lang w:val="en-GB"/>
        </w:rPr>
        <w:t>(10), 1179–1189.</w:t>
      </w:r>
      <w:bookmarkStart w:id="248" w:name="ref-tversky1993context"/>
      <w:bookmarkEnd w:id="248"/>
    </w:p>
    <w:p w14:paraId="6D9B7DB5" w14:textId="77777777" w:rsidR="00B76BF1" w:rsidRPr="00E53719" w:rsidRDefault="00C418A2">
      <w:pPr>
        <w:pStyle w:val="HangingIndent"/>
        <w:rPr>
          <w:lang w:val="en-GB"/>
        </w:rPr>
      </w:pPr>
      <w:r w:rsidRPr="00E53719">
        <w:rPr>
          <w:lang w:val="en-GB"/>
        </w:rPr>
        <w:lastRenderedPageBreak/>
        <w:t xml:space="preserve">Usher, M., &amp; McClelland, J. L. (2001). The time course of perceptual choice: The leaky, competing accumulator model. </w:t>
      </w:r>
      <w:r w:rsidRPr="00E53719">
        <w:rPr>
          <w:i/>
          <w:lang w:val="en-GB"/>
        </w:rPr>
        <w:t>Psychological Review</w:t>
      </w:r>
      <w:r w:rsidRPr="00E53719">
        <w:rPr>
          <w:lang w:val="en-GB"/>
        </w:rPr>
        <w:t xml:space="preserve">, </w:t>
      </w:r>
      <w:r w:rsidRPr="00E53719">
        <w:rPr>
          <w:i/>
          <w:lang w:val="en-GB"/>
        </w:rPr>
        <w:t>108</w:t>
      </w:r>
      <w:r w:rsidRPr="00E53719">
        <w:rPr>
          <w:lang w:val="en-GB"/>
        </w:rPr>
        <w:t>(3), 550.</w:t>
      </w:r>
      <w:bookmarkStart w:id="249" w:name="ref-usher2001time"/>
      <w:bookmarkEnd w:id="249"/>
    </w:p>
    <w:p w14:paraId="013289DC" w14:textId="77777777" w:rsidR="00B76BF1" w:rsidRPr="00E53719" w:rsidRDefault="00C418A2">
      <w:pPr>
        <w:pStyle w:val="HangingIndent"/>
        <w:rPr>
          <w:lang w:val="en-GB"/>
        </w:rPr>
      </w:pPr>
      <w:r w:rsidRPr="00E53719">
        <w:rPr>
          <w:lang w:val="en-GB"/>
        </w:rPr>
        <w:t xml:space="preserve">Usher, M., &amp; McClelland, J. L. (2004). Loss aversion and inhibition in dynamical models of multialternative choice. </w:t>
      </w:r>
      <w:r w:rsidRPr="00E53719">
        <w:rPr>
          <w:i/>
          <w:lang w:val="en-GB"/>
        </w:rPr>
        <w:t>Psychological Review</w:t>
      </w:r>
      <w:r w:rsidRPr="00E53719">
        <w:rPr>
          <w:lang w:val="en-GB"/>
        </w:rPr>
        <w:t xml:space="preserve">, </w:t>
      </w:r>
      <w:r w:rsidRPr="00E53719">
        <w:rPr>
          <w:i/>
          <w:lang w:val="en-GB"/>
        </w:rPr>
        <w:t>111</w:t>
      </w:r>
      <w:r w:rsidRPr="00E53719">
        <w:rPr>
          <w:lang w:val="en-GB"/>
        </w:rPr>
        <w:t>(3), 757.</w:t>
      </w:r>
      <w:bookmarkStart w:id="250" w:name="ref-usher2004loss"/>
      <w:bookmarkEnd w:id="250"/>
    </w:p>
    <w:p w14:paraId="0ADF6F34" w14:textId="77777777" w:rsidR="00B76BF1" w:rsidRPr="00E53719" w:rsidRDefault="00C418A2">
      <w:pPr>
        <w:pStyle w:val="HangingIndent"/>
        <w:rPr>
          <w:lang w:val="en-GB"/>
        </w:rPr>
      </w:pPr>
      <w:r w:rsidRPr="00E53719">
        <w:rPr>
          <w:lang w:val="en-GB"/>
        </w:rPr>
        <w:t xml:space="preserve">Vaidya, A. R., &amp; Fellows, L. K. (2015). Testing necessary regional frontal contributions to value assessment and fixation-based updating. </w:t>
      </w:r>
      <w:r w:rsidRPr="00E53719">
        <w:rPr>
          <w:i/>
          <w:lang w:val="en-GB"/>
        </w:rPr>
        <w:t>Nature Communications</w:t>
      </w:r>
      <w:r w:rsidRPr="00E53719">
        <w:rPr>
          <w:lang w:val="en-GB"/>
        </w:rPr>
        <w:t xml:space="preserve">, </w:t>
      </w:r>
      <w:r w:rsidRPr="00E53719">
        <w:rPr>
          <w:i/>
          <w:lang w:val="en-GB"/>
        </w:rPr>
        <w:t>6</w:t>
      </w:r>
      <w:r w:rsidRPr="00E53719">
        <w:rPr>
          <w:lang w:val="en-GB"/>
        </w:rPr>
        <w:t>(1), 1–12.</w:t>
      </w:r>
      <w:bookmarkStart w:id="251" w:name="ref-vaidya2015testing"/>
      <w:bookmarkEnd w:id="251"/>
    </w:p>
    <w:p w14:paraId="38B9CCCC" w14:textId="77777777" w:rsidR="00B76BF1" w:rsidRPr="00E53719" w:rsidRDefault="00C418A2">
      <w:pPr>
        <w:pStyle w:val="HangingIndent"/>
        <w:rPr>
          <w:lang w:val="en-GB"/>
        </w:rPr>
      </w:pPr>
      <w:r w:rsidRPr="00E53719">
        <w:rPr>
          <w:lang w:val="en-GB"/>
        </w:rPr>
        <w:t xml:space="preserve">Virtanen, P., Gommers, R., Oliphant, T. E., Haberland, M., Reddy, T., Cournapeau, D., … Contributors, S. 1. 0. (2020). SciPy 1.0: Fundamental Algorithms for Scientific Computing in Python. </w:t>
      </w:r>
      <w:r w:rsidRPr="00E53719">
        <w:rPr>
          <w:i/>
          <w:lang w:val="de-DE"/>
        </w:rPr>
        <w:t>Nature Methods</w:t>
      </w:r>
      <w:r w:rsidRPr="00E53719">
        <w:rPr>
          <w:lang w:val="de-DE"/>
        </w:rPr>
        <w:t xml:space="preserve">, </w:t>
      </w:r>
      <w:r w:rsidRPr="00E53719">
        <w:rPr>
          <w:i/>
          <w:lang w:val="de-DE"/>
        </w:rPr>
        <w:t>17</w:t>
      </w:r>
      <w:r w:rsidRPr="00E53719">
        <w:rPr>
          <w:lang w:val="de-DE"/>
        </w:rPr>
        <w:t>, 261–272. https://doi.org/</w:t>
      </w:r>
      <w:hyperlink r:id="rId39">
        <w:r w:rsidRPr="00E53719">
          <w:rPr>
            <w:rStyle w:val="Hyperlink"/>
            <w:lang w:val="de-DE"/>
          </w:rPr>
          <w:t>https://doi.org/10.1038/s41592-019-0686-2</w:t>
        </w:r>
      </w:hyperlink>
    </w:p>
    <w:p w14:paraId="4AF28836" w14:textId="77777777" w:rsidR="00B76BF1" w:rsidRPr="00E53719" w:rsidRDefault="00C418A2">
      <w:pPr>
        <w:pStyle w:val="HangingIndent"/>
        <w:rPr>
          <w:lang w:val="en-GB"/>
        </w:rPr>
      </w:pPr>
      <w:r w:rsidRPr="00E53719">
        <w:rPr>
          <w:lang w:val="en-GB"/>
        </w:rPr>
        <w:t xml:space="preserve">Von Neumann, J., &amp; Morgenstern, O. (1947). </w:t>
      </w:r>
      <w:r w:rsidRPr="00E53719">
        <w:rPr>
          <w:i/>
          <w:lang w:val="en-GB"/>
        </w:rPr>
        <w:t>Theory of games and economic behavior</w:t>
      </w:r>
      <w:r w:rsidRPr="00E53719">
        <w:rPr>
          <w:lang w:val="en-GB"/>
        </w:rPr>
        <w:t xml:space="preserve"> (2. ed.). Princeton: Princeton University Press.</w:t>
      </w:r>
      <w:bookmarkStart w:id="252" w:name="ref-vonNeumann1947theory"/>
      <w:bookmarkEnd w:id="252"/>
    </w:p>
    <w:p w14:paraId="55605688" w14:textId="77777777" w:rsidR="00B76BF1" w:rsidRPr="00E53719" w:rsidRDefault="00C418A2">
      <w:pPr>
        <w:pStyle w:val="HangingIndent"/>
        <w:rPr>
          <w:lang w:val="en-GB"/>
        </w:rPr>
      </w:pPr>
      <w:r w:rsidRPr="00E53719">
        <w:rPr>
          <w:lang w:val="en-GB"/>
        </w:rPr>
        <w:t xml:space="preserve">Wedell, D. H. (1991). Distinguishing among models of contextually induced preference reversals. </w:t>
      </w:r>
      <w:r w:rsidRPr="00E53719">
        <w:rPr>
          <w:i/>
          <w:lang w:val="en-GB"/>
        </w:rPr>
        <w:t>Journal of Experimental Psychology: Learning, Memory, and Cognition</w:t>
      </w:r>
      <w:r w:rsidRPr="00E53719">
        <w:rPr>
          <w:lang w:val="en-GB"/>
        </w:rPr>
        <w:t xml:space="preserve">, </w:t>
      </w:r>
      <w:r w:rsidRPr="00E53719">
        <w:rPr>
          <w:i/>
          <w:lang w:val="en-GB"/>
        </w:rPr>
        <w:t>17</w:t>
      </w:r>
      <w:r w:rsidRPr="00E53719">
        <w:rPr>
          <w:lang w:val="en-GB"/>
        </w:rPr>
        <w:t xml:space="preserve">(4), 767–778. </w:t>
      </w:r>
      <w:hyperlink r:id="rId40">
        <w:r w:rsidRPr="00E53719">
          <w:rPr>
            <w:rStyle w:val="Hyperlink"/>
            <w:lang w:val="en-GB"/>
          </w:rPr>
          <w:t>https://doi.org/10.1037/0278-7393.17.4.767</w:t>
        </w:r>
      </w:hyperlink>
    </w:p>
    <w:p w14:paraId="6BE49438" w14:textId="77777777" w:rsidR="00B76BF1" w:rsidRPr="00E53719" w:rsidRDefault="00C418A2">
      <w:pPr>
        <w:pStyle w:val="HangingIndent"/>
        <w:rPr>
          <w:lang w:val="en-GB"/>
        </w:rPr>
      </w:pPr>
      <w:r w:rsidRPr="00E53719">
        <w:rPr>
          <w:lang w:val="en-GB"/>
        </w:rPr>
        <w:t xml:space="preserve">Westfall, J. (2017). Statistical details of the default priors in the Bambi library. </w:t>
      </w:r>
      <w:r w:rsidRPr="00E53719">
        <w:rPr>
          <w:i/>
          <w:lang w:val="en-GB"/>
        </w:rPr>
        <w:t>arXiv:1702.01201 [stat]</w:t>
      </w:r>
      <w:r w:rsidRPr="00E53719">
        <w:rPr>
          <w:lang w:val="en-GB"/>
        </w:rPr>
        <w:t xml:space="preserve">. Retrieved from </w:t>
      </w:r>
      <w:hyperlink r:id="rId41">
        <w:r w:rsidRPr="00E53719">
          <w:rPr>
            <w:rStyle w:val="Hyperlink"/>
            <w:lang w:val="en-GB"/>
          </w:rPr>
          <w:t>http://arxiv.org/abs/1702.01201</w:t>
        </w:r>
      </w:hyperlink>
    </w:p>
    <w:p w14:paraId="3B170900" w14:textId="77777777" w:rsidR="00B76BF1" w:rsidRPr="00E53719" w:rsidRDefault="00C418A2">
      <w:pPr>
        <w:pStyle w:val="HangingIndent"/>
        <w:rPr>
          <w:lang w:val="en-GB"/>
        </w:rPr>
      </w:pPr>
      <w:r w:rsidRPr="00E53719">
        <w:rPr>
          <w:lang w:val="en-GB"/>
        </w:rPr>
        <w:t xml:space="preserve">Wollschläger, L. M., &amp; Diederich, A. (2012). The 2N-ary choice tree model for n-alternative preferential choice. </w:t>
      </w:r>
      <w:r w:rsidRPr="00E53719">
        <w:rPr>
          <w:i/>
          <w:lang w:val="en-GB"/>
        </w:rPr>
        <w:t>Frontiers in Psychology</w:t>
      </w:r>
      <w:r w:rsidRPr="00E53719">
        <w:rPr>
          <w:lang w:val="en-GB"/>
        </w:rPr>
        <w:t xml:space="preserve">, </w:t>
      </w:r>
      <w:r w:rsidRPr="00E53719">
        <w:rPr>
          <w:i/>
          <w:lang w:val="en-GB"/>
        </w:rPr>
        <w:t>3</w:t>
      </w:r>
      <w:r w:rsidRPr="00E53719">
        <w:rPr>
          <w:lang w:val="en-GB"/>
        </w:rPr>
        <w:t>, 189.</w:t>
      </w:r>
      <w:bookmarkStart w:id="253" w:name="ref-wollschlager20122n"/>
      <w:bookmarkEnd w:id="253"/>
    </w:p>
    <w:p w14:paraId="7DC12B20" w14:textId="77777777" w:rsidR="00B76BF1" w:rsidRPr="00E53719" w:rsidRDefault="00C418A2">
      <w:pPr>
        <w:pStyle w:val="HangingIndent"/>
        <w:rPr>
          <w:lang w:val="en-GB"/>
        </w:rPr>
      </w:pPr>
      <w:r w:rsidRPr="00E53719">
        <w:rPr>
          <w:lang w:val="en-GB"/>
        </w:rPr>
        <w:t xml:space="preserve">Yarkoni, T., &amp; Westfall, J. (2016). </w:t>
      </w:r>
      <w:r w:rsidRPr="00E53719">
        <w:rPr>
          <w:i/>
          <w:lang w:val="en-GB"/>
        </w:rPr>
        <w:t>Bambi: A simple interface for fitting Bayesian mixed effects models</w:t>
      </w:r>
      <w:r w:rsidRPr="00E53719">
        <w:rPr>
          <w:lang w:val="en-GB"/>
        </w:rPr>
        <w:t xml:space="preserve">. </w:t>
      </w:r>
      <w:hyperlink r:id="rId42">
        <w:r w:rsidRPr="00E53719">
          <w:rPr>
            <w:rStyle w:val="Hyperlink"/>
            <w:lang w:val="en-GB"/>
          </w:rPr>
          <w:t>https://doi.org/10.31219/osf.io/rv7sn</w:t>
        </w:r>
      </w:hyperlink>
      <w:r w:rsidRPr="00E53719">
        <w:rPr>
          <w:lang w:val="en-GB"/>
        </w:rPr>
        <w:br w:type="page"/>
      </w:r>
    </w:p>
    <w:p w14:paraId="76A05A91" w14:textId="77777777" w:rsidR="00B76BF1" w:rsidRPr="00E53719" w:rsidRDefault="00C418A2">
      <w:pPr>
        <w:pStyle w:val="Heading1"/>
        <w:rPr>
          <w:lang w:val="en-GB"/>
        </w:rPr>
      </w:pPr>
      <w:r w:rsidRPr="00E53719">
        <w:rPr>
          <w:lang w:val="en-GB"/>
        </w:rPr>
        <w:lastRenderedPageBreak/>
        <w:t>Supplementary Information</w:t>
      </w:r>
    </w:p>
    <w:p w14:paraId="00BF54E8" w14:textId="77777777" w:rsidR="00B76BF1" w:rsidRPr="00E53719" w:rsidRDefault="00C418A2">
      <w:pPr>
        <w:pStyle w:val="Heading2"/>
        <w:rPr>
          <w:lang w:val="en-GB"/>
        </w:rPr>
      </w:pPr>
      <w:r w:rsidRPr="00E53719">
        <w:rPr>
          <w:lang w:val="en-GB"/>
        </w:rPr>
        <w:t>Additional eye movement analyses</w:t>
      </w:r>
    </w:p>
    <w:p w14:paraId="4728EEDF" w14:textId="77777777" w:rsidR="00B76BF1" w:rsidRPr="00E53719" w:rsidRDefault="00B76BF1">
      <w:pPr>
        <w:pStyle w:val="BodyText"/>
        <w:rPr>
          <w:lang w:val="en-GB"/>
        </w:rPr>
      </w:pPr>
    </w:p>
    <w:p w14:paraId="0860A966" w14:textId="77777777" w:rsidR="00B76BF1" w:rsidRPr="00E53719" w:rsidRDefault="00C418A2">
      <w:pPr>
        <w:pStyle w:val="CaptionedFigure"/>
        <w:spacing w:line="360" w:lineRule="auto"/>
        <w:jc w:val="center"/>
        <w:rPr>
          <w:lang w:val="en-GB"/>
        </w:rPr>
      </w:pPr>
      <w:bookmarkStart w:id="254" w:name="fig%252525253Adwell-data-timebinned"/>
      <w:r w:rsidRPr="00E53719">
        <w:rPr>
          <w:noProof/>
          <w:lang w:val="en-GB"/>
        </w:rPr>
        <w:drawing>
          <wp:inline distT="0" distB="0" distL="0" distR="0" wp14:anchorId="79F185F8" wp14:editId="41AD6ABD">
            <wp:extent cx="5334000" cy="1993900"/>
            <wp:effectExtent l="0" t="0" r="0" b="0"/>
            <wp:docPr id="6" name="Image5" descr="Distribution of gaze over the course of the trial depending on stimulus characteristics. Each panel shows the average dwell towards AOIs for a given stimulus feature (e.g., horizontal and vertical position) across five time-bins. Data is shown separately for attraction (a-f) and compromise (g-l) tria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Distribution of gaze over the course of the trial depending on stimulus characteristics. Each panel shows the average dwell towards AOIs for a given stimulus feature (e.g., horizontal and vertical position) across five time-bins. Data is shown separately for attraction (a-f) and compromise (g-l) trials. "/>
                    <pic:cNvPicPr>
                      <a:picLocks noChangeAspect="1" noChangeArrowheads="1"/>
                    </pic:cNvPicPr>
                  </pic:nvPicPr>
                  <pic:blipFill>
                    <a:blip r:embed="rId43"/>
                    <a:stretch>
                      <a:fillRect/>
                    </a:stretch>
                  </pic:blipFill>
                  <pic:spPr bwMode="auto">
                    <a:xfrm>
                      <a:off x="0" y="0"/>
                      <a:ext cx="5334000" cy="1993900"/>
                    </a:xfrm>
                    <a:prstGeom prst="rect">
                      <a:avLst/>
                    </a:prstGeom>
                  </pic:spPr>
                </pic:pic>
              </a:graphicData>
            </a:graphic>
          </wp:inline>
        </w:drawing>
      </w:r>
      <w:bookmarkEnd w:id="254"/>
    </w:p>
    <w:p w14:paraId="7F4F5876" w14:textId="77777777" w:rsidR="00B76BF1" w:rsidRPr="00E53719" w:rsidRDefault="00C418A2">
      <w:pPr>
        <w:pStyle w:val="ImageCaption"/>
        <w:spacing w:line="276" w:lineRule="auto"/>
        <w:rPr>
          <w:lang w:val="en-GB"/>
        </w:rPr>
      </w:pPr>
      <w:r w:rsidRPr="00E53719">
        <w:rPr>
          <w:b/>
          <w:lang w:val="en-GB"/>
        </w:rPr>
        <w:t>Supplemental Figure 1. Distribution of gaze over the course of the trial depending on stimulus characteristics.</w:t>
      </w:r>
      <w:r w:rsidRPr="00E53719">
        <w:rPr>
          <w:lang w:val="en-GB"/>
        </w:rPr>
        <w:t xml:space="preserve"> Each panel shows the average dwell towards AOIs for a given stimulus feature (e.g., horizontal and vertical position) across five time-bins. Data is shown separately for attraction </w:t>
      </w:r>
      <w:r w:rsidRPr="00E53719">
        <w:rPr>
          <w:b/>
          <w:lang w:val="en-GB"/>
        </w:rPr>
        <w:t>(a-f)</w:t>
      </w:r>
      <w:r w:rsidRPr="00E53719">
        <w:rPr>
          <w:lang w:val="en-GB"/>
        </w:rPr>
        <w:t xml:space="preserve"> and compromise </w:t>
      </w:r>
      <w:r w:rsidRPr="00E53719">
        <w:rPr>
          <w:b/>
          <w:lang w:val="en-GB"/>
        </w:rPr>
        <w:t>(g-l)</w:t>
      </w:r>
      <w:r w:rsidRPr="00E53719">
        <w:rPr>
          <w:lang w:val="en-GB"/>
        </w:rPr>
        <w:t xml:space="preserve"> trials. </w:t>
      </w:r>
    </w:p>
    <w:p w14:paraId="22019FBB" w14:textId="77777777" w:rsidR="00B76BF1" w:rsidRPr="00E53719" w:rsidRDefault="00B76BF1">
      <w:pPr>
        <w:pStyle w:val="Heading3"/>
        <w:ind w:firstLine="737"/>
        <w:rPr>
          <w:lang w:val="en-GB"/>
        </w:rPr>
      </w:pPr>
    </w:p>
    <w:p w14:paraId="33597BF6" w14:textId="77777777" w:rsidR="00B76BF1" w:rsidRPr="00E53719" w:rsidRDefault="00C418A2">
      <w:pPr>
        <w:pStyle w:val="Heading3"/>
        <w:rPr>
          <w:lang w:val="en-GB"/>
        </w:rPr>
      </w:pPr>
      <w:r w:rsidRPr="00E53719">
        <w:rPr>
          <w:lang w:val="en-GB"/>
        </w:rPr>
        <w:t>Regression analyses of gaze behaviour</w:t>
      </w:r>
    </w:p>
    <w:p w14:paraId="0AF55A99" w14:textId="231A354F" w:rsidR="00B76BF1" w:rsidRPr="00E53719" w:rsidRDefault="00C418A2">
      <w:pPr>
        <w:pStyle w:val="FirstParagraph"/>
        <w:rPr>
          <w:lang w:val="en-GB"/>
        </w:rPr>
      </w:pPr>
      <w:r w:rsidRPr="00E53719">
        <w:rPr>
          <w:lang w:val="en-GB"/>
        </w:rPr>
        <w:t xml:space="preserve">We performed two linear mixed effects regressions of total dwell time towards an AOI in each trial, separate for attraction and compromise trials (Supplemental Figure </w:t>
      </w:r>
      <w:hyperlink w:anchor="fig:dwell-data-timebinned">
        <w:r w:rsidRPr="00E53719">
          <w:rPr>
            <w:rStyle w:val="Hyperlink"/>
            <w:rFonts w:eastAsia="Cambria"/>
            <w:lang w:val="en-GB"/>
          </w:rPr>
          <w:t>1</w:t>
        </w:r>
      </w:hyperlink>
      <w:r w:rsidRPr="00E53719">
        <w:rPr>
          <w:lang w:val="en-GB"/>
        </w:rPr>
        <w:t xml:space="preserve">). In the first ("full trial") model, the dependent variable was total dwell time towards an AOI across the full trial. This model used the following predictors: Vertical position (row, centred: -0.5 = top row, +0.5, bottom row), horizontal position (column, centred: -1 = left, 0 = </w:t>
      </w:r>
      <w:ins w:id="255" w:author="Felix Molter" w:date="2021-01-20T16:20:00Z">
        <w:r w:rsidR="00DD2C73" w:rsidRPr="00E53719">
          <w:rPr>
            <w:lang w:val="en-GB"/>
          </w:rPr>
          <w:t>centre</w:t>
        </w:r>
      </w:ins>
      <w:r w:rsidRPr="00E53719">
        <w:rPr>
          <w:lang w:val="en-GB"/>
        </w:rPr>
        <w:t xml:space="preserve">, +1 = right), attribute (dummy coding probability attribute </w:t>
      </w:r>
      <m:oMath>
        <m:r>
          <w:rPr>
            <w:rFonts w:ascii="Cambria Math" w:hAnsi="Cambria Math"/>
            <w:lang w:val="en-GB"/>
          </w:rPr>
          <m:t>p</m:t>
        </m:r>
      </m:oMath>
      <w:r w:rsidRPr="00E53719">
        <w:rPr>
          <w:lang w:val="en-GB"/>
        </w:rPr>
        <w:t xml:space="preserve">), within dimension attribute rank (centred, -1 = worst, 0 = intermediate, +1 = best on attribute), target (dummy coded), decoy (dummy coded) and a dummy coded predictor for the ultimately chosen alternative. For the second model, we partitioned the dwell-data into five equally sized time-bins. The dependent variable in this model then was total dwell time towards an AOI within a time-bin. This model included the same predictors as the "full trial" model. Crucially, it also included interaction terms for each predictor </w:t>
      </w:r>
      <w:r w:rsidRPr="00E53719">
        <w:rPr>
          <w:lang w:val="en-GB"/>
        </w:rPr>
        <w:lastRenderedPageBreak/>
        <w:t>with the time-bin variable, and time-bin as additional predictor. Both models included random intercepts and slopes for each participant. Bayesian posterior distributions of the regression weights were estimated using the bambi Python library (Yarkoni &amp; Westfall, 2016), with default priors (Westfall, 2017), sampling four chains with 2000 samples each, after a tuning phase of 500 samples. Convergence was diagnosed visually and by means of the Gelman-Rubin statistic (</w:t>
      </w:r>
      <m:oMath>
        <m:acc>
          <m:accPr>
            <m:chr m:val="^"/>
            <m:ctrlPr>
              <w:rPr>
                <w:rFonts w:ascii="Cambria Math" w:hAnsi="Cambria Math"/>
                <w:lang w:val="en-GB"/>
              </w:rPr>
            </m:ctrlPr>
          </m:accPr>
          <m:e>
            <m:r>
              <w:rPr>
                <w:rFonts w:ascii="Cambria Math" w:hAnsi="Cambria Math"/>
                <w:lang w:val="en-GB"/>
              </w:rPr>
              <m:t>R</m:t>
            </m:r>
          </m:e>
        </m:acc>
        <m:r>
          <w:rPr>
            <w:rFonts w:ascii="Cambria Math" w:hAnsi="Cambria Math"/>
            <w:lang w:val="en-GB"/>
          </w:rPr>
          <m:t>≤1.05</m:t>
        </m:r>
      </m:oMath>
      <w:r w:rsidRPr="00E53719">
        <w:rPr>
          <w:lang w:val="en-GB"/>
        </w:rPr>
        <w:t xml:space="preserve"> for all chains).</w:t>
      </w:r>
    </w:p>
    <w:p w14:paraId="01A144FA" w14:textId="4E3DA038" w:rsidR="00B76BF1" w:rsidRPr="00E53719" w:rsidRDefault="00C418A2">
      <w:pPr>
        <w:pStyle w:val="BodyText"/>
        <w:rPr>
          <w:lang w:val="en-GB"/>
        </w:rPr>
      </w:pPr>
      <w:r w:rsidRPr="00E53719">
        <w:rPr>
          <w:lang w:val="en-GB"/>
        </w:rPr>
        <w:t xml:space="preserve">Regression weight estimates are shown in Supplemental Figure </w:t>
      </w:r>
      <w:hyperlink w:anchor="fig:dwell-regression-weights">
        <w:r w:rsidRPr="00E53719">
          <w:rPr>
            <w:rStyle w:val="Hyperlink"/>
            <w:rFonts w:eastAsia="Cambria"/>
            <w:lang w:val="en-GB"/>
          </w:rPr>
          <w:t>2</w:t>
        </w:r>
      </w:hyperlink>
      <w:r w:rsidRPr="00E53719">
        <w:rPr>
          <w:lang w:val="en-GB"/>
        </w:rPr>
        <w:t xml:space="preserve">. Across the trial, we find strong effects of position on dwell time, so that dwell times towards the top and left were longer. Significant negative interaction effects of the row and column predictors with time showed that these effects diminish across the trial. We also find a gaze-cascade effect (Mullett &amp; Stewart, 2016; Shimojo, Simion, Shimojo, &amp; Scheier, 2003), where dwell times to AOIs belonging to the ultimately chosen alternative are longer across the trial (and increasingly so throughout the trial, indicated by the positive interaction term with time). Dwell times to decoys decreased significantly during the trial, and across the full trial, dwell times to decoys were shorter than other alternatives. Similarly, dwell times towards probability attributes </w:t>
      </w:r>
      <m:oMath>
        <m:r>
          <w:rPr>
            <w:rFonts w:ascii="Cambria Math" w:hAnsi="Cambria Math"/>
            <w:lang w:val="en-GB"/>
          </w:rPr>
          <m:t>p</m:t>
        </m:r>
      </m:oMath>
      <w:r w:rsidRPr="00E53719">
        <w:rPr>
          <w:lang w:val="en-GB"/>
        </w:rPr>
        <w:t xml:space="preserve"> shortened across the trial. Across the full trial, however, dwell times towards probability AOIs were not shorter than those to outcome AOIs. Finally, dwell times to target alternatives were longer across the trial in both compromise and attraction trials. In addition, this effect increased throughout the trial in compromise, but not in attraction trials. Note that these effects are independent of the effect of choice, as choice is a separate predictor in the model. We could not find an association between the attribute rank (being the worst, best, or intermediate item on an attribute) and dwell time.</w:t>
      </w:r>
    </w:p>
    <w:p w14:paraId="22DFD070" w14:textId="77777777" w:rsidR="00B76BF1" w:rsidRPr="00E53719" w:rsidRDefault="00C418A2">
      <w:pPr>
        <w:pStyle w:val="BodyText"/>
        <w:ind w:firstLine="0"/>
        <w:jc w:val="center"/>
        <w:rPr>
          <w:lang w:val="en-GB"/>
        </w:rPr>
      </w:pPr>
      <w:bookmarkStart w:id="256" w:name="fig%252525253Adwell-regression-weights"/>
      <w:r w:rsidRPr="00E53719">
        <w:rPr>
          <w:noProof/>
          <w:lang w:val="en-GB"/>
        </w:rPr>
        <w:lastRenderedPageBreak/>
        <w:drawing>
          <wp:inline distT="0" distB="0" distL="0" distR="0" wp14:anchorId="34E4A103" wp14:editId="4201CD73">
            <wp:extent cx="3251200" cy="2171700"/>
            <wp:effectExtent l="0" t="0" r="0" b="0"/>
            <wp:docPr id="7" name="Image6" descr="Weight estimates from regression analyses on absolute dwell. We performed two mixed-effects regression analyses of dwell towards each AOI onto stimulus properties: (a, c) Regressing the total dwell towards an AOI over a full trial onto AOI column, row, attribute rank (best, middle or worst value on the attribute), two dummy predictors coding alternative, attribute (probability or outcome) and whether the AOI belonged to the subsequently chosen alternative. (b, d) Second, we binned dwells in each trial into five time bins and added an interaction term with time for each predictor. The panels show the interaction term weights. Analyses were carried out separately for attraction (a, b) and compromise (c, d) trials. Regression models had random intercepts and slopes across participants. Points and intervals mark posterior mean estimates and associated \text{HDI}_{95\%} intervals (coloured green coloured if the interval excluded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Weight estimates from regression analyses on absolute dwell. We performed two mixed-effects regression analyses of dwell towards each AOI onto stimulus properties: (a, c) Regressing the total dwell towards an AOI over a full trial onto AOI column, row, attribute rank (best, middle or worst value on the attribute), two dummy predictors coding alternative, attribute (probability or outcome) and whether the AOI belonged to the subsequently chosen alternative. (b, d) Second, we binned dwells in each trial into five time bins and added an interaction term with time for each predictor. The panels show the interaction term weights. Analyses were carried out separately for attraction (a, b) and compromise (c, d) trials. Regression models had random intercepts and slopes across participants. Points and intervals mark posterior mean estimates and associated \text{HDI}_{95\%} intervals (coloured green coloured if the interval excluded 0). "/>
                    <pic:cNvPicPr>
                      <a:picLocks noChangeAspect="1" noChangeArrowheads="1"/>
                    </pic:cNvPicPr>
                  </pic:nvPicPr>
                  <pic:blipFill>
                    <a:blip r:embed="rId44"/>
                    <a:stretch>
                      <a:fillRect/>
                    </a:stretch>
                  </pic:blipFill>
                  <pic:spPr bwMode="auto">
                    <a:xfrm>
                      <a:off x="0" y="0"/>
                      <a:ext cx="3251200" cy="2171700"/>
                    </a:xfrm>
                    <a:prstGeom prst="rect">
                      <a:avLst/>
                    </a:prstGeom>
                  </pic:spPr>
                </pic:pic>
              </a:graphicData>
            </a:graphic>
          </wp:inline>
        </w:drawing>
      </w:r>
      <w:bookmarkEnd w:id="256"/>
    </w:p>
    <w:p w14:paraId="7F4C1334" w14:textId="62D4C094" w:rsidR="00B76BF1" w:rsidRPr="00E53719" w:rsidRDefault="00C418A2">
      <w:pPr>
        <w:pStyle w:val="ImageCaption"/>
        <w:spacing w:line="276" w:lineRule="auto"/>
        <w:rPr>
          <w:lang w:val="en-GB"/>
        </w:rPr>
      </w:pPr>
      <w:r w:rsidRPr="00E53719">
        <w:rPr>
          <w:b/>
          <w:lang w:val="en-GB"/>
        </w:rPr>
        <w:t>Supplemental Figure 2. Weight estimates from regression analyses on absolute dwell times.</w:t>
      </w:r>
      <w:r w:rsidRPr="00E53719">
        <w:rPr>
          <w:lang w:val="en-GB"/>
        </w:rPr>
        <w:t xml:space="preserve"> We performed two mixed-effects regression analyses of dwell time towards each AOI onto stimulus properties: </w:t>
      </w:r>
      <w:r w:rsidRPr="00E53719">
        <w:rPr>
          <w:b/>
          <w:lang w:val="en-GB"/>
        </w:rPr>
        <w:t>(a, c)</w:t>
      </w:r>
      <w:r w:rsidRPr="00E53719">
        <w:rPr>
          <w:lang w:val="en-GB"/>
        </w:rPr>
        <w:t xml:space="preserve"> Regressing the total dwell time towards an AOI over a full trial onto AOI column, row, attribute rank (best, middle or worst value on the attribute), two dummy predictors coding alternative, attribute (probability or outcome) and whether the AOI belonged to the subsequently chosen alternative. </w:t>
      </w:r>
      <w:r w:rsidRPr="00E53719">
        <w:rPr>
          <w:b/>
          <w:lang w:val="en-GB"/>
        </w:rPr>
        <w:t>(b, d)</w:t>
      </w:r>
      <w:r w:rsidRPr="00E53719">
        <w:rPr>
          <w:lang w:val="en-GB"/>
        </w:rPr>
        <w:t xml:space="preserve"> Second, we binned dwell times</w:t>
      </w:r>
      <w:r w:rsidR="00D96B12" w:rsidRPr="00E53719">
        <w:rPr>
          <w:lang w:val="en-GB"/>
        </w:rPr>
        <w:t xml:space="preserve"> </w:t>
      </w:r>
      <w:r w:rsidRPr="00E53719">
        <w:rPr>
          <w:lang w:val="en-GB"/>
        </w:rPr>
        <w:t xml:space="preserve">in each trial into five time-bins and added an interaction term with time-bin for each predictor. The panels show the interaction term weights. Analyses were carried out separately for attraction </w:t>
      </w:r>
      <w:r w:rsidRPr="00E53719">
        <w:rPr>
          <w:b/>
          <w:lang w:val="en-GB"/>
        </w:rPr>
        <w:t>(a, b)</w:t>
      </w:r>
      <w:r w:rsidRPr="00E53719">
        <w:rPr>
          <w:lang w:val="en-GB"/>
        </w:rPr>
        <w:t xml:space="preserve"> and compromise </w:t>
      </w:r>
      <w:r w:rsidRPr="00E53719">
        <w:rPr>
          <w:b/>
          <w:lang w:val="en-GB"/>
        </w:rPr>
        <w:t>(c, d)</w:t>
      </w:r>
      <w:r w:rsidRPr="00E53719">
        <w:rPr>
          <w:lang w:val="en-GB"/>
        </w:rPr>
        <w:t xml:space="preserve"> trials. Regression models had random intercepts and slopes across participants. Points and intervals mark posterior mean estimates and associated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intervals (coloured green if the interval excluded 0</w:t>
      </w:r>
      <w:bookmarkStart w:id="257" w:name="regression-analyses-of-gaze-behaviour"/>
      <w:bookmarkEnd w:id="257"/>
      <w:r w:rsidRPr="00E53719">
        <w:rPr>
          <w:lang w:val="en-GB"/>
        </w:rPr>
        <w:t xml:space="preserve">). </w:t>
      </w:r>
    </w:p>
    <w:p w14:paraId="2489B847" w14:textId="77777777" w:rsidR="00B76BF1" w:rsidRPr="00E53719" w:rsidRDefault="00B76BF1">
      <w:pPr>
        <w:pStyle w:val="Heading3"/>
        <w:ind w:firstLine="737"/>
        <w:rPr>
          <w:lang w:val="en-GB"/>
        </w:rPr>
      </w:pPr>
    </w:p>
    <w:p w14:paraId="526F39C2" w14:textId="77777777" w:rsidR="00B76BF1" w:rsidRPr="00E53719" w:rsidRDefault="00C418A2">
      <w:pPr>
        <w:pStyle w:val="Heading3"/>
        <w:rPr>
          <w:lang w:val="en-GB"/>
        </w:rPr>
      </w:pPr>
      <w:r w:rsidRPr="00E53719">
        <w:rPr>
          <w:lang w:val="en-GB"/>
        </w:rPr>
        <w:t>Direction of information search</w:t>
      </w:r>
    </w:p>
    <w:p w14:paraId="1007A9A3" w14:textId="77777777" w:rsidR="00B76BF1" w:rsidRPr="00E53719" w:rsidRDefault="00C418A2">
      <w:pPr>
        <w:pStyle w:val="FirstParagraph"/>
        <w:rPr>
          <w:lang w:val="en-GB"/>
        </w:rPr>
      </w:pPr>
      <w:r w:rsidRPr="00E53719">
        <w:rPr>
          <w:lang w:val="en-GB"/>
        </w:rPr>
        <w:t xml:space="preserve">We further analysed participants’ direction of information search. Therefore, we counted the number of vertical (transitions within the same alternative), horizontal (within the same row, between alternatives) and diagonal (between rows and alternatives) transitions. On average, participants made over 7 horizontal transitions in attraction (mean </w:t>
      </w:r>
      <m:oMath>
        <m:r>
          <w:rPr>
            <w:rFonts w:ascii="Cambria Math" w:hAnsi="Cambria Math"/>
            <w:lang w:val="en-GB"/>
          </w:rPr>
          <m:t>±</m:t>
        </m:r>
      </m:oMath>
      <w:r w:rsidRPr="00E53719">
        <w:rPr>
          <w:lang w:val="en-GB"/>
        </w:rPr>
        <w:t xml:space="preserve"> s.d. = 7.28 </w:t>
      </w:r>
      <m:oMath>
        <m:r>
          <w:rPr>
            <w:rFonts w:ascii="Cambria Math" w:hAnsi="Cambria Math"/>
            <w:lang w:val="en-GB"/>
          </w:rPr>
          <m:t>±</m:t>
        </m:r>
      </m:oMath>
      <w:r w:rsidRPr="00E53719">
        <w:rPr>
          <w:lang w:val="en-GB"/>
        </w:rPr>
        <w:t xml:space="preserve"> 2.36) and compromise (mean </w:t>
      </w:r>
      <m:oMath>
        <m:r>
          <w:rPr>
            <w:rFonts w:ascii="Cambria Math" w:hAnsi="Cambria Math"/>
            <w:lang w:val="en-GB"/>
          </w:rPr>
          <m:t>±</m:t>
        </m:r>
      </m:oMath>
      <w:r w:rsidRPr="00E53719">
        <w:rPr>
          <w:lang w:val="en-GB"/>
        </w:rPr>
        <w:t xml:space="preserve"> s.d. = 7.29 </w:t>
      </w:r>
      <m:oMath>
        <m:r>
          <w:rPr>
            <w:rFonts w:ascii="Cambria Math" w:hAnsi="Cambria Math"/>
            <w:lang w:val="en-GB"/>
          </w:rPr>
          <m:t>±</m:t>
        </m:r>
      </m:oMath>
      <w:r w:rsidRPr="00E53719">
        <w:rPr>
          <w:lang w:val="en-GB"/>
        </w:rPr>
        <w:t xml:space="preserve"> 2.63) trials, with no meaningful difference between effects. Participants made, however, more vertical transitions in compromise trials (mean </w:t>
      </w:r>
      <m:oMath>
        <m:r>
          <w:rPr>
            <w:rFonts w:ascii="Cambria Math" w:hAnsi="Cambria Math"/>
            <w:lang w:val="en-GB"/>
          </w:rPr>
          <m:t>±</m:t>
        </m:r>
      </m:oMath>
      <w:r w:rsidRPr="00E53719">
        <w:rPr>
          <w:lang w:val="en-GB"/>
        </w:rPr>
        <w:t xml:space="preserve"> s.d. = 7.55 </w:t>
      </w:r>
      <m:oMath>
        <m:r>
          <w:rPr>
            <w:rFonts w:ascii="Cambria Math" w:hAnsi="Cambria Math"/>
            <w:lang w:val="en-GB"/>
          </w:rPr>
          <m:t>±</m:t>
        </m:r>
      </m:oMath>
      <w:r w:rsidRPr="00E53719">
        <w:rPr>
          <w:lang w:val="en-GB"/>
        </w:rPr>
        <w:t xml:space="preserve"> 3.11) than attraction trials (mean </w:t>
      </w:r>
      <m:oMath>
        <m:r>
          <w:rPr>
            <w:rFonts w:ascii="Cambria Math" w:hAnsi="Cambria Math"/>
            <w:lang w:val="en-GB"/>
          </w:rPr>
          <m:t>±</m:t>
        </m:r>
      </m:oMath>
      <w:r w:rsidRPr="00E53719">
        <w:rPr>
          <w:lang w:val="en-GB"/>
        </w:rPr>
        <w:t xml:space="preserve"> s.d. = 7.17 </w:t>
      </w:r>
      <m:oMath>
        <m:r>
          <w:rPr>
            <w:rFonts w:ascii="Cambria Math" w:hAnsi="Cambria Math"/>
            <w:lang w:val="en-GB"/>
          </w:rPr>
          <m:t>±</m:t>
        </m:r>
      </m:oMath>
      <w:r w:rsidRPr="00E53719">
        <w:rPr>
          <w:lang w:val="en-GB"/>
        </w:rPr>
        <w:t xml:space="preserve"> 3.06; mean difference = 0.39,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[0.11, 0.64], </w:t>
      </w:r>
      <m:oMath>
        <m:r>
          <w:rPr>
            <w:rFonts w:ascii="Cambria Math" w:hAnsi="Cambria Math"/>
            <w:lang w:val="en-GB"/>
          </w:rPr>
          <m:t>d</m:t>
        </m:r>
      </m:oMath>
      <w:r w:rsidRPr="00E53719">
        <w:rPr>
          <w:lang w:val="en-GB"/>
        </w:rPr>
        <w:t xml:space="preserve"> = 0.49,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[0.13, 0.82]). The number of diagonal transitions was lower overall, </w:t>
      </w:r>
      <w:r w:rsidRPr="00E53719">
        <w:rPr>
          <w:lang w:val="en-GB"/>
        </w:rPr>
        <w:lastRenderedPageBreak/>
        <w:t xml:space="preserve">but higher in attraction (mean </w:t>
      </w:r>
      <m:oMath>
        <m:r>
          <w:rPr>
            <w:rFonts w:ascii="Cambria Math" w:hAnsi="Cambria Math"/>
            <w:lang w:val="en-GB"/>
          </w:rPr>
          <m:t>±</m:t>
        </m:r>
      </m:oMath>
      <w:r w:rsidRPr="00E53719">
        <w:rPr>
          <w:lang w:val="en-GB"/>
        </w:rPr>
        <w:t xml:space="preserve"> s.d. = 2.88 </w:t>
      </w:r>
      <m:oMath>
        <m:r>
          <w:rPr>
            <w:rFonts w:ascii="Cambria Math" w:hAnsi="Cambria Math"/>
            <w:lang w:val="en-GB"/>
          </w:rPr>
          <m:t>±</m:t>
        </m:r>
      </m:oMath>
      <w:r w:rsidRPr="00E53719">
        <w:rPr>
          <w:lang w:val="en-GB"/>
        </w:rPr>
        <w:t xml:space="preserve"> 1.18) than compromise trials (mean </w:t>
      </w:r>
      <m:oMath>
        <m:r>
          <w:rPr>
            <w:rFonts w:ascii="Cambria Math" w:hAnsi="Cambria Math"/>
            <w:lang w:val="en-GB"/>
          </w:rPr>
          <m:t>±</m:t>
        </m:r>
      </m:oMath>
      <w:r w:rsidRPr="00E53719">
        <w:rPr>
          <w:lang w:val="en-GB"/>
        </w:rPr>
        <w:t xml:space="preserve"> s.d. = 2.72 </w:t>
      </w:r>
      <m:oMath>
        <m:r>
          <w:rPr>
            <w:rFonts w:ascii="Cambria Math" w:hAnsi="Cambria Math"/>
            <w:lang w:val="en-GB"/>
          </w:rPr>
          <m:t>±</m:t>
        </m:r>
      </m:oMath>
      <w:r w:rsidRPr="00E53719">
        <w:rPr>
          <w:lang w:val="en-GB"/>
        </w:rPr>
        <w:t xml:space="preserve"> 1.31; mean difference = 0.19,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[0.06, 0.32], </w:t>
      </w:r>
      <m:oMath>
        <m:r>
          <w:rPr>
            <w:rFonts w:ascii="Cambria Math" w:hAnsi="Cambria Math"/>
            <w:lang w:val="en-GB"/>
          </w:rPr>
          <m:t>d</m:t>
        </m:r>
      </m:oMath>
      <w:r w:rsidRPr="00E53719">
        <w:rPr>
          <w:lang w:val="en-GB"/>
        </w:rPr>
        <w:t xml:space="preserve"> = 0.62,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[0.14, 1.17]).</w:t>
      </w:r>
    </w:p>
    <w:p w14:paraId="110383BF" w14:textId="77777777" w:rsidR="00B76BF1" w:rsidRPr="00E53719" w:rsidRDefault="00C418A2">
      <w:pPr>
        <w:pStyle w:val="BodyText"/>
        <w:rPr>
          <w:lang w:val="en-GB"/>
        </w:rPr>
      </w:pPr>
      <w:r w:rsidRPr="00E53719">
        <w:rPr>
          <w:lang w:val="en-GB"/>
        </w:rPr>
        <w:t>While vertical transitions always translate to transitions "within alternative", horizontal transitions are not necessarily always "within attribute", since the attribute positions of each alternative were random in the task. We therefore recoded transitions as "within alternative", "within attribute" and "between alternatives and attributes" and computed the Payne Index (Payne, 1976) for each trial as:</w:t>
      </w:r>
    </w:p>
    <w:p w14:paraId="4EE1EC56" w14:textId="77777777" w:rsidR="00B76BF1" w:rsidRPr="00E53719" w:rsidRDefault="00C418A2">
      <w:pPr>
        <w:pStyle w:val="BodyText"/>
        <w:ind w:firstLine="0"/>
        <w:jc w:val="center"/>
        <w:rPr>
          <w:lang w:val="en-GB"/>
        </w:rPr>
      </w:pPr>
      <m:oMathPara>
        <m:oMathParaPr>
          <m:jc m:val="center"/>
        </m:oMathParaPr>
        <m:oMath>
          <m:r>
            <m:rPr>
              <m:lit/>
              <m:nor/>
            </m:rPr>
            <w:rPr>
              <w:rFonts w:ascii="Cambria Math" w:hAnsi="Cambria Math"/>
              <w:lang w:val="en-GB"/>
            </w:rPr>
            <m:t>Payne Index</m:t>
          </m:r>
          <m:r>
            <w:rPr>
              <w:rFonts w:ascii="Cambria Math" w:hAnsi="Cambria Math"/>
              <w:lang w:val="en-GB"/>
            </w:rPr>
            <m: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alt.</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att.</m:t>
                  </m:r>
                </m:sub>
              </m:sSub>
            </m:num>
            <m:den>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alt.</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att.</m:t>
                  </m:r>
                </m:sub>
              </m:sSub>
            </m:den>
          </m:f>
        </m:oMath>
      </m:oMathPara>
    </w:p>
    <w:p w14:paraId="12D3FACA" w14:textId="1EE5C008" w:rsidR="00B76BF1" w:rsidRPr="00E53719" w:rsidRDefault="00C418A2" w:rsidP="00134A05">
      <w:pPr>
        <w:pStyle w:val="FirstParagraph"/>
        <w:rPr>
          <w:lang w:val="en-GB"/>
        </w:rPr>
      </w:pPr>
      <w:r w:rsidRPr="00E53719">
        <w:rPr>
          <w:lang w:val="en-GB"/>
        </w:rPr>
        <w:t xml:space="preserve">A more positive value on the index indicates more processing within alternatives, whereas more negative values indicate more processing between alternatives, within the same attribute dimension. Overall, the average Payne Index was slightly positive for both attraction (mean </w:t>
      </w:r>
      <m:oMath>
        <m:r>
          <w:rPr>
            <w:rFonts w:ascii="Cambria Math" w:hAnsi="Cambria Math"/>
            <w:lang w:val="en-GB"/>
          </w:rPr>
          <m:t>±</m:t>
        </m:r>
      </m:oMath>
      <w:r w:rsidRPr="00E53719">
        <w:rPr>
          <w:lang w:val="en-GB"/>
        </w:rPr>
        <w:t xml:space="preserve"> s.d. = 0.10 </w:t>
      </w:r>
      <m:oMath>
        <m:r>
          <w:rPr>
            <w:rFonts w:ascii="Cambria Math" w:hAnsi="Cambria Math"/>
            <w:lang w:val="en-GB"/>
          </w:rPr>
          <m:t>±</m:t>
        </m:r>
      </m:oMath>
      <w:r w:rsidRPr="00E53719">
        <w:rPr>
          <w:lang w:val="en-GB"/>
        </w:rPr>
        <w:t xml:space="preserve"> 0.16) and compromise trials (mean </w:t>
      </w:r>
      <m:oMath>
        <m:r>
          <w:rPr>
            <w:rFonts w:ascii="Cambria Math" w:hAnsi="Cambria Math"/>
            <w:lang w:val="en-GB"/>
          </w:rPr>
          <m:t>±</m:t>
        </m:r>
      </m:oMath>
      <w:r w:rsidRPr="00E53719">
        <w:rPr>
          <w:lang w:val="en-GB"/>
        </w:rPr>
        <w:t xml:space="preserve"> s.d. = 0.14 </w:t>
      </w:r>
      <m:oMath>
        <m:r>
          <w:rPr>
            <w:rFonts w:ascii="Cambria Math" w:hAnsi="Cambria Math"/>
            <w:lang w:val="en-GB"/>
          </w:rPr>
          <m:t>±</m:t>
        </m:r>
      </m:oMath>
      <w:r w:rsidRPr="00E53719">
        <w:rPr>
          <w:lang w:val="en-GB"/>
        </w:rPr>
        <w:t xml:space="preserve"> 0.18), suggesting a mixture of within-alternative and within-attribute processing, with slightly more processing within alternatives. It was, however, lower in attraction trials (mean difference = 0.04,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[0.01, 0.06], </w:t>
      </w:r>
      <m:oMath>
        <m:r>
          <w:rPr>
            <w:rFonts w:ascii="Cambria Math" w:hAnsi="Cambria Math"/>
            <w:lang w:val="en-GB"/>
          </w:rPr>
          <m:t>d</m:t>
        </m:r>
      </m:oMath>
      <w:r w:rsidRPr="00E53719">
        <w:rPr>
          <w:lang w:val="en-GB"/>
        </w:rPr>
        <w:t xml:space="preserve"> = 0.51,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[0.17, 0.88]), implying comparably more processing between alternatives in attraction trials.</w:t>
      </w:r>
      <w:bookmarkStart w:id="258" w:name="sup%252525253Aeye-movement-analyses"/>
      <w:bookmarkStart w:id="259" w:name="direction-of-information-search"/>
      <w:bookmarkEnd w:id="258"/>
      <w:bookmarkEnd w:id="259"/>
    </w:p>
    <w:p w14:paraId="6948CB9B" w14:textId="77777777" w:rsidR="00B76BF1" w:rsidRPr="00E53719" w:rsidRDefault="00C418A2">
      <w:pPr>
        <w:pStyle w:val="Heading2"/>
        <w:rPr>
          <w:lang w:val="en-GB"/>
        </w:rPr>
      </w:pPr>
      <w:r w:rsidRPr="00E53719">
        <w:rPr>
          <w:lang w:val="en-GB"/>
        </w:rPr>
        <w:br w:type="page"/>
      </w:r>
    </w:p>
    <w:p w14:paraId="28B7EA4D" w14:textId="77777777" w:rsidR="00B76BF1" w:rsidRPr="00E53719" w:rsidRDefault="00C418A2">
      <w:pPr>
        <w:pStyle w:val="Heading2"/>
        <w:rPr>
          <w:lang w:val="en-GB"/>
        </w:rPr>
      </w:pPr>
      <w:r w:rsidRPr="00E53719">
        <w:rPr>
          <w:lang w:val="en-GB"/>
        </w:rPr>
        <w:lastRenderedPageBreak/>
        <w:t>GLA parameter estimates</w:t>
      </w:r>
    </w:p>
    <w:p w14:paraId="32A46284" w14:textId="77777777" w:rsidR="00B76BF1" w:rsidRPr="00E53719" w:rsidRDefault="00B76BF1" w:rsidP="00A55B18">
      <w:pPr>
        <w:pStyle w:val="TableCaption"/>
        <w:spacing w:line="360" w:lineRule="auto"/>
        <w:ind w:firstLine="0"/>
        <w:rPr>
          <w:b/>
          <w:lang w:val="en-GB"/>
        </w:rPr>
      </w:pPr>
    </w:p>
    <w:tbl>
      <w:tblPr>
        <w:tblStyle w:val="Table"/>
        <w:tblW w:w="6437" w:type="dxa"/>
        <w:jc w:val="center"/>
        <w:tblInd w:w="0" w:type="dxa"/>
        <w:tblLook w:val="0020" w:firstRow="1" w:lastRow="0" w:firstColumn="0" w:lastColumn="0" w:noHBand="0" w:noVBand="0"/>
      </w:tblPr>
      <w:tblGrid>
        <w:gridCol w:w="434"/>
        <w:gridCol w:w="934"/>
        <w:gridCol w:w="807"/>
        <w:gridCol w:w="807"/>
        <w:gridCol w:w="832"/>
        <w:gridCol w:w="832"/>
        <w:gridCol w:w="832"/>
        <w:gridCol w:w="959"/>
      </w:tblGrid>
      <w:tr w:rsidR="00B76BF1" w:rsidRPr="00E53719" w14:paraId="67006651" w14:textId="77777777" w:rsidTr="00A55B18">
        <w:trPr>
          <w:trHeight w:val="348"/>
          <w:jc w:val="center"/>
        </w:trPr>
        <w:tc>
          <w:tcPr>
            <w:tcW w:w="0" w:type="auto"/>
            <w:tcBorders>
              <w:bottom w:val="single" w:sz="6" w:space="0" w:color="000000"/>
            </w:tcBorders>
          </w:tcPr>
          <w:p w14:paraId="676433EC" w14:textId="77777777" w:rsidR="00B76BF1" w:rsidRPr="00E53719" w:rsidRDefault="00B76BF1" w:rsidP="00134A05">
            <w:pPr>
              <w:widowControl w:val="0"/>
              <w:rPr>
                <w:rFonts w:eastAsia="Cambria"/>
                <w:lang w:val="en-GB"/>
              </w:rPr>
            </w:pPr>
          </w:p>
        </w:tc>
        <w:tc>
          <w:tcPr>
            <w:tcW w:w="0" w:type="auto"/>
            <w:tcBorders>
              <w:bottom w:val="single" w:sz="6" w:space="0" w:color="000000"/>
            </w:tcBorders>
          </w:tcPr>
          <w:p w14:paraId="0A28DA0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mean</w:t>
            </w:r>
          </w:p>
        </w:tc>
        <w:tc>
          <w:tcPr>
            <w:tcW w:w="0" w:type="auto"/>
            <w:tcBorders>
              <w:bottom w:val="single" w:sz="6" w:space="0" w:color="000000"/>
            </w:tcBorders>
          </w:tcPr>
          <w:p w14:paraId="5C3FEFBD"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SD</w:t>
            </w:r>
          </w:p>
        </w:tc>
        <w:tc>
          <w:tcPr>
            <w:tcW w:w="0" w:type="auto"/>
            <w:tcBorders>
              <w:bottom w:val="single" w:sz="6" w:space="0" w:color="000000"/>
            </w:tcBorders>
          </w:tcPr>
          <w:p w14:paraId="1BDD1947"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min</w:t>
            </w:r>
          </w:p>
        </w:tc>
        <w:tc>
          <w:tcPr>
            <w:tcW w:w="0" w:type="auto"/>
            <w:tcBorders>
              <w:bottom w:val="single" w:sz="6" w:space="0" w:color="000000"/>
            </w:tcBorders>
          </w:tcPr>
          <w:p w14:paraId="0C1F76B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25%</w:t>
            </w:r>
          </w:p>
        </w:tc>
        <w:tc>
          <w:tcPr>
            <w:tcW w:w="0" w:type="auto"/>
            <w:tcBorders>
              <w:bottom w:val="single" w:sz="6" w:space="0" w:color="000000"/>
            </w:tcBorders>
          </w:tcPr>
          <w:p w14:paraId="2E18F2C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50%</w:t>
            </w:r>
          </w:p>
        </w:tc>
        <w:tc>
          <w:tcPr>
            <w:tcW w:w="0" w:type="auto"/>
            <w:tcBorders>
              <w:bottom w:val="single" w:sz="6" w:space="0" w:color="000000"/>
            </w:tcBorders>
          </w:tcPr>
          <w:p w14:paraId="0E25FEDB"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75%</w:t>
            </w:r>
          </w:p>
        </w:tc>
        <w:tc>
          <w:tcPr>
            <w:tcW w:w="0" w:type="auto"/>
            <w:tcBorders>
              <w:bottom w:val="single" w:sz="6" w:space="0" w:color="000000"/>
            </w:tcBorders>
          </w:tcPr>
          <w:p w14:paraId="62AECD21"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max</w:t>
            </w:r>
          </w:p>
        </w:tc>
      </w:tr>
      <w:tr w:rsidR="00B76BF1" w:rsidRPr="00E53719" w14:paraId="329AA6A1" w14:textId="77777777" w:rsidTr="00A55B18">
        <w:trPr>
          <w:trHeight w:val="348"/>
          <w:jc w:val="center"/>
        </w:trPr>
        <w:tc>
          <w:tcPr>
            <w:tcW w:w="0" w:type="auto"/>
          </w:tcPr>
          <w:p w14:paraId="156230E2" w14:textId="75B7E4B3"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α</w:t>
            </w:r>
          </w:p>
        </w:tc>
        <w:tc>
          <w:tcPr>
            <w:tcW w:w="0" w:type="auto"/>
          </w:tcPr>
          <w:p w14:paraId="72FA007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0.47</w:t>
            </w:r>
          </w:p>
        </w:tc>
        <w:tc>
          <w:tcPr>
            <w:tcW w:w="0" w:type="auto"/>
          </w:tcPr>
          <w:p w14:paraId="7BF03E6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0.35</w:t>
            </w:r>
          </w:p>
        </w:tc>
        <w:tc>
          <w:tcPr>
            <w:tcW w:w="0" w:type="auto"/>
          </w:tcPr>
          <w:p w14:paraId="4A95D9CB"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0.05</w:t>
            </w:r>
          </w:p>
        </w:tc>
        <w:tc>
          <w:tcPr>
            <w:tcW w:w="0" w:type="auto"/>
          </w:tcPr>
          <w:p w14:paraId="71D11064"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0.25</w:t>
            </w:r>
          </w:p>
        </w:tc>
        <w:tc>
          <w:tcPr>
            <w:tcW w:w="0" w:type="auto"/>
          </w:tcPr>
          <w:p w14:paraId="7C6ECFC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0.37</w:t>
            </w:r>
          </w:p>
        </w:tc>
        <w:tc>
          <w:tcPr>
            <w:tcW w:w="0" w:type="auto"/>
          </w:tcPr>
          <w:p w14:paraId="4224E9AB"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0.61</w:t>
            </w:r>
          </w:p>
        </w:tc>
        <w:tc>
          <w:tcPr>
            <w:tcW w:w="0" w:type="auto"/>
          </w:tcPr>
          <w:p w14:paraId="1D2514C6"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1.67</w:t>
            </w:r>
          </w:p>
        </w:tc>
      </w:tr>
      <w:tr w:rsidR="00B76BF1" w:rsidRPr="00E53719" w14:paraId="760936E6" w14:textId="77777777" w:rsidTr="00A55B18">
        <w:trPr>
          <w:trHeight w:val="348"/>
          <w:jc w:val="center"/>
        </w:trPr>
        <w:tc>
          <w:tcPr>
            <w:tcW w:w="0" w:type="auto"/>
          </w:tcPr>
          <w:p w14:paraId="71F738E4" w14:textId="5493BC21"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β</w:t>
            </w:r>
          </w:p>
        </w:tc>
        <w:tc>
          <w:tcPr>
            <w:tcW w:w="0" w:type="auto"/>
          </w:tcPr>
          <w:p w14:paraId="344E6AD4"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6.81</w:t>
            </w:r>
          </w:p>
        </w:tc>
        <w:tc>
          <w:tcPr>
            <w:tcW w:w="0" w:type="auto"/>
          </w:tcPr>
          <w:p w14:paraId="3F65255A"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9.87</w:t>
            </w:r>
          </w:p>
        </w:tc>
        <w:tc>
          <w:tcPr>
            <w:tcW w:w="0" w:type="auto"/>
          </w:tcPr>
          <w:p w14:paraId="2656BB79"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0.04</w:t>
            </w:r>
          </w:p>
        </w:tc>
        <w:tc>
          <w:tcPr>
            <w:tcW w:w="0" w:type="auto"/>
          </w:tcPr>
          <w:p w14:paraId="6862D94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1.13</w:t>
            </w:r>
          </w:p>
        </w:tc>
        <w:tc>
          <w:tcPr>
            <w:tcW w:w="0" w:type="auto"/>
          </w:tcPr>
          <w:p w14:paraId="3335C40B"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3.25</w:t>
            </w:r>
          </w:p>
        </w:tc>
        <w:tc>
          <w:tcPr>
            <w:tcW w:w="0" w:type="auto"/>
          </w:tcPr>
          <w:p w14:paraId="30AEB8A2"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8.04</w:t>
            </w:r>
          </w:p>
        </w:tc>
        <w:tc>
          <w:tcPr>
            <w:tcW w:w="0" w:type="auto"/>
          </w:tcPr>
          <w:p w14:paraId="39EDE22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49.74</w:t>
            </w:r>
          </w:p>
        </w:tc>
      </w:tr>
      <w:tr w:rsidR="00B76BF1" w:rsidRPr="00E53719" w14:paraId="1B0C6754" w14:textId="77777777" w:rsidTr="00A55B18">
        <w:trPr>
          <w:trHeight w:val="348"/>
          <w:jc w:val="center"/>
        </w:trPr>
        <w:tc>
          <w:tcPr>
            <w:tcW w:w="0" w:type="auto"/>
          </w:tcPr>
          <w:p w14:paraId="5A8BFBC1" w14:textId="527C71D0"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γ</w:t>
            </w:r>
          </w:p>
        </w:tc>
        <w:tc>
          <w:tcPr>
            <w:tcW w:w="0" w:type="auto"/>
          </w:tcPr>
          <w:p w14:paraId="47461206"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0.81</w:t>
            </w:r>
          </w:p>
        </w:tc>
        <w:tc>
          <w:tcPr>
            <w:tcW w:w="0" w:type="auto"/>
          </w:tcPr>
          <w:p w14:paraId="662E5422"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0.25</w:t>
            </w:r>
          </w:p>
        </w:tc>
        <w:tc>
          <w:tcPr>
            <w:tcW w:w="0" w:type="auto"/>
          </w:tcPr>
          <w:p w14:paraId="1A5E8208"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0.22</w:t>
            </w:r>
          </w:p>
        </w:tc>
        <w:tc>
          <w:tcPr>
            <w:tcW w:w="0" w:type="auto"/>
          </w:tcPr>
          <w:p w14:paraId="36AF330A"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0.58</w:t>
            </w:r>
          </w:p>
        </w:tc>
        <w:tc>
          <w:tcPr>
            <w:tcW w:w="0" w:type="auto"/>
          </w:tcPr>
          <w:p w14:paraId="7A45E111"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1.0</w:t>
            </w:r>
          </w:p>
        </w:tc>
        <w:tc>
          <w:tcPr>
            <w:tcW w:w="0" w:type="auto"/>
          </w:tcPr>
          <w:p w14:paraId="65D85298"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1.0</w:t>
            </w:r>
          </w:p>
        </w:tc>
        <w:tc>
          <w:tcPr>
            <w:tcW w:w="0" w:type="auto"/>
          </w:tcPr>
          <w:p w14:paraId="36E57027"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1.0</w:t>
            </w:r>
          </w:p>
        </w:tc>
      </w:tr>
      <w:tr w:rsidR="00B76BF1" w:rsidRPr="00E53719" w14:paraId="27EBB876" w14:textId="77777777" w:rsidTr="00A55B18">
        <w:trPr>
          <w:trHeight w:val="348"/>
          <w:jc w:val="center"/>
        </w:trPr>
        <w:tc>
          <w:tcPr>
            <w:tcW w:w="0" w:type="auto"/>
          </w:tcPr>
          <w:p w14:paraId="45E4CF37" w14:textId="143EC031"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λ</w:t>
            </w:r>
          </w:p>
        </w:tc>
        <w:tc>
          <w:tcPr>
            <w:tcW w:w="0" w:type="auto"/>
          </w:tcPr>
          <w:p w14:paraId="75EE58AE"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0.29</w:t>
            </w:r>
          </w:p>
        </w:tc>
        <w:tc>
          <w:tcPr>
            <w:tcW w:w="0" w:type="auto"/>
          </w:tcPr>
          <w:p w14:paraId="53CCF409"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w:t>
            </w:r>
          </w:p>
        </w:tc>
        <w:tc>
          <w:tcPr>
            <w:tcW w:w="0" w:type="auto"/>
          </w:tcPr>
          <w:p w14:paraId="78BADB9A"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0.08</w:t>
            </w:r>
          </w:p>
        </w:tc>
        <w:tc>
          <w:tcPr>
            <w:tcW w:w="0" w:type="auto"/>
          </w:tcPr>
          <w:p w14:paraId="33879716"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0.14</w:t>
            </w:r>
          </w:p>
        </w:tc>
        <w:tc>
          <w:tcPr>
            <w:tcW w:w="0" w:type="auto"/>
          </w:tcPr>
          <w:p w14:paraId="73BBEF72"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0.23</w:t>
            </w:r>
          </w:p>
        </w:tc>
        <w:tc>
          <w:tcPr>
            <w:tcW w:w="0" w:type="auto"/>
          </w:tcPr>
          <w:p w14:paraId="0BDDDB0F"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0.46</w:t>
            </w:r>
          </w:p>
        </w:tc>
        <w:tc>
          <w:tcPr>
            <w:tcW w:w="0" w:type="auto"/>
          </w:tcPr>
          <w:p w14:paraId="59297EA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0.65</w:t>
            </w:r>
          </w:p>
        </w:tc>
      </w:tr>
      <w:tr w:rsidR="00B76BF1" w:rsidRPr="00E53719" w14:paraId="2B2E8FFA" w14:textId="77777777" w:rsidTr="00A55B18">
        <w:trPr>
          <w:trHeight w:val="348"/>
          <w:jc w:val="center"/>
        </w:trPr>
        <w:tc>
          <w:tcPr>
            <w:tcW w:w="0" w:type="auto"/>
          </w:tcPr>
          <w:p w14:paraId="191055C5" w14:textId="2A726D55"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θ</w:t>
            </w:r>
          </w:p>
        </w:tc>
        <w:tc>
          <w:tcPr>
            <w:tcW w:w="0" w:type="auto"/>
          </w:tcPr>
          <w:p w14:paraId="22B7244F"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0.69</w:t>
            </w:r>
          </w:p>
        </w:tc>
        <w:tc>
          <w:tcPr>
            <w:tcW w:w="0" w:type="auto"/>
          </w:tcPr>
          <w:p w14:paraId="66F8B7F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0.18</w:t>
            </w:r>
          </w:p>
        </w:tc>
        <w:tc>
          <w:tcPr>
            <w:tcW w:w="0" w:type="auto"/>
          </w:tcPr>
          <w:p w14:paraId="6EB5C987"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0.13</w:t>
            </w:r>
          </w:p>
        </w:tc>
        <w:tc>
          <w:tcPr>
            <w:tcW w:w="0" w:type="auto"/>
          </w:tcPr>
          <w:p w14:paraId="4F014198"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0.63</w:t>
            </w:r>
          </w:p>
        </w:tc>
        <w:tc>
          <w:tcPr>
            <w:tcW w:w="0" w:type="auto"/>
          </w:tcPr>
          <w:p w14:paraId="7E3E404D"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0.72</w:t>
            </w:r>
          </w:p>
        </w:tc>
        <w:tc>
          <w:tcPr>
            <w:tcW w:w="0" w:type="auto"/>
          </w:tcPr>
          <w:p w14:paraId="3535D33E"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0.83</w:t>
            </w:r>
          </w:p>
        </w:tc>
        <w:tc>
          <w:tcPr>
            <w:tcW w:w="0" w:type="auto"/>
          </w:tcPr>
          <w:p w14:paraId="6CF5C25E"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0.95</w:t>
            </w:r>
            <w:bookmarkStart w:id="260" w:name="tab%252525253Agla-estimates"/>
            <w:bookmarkEnd w:id="260"/>
          </w:p>
        </w:tc>
      </w:tr>
    </w:tbl>
    <w:p w14:paraId="34563F2A" w14:textId="54747EC7" w:rsidR="00B76BF1" w:rsidRPr="00E53719" w:rsidRDefault="00C418A2" w:rsidP="00A55B18">
      <w:pPr>
        <w:pStyle w:val="TableCaption"/>
        <w:spacing w:line="276" w:lineRule="auto"/>
        <w:ind w:firstLine="0"/>
        <w:rPr>
          <w:b/>
          <w:lang w:val="en-GB"/>
        </w:rPr>
      </w:pPr>
      <w:r w:rsidRPr="00E53719">
        <w:rPr>
          <w:b/>
          <w:lang w:val="en-GB"/>
        </w:rPr>
        <w:tab/>
        <w:t>Supplemental Table 1. Summary of GLA estimates.</w:t>
      </w:r>
      <w:r w:rsidRPr="00E53719">
        <w:rPr>
          <w:lang w:val="en-GB"/>
        </w:rPr>
        <w:t xml:space="preserve"> </w:t>
      </w:r>
      <m:oMath>
        <m:r>
          <w:rPr>
            <w:rFonts w:ascii="Cambria Math" w:hAnsi="Cambria Math"/>
            <w:lang w:val="en-GB"/>
          </w:rPr>
          <m:t>α</m:t>
        </m:r>
      </m:oMath>
      <w:r w:rsidRPr="00E53719">
        <w:rPr>
          <w:lang w:val="en-GB"/>
        </w:rPr>
        <w:t xml:space="preserve"> is the utility parameter. </w:t>
      </w:r>
      <m:oMath>
        <m:r>
          <w:rPr>
            <w:rFonts w:ascii="Cambria Math" w:hAnsi="Cambria Math"/>
            <w:lang w:val="en-GB"/>
          </w:rPr>
          <m:t>β</m:t>
        </m:r>
      </m:oMath>
      <w:r w:rsidRPr="00E53719">
        <w:rPr>
          <w:lang w:val="en-GB"/>
        </w:rPr>
        <w:t xml:space="preserve"> is the inverse temperature parameter of the choice rule (0 = random </w:t>
      </w:r>
      <w:proofErr w:type="gramStart"/>
      <w:r w:rsidRPr="00E53719">
        <w:rPr>
          <w:lang w:val="en-GB"/>
        </w:rPr>
        <w:t>choice).</w:t>
      </w:r>
      <w:proofErr w:type="gramEnd"/>
      <w:r w:rsidRPr="00E53719">
        <w:rPr>
          <w:lang w:val="en-GB"/>
        </w:rPr>
        <w:t xml:space="preserve"> </w:t>
      </w:r>
      <m:oMath>
        <m:r>
          <w:rPr>
            <w:rFonts w:ascii="Cambria Math" w:hAnsi="Cambria Math"/>
            <w:lang w:val="en-GB"/>
          </w:rPr>
          <m:t>γ</m:t>
        </m:r>
      </m:oMath>
      <w:r w:rsidRPr="00E53719">
        <w:rPr>
          <w:lang w:val="en-GB"/>
        </w:rPr>
        <w:t xml:space="preserve"> is the probability weighting parameter (1 = objective </w:t>
      </w:r>
      <w:proofErr w:type="gramStart"/>
      <w:r w:rsidRPr="00E53719">
        <w:rPr>
          <w:lang w:val="en-GB"/>
        </w:rPr>
        <w:t>probability weighting).</w:t>
      </w:r>
      <w:proofErr w:type="gramEnd"/>
      <w:r w:rsidRPr="00E53719">
        <w:rPr>
          <w:lang w:val="en-GB"/>
        </w:rPr>
        <w:t xml:space="preserve"> </w:t>
      </w:r>
      <m:oMath>
        <m:r>
          <w:rPr>
            <w:rFonts w:ascii="Cambria Math" w:hAnsi="Cambria Math"/>
            <w:lang w:val="en-GB"/>
          </w:rPr>
          <m:t>λ</m:t>
        </m:r>
      </m:oMath>
      <w:r w:rsidRPr="00E53719">
        <w:rPr>
          <w:lang w:val="en-GB"/>
        </w:rPr>
        <w:t xml:space="preserve"> is the leak parameter (0 = perfect memory, 1 = full leak of all previous </w:t>
      </w:r>
      <w:proofErr w:type="gramStart"/>
      <w:r w:rsidRPr="00E53719">
        <w:rPr>
          <w:lang w:val="en-GB"/>
        </w:rPr>
        <w:t>information).</w:t>
      </w:r>
      <w:proofErr w:type="gramEnd"/>
      <w:r w:rsidRPr="00E53719">
        <w:rPr>
          <w:lang w:val="en-GB"/>
        </w:rPr>
        <w:t xml:space="preserve"> </w:t>
      </w:r>
      <m:oMath>
        <m:r>
          <w:rPr>
            <w:rFonts w:ascii="Cambria Math" w:hAnsi="Cambria Math"/>
            <w:lang w:val="en-GB"/>
          </w:rPr>
          <m:t>θ</m:t>
        </m:r>
      </m:oMath>
      <w:r w:rsidRPr="00E53719">
        <w:rPr>
          <w:lang w:val="en-GB"/>
        </w:rPr>
        <w:t xml:space="preserve"> is the gaze-discount parameter (1 = no gaze-discount, 0 = maximum gaze-discount).</w:t>
      </w:r>
      <w:r w:rsidRPr="00E53719">
        <w:rPr>
          <w:lang w:val="en-GB"/>
        </w:rPr>
        <w:br w:type="page"/>
      </w:r>
    </w:p>
    <w:p w14:paraId="6BC203D3" w14:textId="77777777" w:rsidR="00B76BF1" w:rsidRPr="00E53719" w:rsidRDefault="00B76BF1">
      <w:pPr>
        <w:pStyle w:val="TableCaption"/>
        <w:spacing w:line="360" w:lineRule="auto"/>
        <w:rPr>
          <w:lang w:val="en-GB"/>
        </w:rPr>
      </w:pPr>
    </w:p>
    <w:p w14:paraId="0D19A021" w14:textId="77777777" w:rsidR="00B76BF1" w:rsidRPr="00E53719" w:rsidRDefault="00C418A2">
      <w:pPr>
        <w:pStyle w:val="CaptionedFigure"/>
        <w:spacing w:line="360" w:lineRule="auto"/>
        <w:jc w:val="center"/>
        <w:rPr>
          <w:lang w:val="en-GB"/>
        </w:rPr>
      </w:pPr>
      <w:bookmarkStart w:id="261" w:name="fig%252525253Agla-estimates"/>
      <w:r w:rsidRPr="00E53719">
        <w:rPr>
          <w:noProof/>
          <w:lang w:val="en-GB"/>
        </w:rPr>
        <w:drawing>
          <wp:inline distT="0" distB="0" distL="0" distR="0" wp14:anchorId="609E2D7E" wp14:editId="2F44186F">
            <wp:extent cx="5334000" cy="5334000"/>
            <wp:effectExtent l="0" t="0" r="0" b="0"/>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GLA maximum likelihood estimates and relationships between parameters. \alpha is the utility parameter. \beta is the inverse temperature parameter of the choice rule (0 = random choice). \gamma is the probability weighting parameter (1 = objective probability weighting). \lambda is the leak parameter (0 = perfect memory, 1 = full leak of all previous information). \theta is the gaze-discount parameter (1 = no gaze-discount, 0 = maximum gaze-discount). "/>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334000" cy="5334000"/>
                    </a:xfrm>
                    <a:prstGeom prst="rect">
                      <a:avLst/>
                    </a:prstGeom>
                  </pic:spPr>
                </pic:pic>
              </a:graphicData>
            </a:graphic>
          </wp:inline>
        </w:drawing>
      </w:r>
      <w:bookmarkEnd w:id="261"/>
    </w:p>
    <w:p w14:paraId="2B20C9D0" w14:textId="6C45946A" w:rsidR="00992C87" w:rsidRPr="00E53719" w:rsidRDefault="00C418A2">
      <w:pPr>
        <w:pStyle w:val="ImageCaption"/>
        <w:spacing w:line="276" w:lineRule="auto"/>
        <w:rPr>
          <w:lang w:val="en-GB"/>
        </w:rPr>
      </w:pPr>
      <w:r w:rsidRPr="00E53719">
        <w:rPr>
          <w:b/>
          <w:lang w:val="en-GB"/>
        </w:rPr>
        <w:t>Supplemental Figure 3. GLA maximum likelihood estimates and relationships between parameters.</w:t>
      </w:r>
      <w:r w:rsidRPr="00E53719">
        <w:rPr>
          <w:lang w:val="en-GB"/>
        </w:rPr>
        <w:t xml:space="preserve"> </w:t>
      </w:r>
      <m:oMath>
        <m:r>
          <w:rPr>
            <w:rFonts w:ascii="Cambria Math" w:hAnsi="Cambria Math"/>
            <w:lang w:val="en-GB"/>
          </w:rPr>
          <m:t>α</m:t>
        </m:r>
      </m:oMath>
      <w:r w:rsidRPr="00E53719">
        <w:rPr>
          <w:lang w:val="en-GB"/>
        </w:rPr>
        <w:t xml:space="preserve"> is the utility parameter. </w:t>
      </w:r>
      <m:oMath>
        <m:r>
          <w:rPr>
            <w:rFonts w:ascii="Cambria Math" w:hAnsi="Cambria Math"/>
            <w:lang w:val="en-GB"/>
          </w:rPr>
          <m:t>β</m:t>
        </m:r>
      </m:oMath>
      <w:r w:rsidRPr="00E53719">
        <w:rPr>
          <w:lang w:val="en-GB"/>
        </w:rPr>
        <w:t xml:space="preserve"> is the inverse temperature parameter of the choice rule (0 = random </w:t>
      </w:r>
      <w:proofErr w:type="gramStart"/>
      <w:r w:rsidRPr="00E53719">
        <w:rPr>
          <w:lang w:val="en-GB"/>
        </w:rPr>
        <w:t>choice).</w:t>
      </w:r>
      <w:proofErr w:type="gramEnd"/>
      <w:r w:rsidRPr="00E53719">
        <w:rPr>
          <w:lang w:val="en-GB"/>
        </w:rPr>
        <w:t xml:space="preserve"> </w:t>
      </w:r>
      <m:oMath>
        <m:r>
          <w:rPr>
            <w:rFonts w:ascii="Cambria Math" w:hAnsi="Cambria Math"/>
            <w:lang w:val="en-GB"/>
          </w:rPr>
          <m:t>γ</m:t>
        </m:r>
      </m:oMath>
      <w:r w:rsidRPr="00E53719">
        <w:rPr>
          <w:lang w:val="en-GB"/>
        </w:rPr>
        <w:t xml:space="preserve"> is the probability weighting parameter (1 = linear </w:t>
      </w:r>
      <w:proofErr w:type="gramStart"/>
      <w:r w:rsidRPr="00E53719">
        <w:rPr>
          <w:lang w:val="en-GB"/>
        </w:rPr>
        <w:t>weighting).</w:t>
      </w:r>
      <w:proofErr w:type="gramEnd"/>
      <w:r w:rsidRPr="00E53719">
        <w:rPr>
          <w:lang w:val="en-GB"/>
        </w:rPr>
        <w:t xml:space="preserve"> </w:t>
      </w:r>
      <m:oMath>
        <m:r>
          <w:rPr>
            <w:rFonts w:ascii="Cambria Math" w:hAnsi="Cambria Math"/>
            <w:lang w:val="en-GB"/>
          </w:rPr>
          <m:t>λ</m:t>
        </m:r>
      </m:oMath>
      <w:r w:rsidRPr="00E53719">
        <w:rPr>
          <w:lang w:val="en-GB"/>
        </w:rPr>
        <w:t xml:space="preserve"> is the leak parameter (0 = perfect memory, 1 = full leak of all previous </w:t>
      </w:r>
      <w:proofErr w:type="gramStart"/>
      <w:r w:rsidRPr="00E53719">
        <w:rPr>
          <w:lang w:val="en-GB"/>
        </w:rPr>
        <w:t>information).</w:t>
      </w:r>
      <w:proofErr w:type="gramEnd"/>
      <w:r w:rsidRPr="00E53719">
        <w:rPr>
          <w:lang w:val="en-GB"/>
        </w:rPr>
        <w:t xml:space="preserve"> </w:t>
      </w:r>
      <m:oMath>
        <m:r>
          <w:rPr>
            <w:rFonts w:ascii="Cambria Math" w:hAnsi="Cambria Math"/>
            <w:lang w:val="en-GB"/>
          </w:rPr>
          <m:t>θ</m:t>
        </m:r>
      </m:oMath>
      <w:r w:rsidRPr="00E53719">
        <w:rPr>
          <w:lang w:val="en-GB"/>
        </w:rPr>
        <w:t xml:space="preserve"> is the gaze-discount parameter (1 = no gaze-discount, 0 = maximum gaze-discount</w:t>
      </w:r>
      <w:bookmarkStart w:id="262" w:name="gla-parameter-estimates"/>
      <w:bookmarkEnd w:id="262"/>
      <w:r w:rsidRPr="00E53719">
        <w:rPr>
          <w:lang w:val="en-GB"/>
        </w:rPr>
        <w:t xml:space="preserve">). </w:t>
      </w:r>
    </w:p>
    <w:p w14:paraId="6ECEB904" w14:textId="77777777" w:rsidR="00992C87" w:rsidRPr="00E53719" w:rsidRDefault="00992C87">
      <w:pPr>
        <w:spacing w:after="0"/>
        <w:rPr>
          <w:lang w:val="en-GB"/>
        </w:rPr>
      </w:pPr>
      <w:r w:rsidRPr="00E53719">
        <w:rPr>
          <w:lang w:val="en-GB"/>
        </w:rPr>
        <w:br w:type="page"/>
      </w:r>
    </w:p>
    <w:p w14:paraId="4549B961" w14:textId="77777777" w:rsidR="00524ECE" w:rsidRPr="00E53719" w:rsidRDefault="00524ECE" w:rsidP="00524ECE">
      <w:pPr>
        <w:spacing w:after="0"/>
        <w:rPr>
          <w:ins w:id="263" w:author="Felix Molter" w:date="2021-01-15T12:07:00Z"/>
          <w:lang w:val="en-GB"/>
        </w:rPr>
      </w:pPr>
      <w:ins w:id="264" w:author="Felix Molter" w:date="2021-01-15T12:07:00Z">
        <w:r w:rsidRPr="00E53719">
          <w:rPr>
            <w:noProof/>
            <w:lang w:val="en-GB"/>
          </w:rPr>
          <w:lastRenderedPageBreak/>
          <w:drawing>
            <wp:inline distT="0" distB="0" distL="0" distR="0" wp14:anchorId="5D6EA87E" wp14:editId="7942CB41">
              <wp:extent cx="5943600" cy="2426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_model-predicted-choiceprobs.pdf"/>
                      <pic:cNvPicPr/>
                    </pic:nvPicPr>
                    <pic:blipFill>
                      <a:blip r:embed="rId46">
                        <a:extLst>
                          <a:ext uri="{28A0092B-C50C-407E-A947-70E740481C1C}">
                            <a14:useLocalDpi xmlns:a14="http://schemas.microsoft.com/office/drawing/2010/main" val="0"/>
                          </a:ext>
                        </a:extLst>
                      </a:blip>
                      <a:stretch>
                        <a:fillRect/>
                      </a:stretch>
                    </pic:blipFill>
                    <pic:spPr>
                      <a:xfrm>
                        <a:off x="0" y="0"/>
                        <a:ext cx="5943600" cy="2426335"/>
                      </a:xfrm>
                      <a:prstGeom prst="rect">
                        <a:avLst/>
                      </a:prstGeom>
                    </pic:spPr>
                  </pic:pic>
                </a:graphicData>
              </a:graphic>
            </wp:inline>
          </w:drawing>
        </w:r>
      </w:ins>
    </w:p>
    <w:p w14:paraId="385985CC" w14:textId="5C1901AE" w:rsidR="00524ECE" w:rsidRPr="00E53719" w:rsidRDefault="00524ECE" w:rsidP="00524ECE">
      <w:pPr>
        <w:pStyle w:val="ImageCaption"/>
        <w:spacing w:line="276" w:lineRule="auto"/>
        <w:rPr>
          <w:ins w:id="265" w:author="Felix Molter" w:date="2021-01-15T12:07:00Z"/>
          <w:lang w:val="en-GB"/>
        </w:rPr>
      </w:pPr>
      <w:ins w:id="266" w:author="Felix Molter" w:date="2021-01-15T12:07:00Z">
        <w:r w:rsidRPr="00E53719">
          <w:rPr>
            <w:b/>
            <w:lang w:val="en-GB"/>
          </w:rPr>
          <w:t>Supplemental Figure 4. Model-predicted choice probabilities.</w:t>
        </w:r>
        <w:r w:rsidRPr="00E53719">
          <w:rPr>
            <w:lang w:val="en-GB"/>
          </w:rPr>
          <w:t xml:space="preserve"> </w:t>
        </w:r>
      </w:ins>
      <w:ins w:id="267" w:author="Felix Molter" w:date="2021-01-15T12:08:00Z">
        <w:r w:rsidRPr="00E53719">
          <w:rPr>
            <w:lang w:val="en-GB"/>
          </w:rPr>
          <w:t xml:space="preserve">Each panel shows distributions of </w:t>
        </w:r>
      </w:ins>
      <w:ins w:id="268" w:author="Felix Molter" w:date="2021-01-15T12:09:00Z">
        <w:r w:rsidRPr="00E53719">
          <w:rPr>
            <w:lang w:val="en-GB"/>
          </w:rPr>
          <w:t xml:space="preserve">model-predicted </w:t>
        </w:r>
      </w:ins>
      <w:ins w:id="269" w:author="Felix Molter" w:date="2021-01-15T12:08:00Z">
        <w:r w:rsidRPr="00E53719">
          <w:rPr>
            <w:lang w:val="en-GB"/>
          </w:rPr>
          <w:t>choic</w:t>
        </w:r>
      </w:ins>
      <w:ins w:id="270" w:author="Felix Molter" w:date="2021-01-15T12:10:00Z">
        <w:r w:rsidRPr="00E53719">
          <w:rPr>
            <w:lang w:val="en-GB"/>
          </w:rPr>
          <w:t xml:space="preserve">e probabilities for </w:t>
        </w:r>
      </w:ins>
      <w:ins w:id="271" w:author="Felix Molter" w:date="2021-01-15T12:09:00Z">
        <w:r w:rsidRPr="00E53719">
          <w:rPr>
            <w:lang w:val="en-GB"/>
          </w:rPr>
          <w:t xml:space="preserve">the target, competitor, decoy and ultimately chosen alternative. </w:t>
        </w:r>
      </w:ins>
      <w:ins w:id="272" w:author="Felix Molter" w:date="2021-01-15T12:11:00Z">
        <w:r w:rsidRPr="00E53719">
          <w:rPr>
            <w:lang w:val="en-GB"/>
          </w:rPr>
          <w:t>Predictions for attraction and compromise trials are displayed separately in the top (</w:t>
        </w:r>
        <w:r w:rsidRPr="00E53719">
          <w:rPr>
            <w:b/>
            <w:lang w:val="en-GB"/>
          </w:rPr>
          <w:t>a-f</w:t>
        </w:r>
        <w:r w:rsidRPr="00E53719">
          <w:rPr>
            <w:lang w:val="en-GB"/>
          </w:rPr>
          <w:t xml:space="preserve">) </w:t>
        </w:r>
      </w:ins>
      <w:ins w:id="273" w:author="Felix Molter" w:date="2021-01-15T12:12:00Z">
        <w:r w:rsidRPr="00E53719">
          <w:rPr>
            <w:lang w:val="en-GB"/>
          </w:rPr>
          <w:t>and bottom rows (</w:t>
        </w:r>
        <w:r w:rsidRPr="00E53719">
          <w:rPr>
            <w:b/>
            <w:lang w:val="en-GB"/>
          </w:rPr>
          <w:t>g-l</w:t>
        </w:r>
        <w:r w:rsidRPr="00E53719">
          <w:rPr>
            <w:lang w:val="en-GB"/>
          </w:rPr>
          <w:t>).</w:t>
        </w:r>
        <w:r w:rsidRPr="00E53719">
          <w:rPr>
            <w:b/>
            <w:lang w:val="en-GB"/>
          </w:rPr>
          <w:t xml:space="preserve"> </w:t>
        </w:r>
      </w:ins>
      <w:ins w:id="274" w:author="Felix Molter" w:date="2021-01-15T12:09:00Z">
        <w:r w:rsidRPr="00E53719">
          <w:rPr>
            <w:lang w:val="en-GB"/>
          </w:rPr>
          <w:t xml:space="preserve">Predictions were computed </w:t>
        </w:r>
      </w:ins>
      <w:ins w:id="275" w:author="Felix Molter" w:date="2021-01-15T12:08:00Z">
        <w:r w:rsidRPr="00E53719">
          <w:rPr>
            <w:lang w:val="en-GB"/>
          </w:rPr>
          <w:t>using individual maximum likelihood estimates</w:t>
        </w:r>
      </w:ins>
      <w:ins w:id="276" w:author="Felix Molter" w:date="2021-01-15T12:11:00Z">
        <w:r w:rsidRPr="00E53719">
          <w:rPr>
            <w:lang w:val="en-GB"/>
          </w:rPr>
          <w:t>. The hybrid model (</w:t>
        </w:r>
        <w:r w:rsidRPr="00E53719">
          <w:rPr>
            <w:b/>
            <w:lang w:val="en-GB"/>
          </w:rPr>
          <w:t>f, l</w:t>
        </w:r>
        <w:r w:rsidRPr="00E53719">
          <w:rPr>
            <w:lang w:val="en-GB"/>
          </w:rPr>
          <w:t>) was derived from the switchboard analysis</w:t>
        </w:r>
      </w:ins>
      <w:ins w:id="277" w:author="Felix Molter" w:date="2021-01-20T14:43:00Z">
        <w:r w:rsidR="001C1F83">
          <w:rPr>
            <w:lang w:val="en-GB"/>
          </w:rPr>
          <w:t xml:space="preserve"> and combines</w:t>
        </w:r>
      </w:ins>
      <w:ins w:id="278" w:author="Felix Molter" w:date="2021-01-20T14:44:00Z">
        <w:r w:rsidR="00B956D7">
          <w:rPr>
            <w:lang w:val="en-GB"/>
          </w:rPr>
          <w:t xml:space="preserve"> an alternative-wise gaze</w:t>
        </w:r>
      </w:ins>
      <w:ins w:id="279" w:author="Felix Molter" w:date="2021-01-20T14:50:00Z">
        <w:r w:rsidR="00B956D7">
          <w:rPr>
            <w:lang w:val="en-GB"/>
          </w:rPr>
          <w:t>-</w:t>
        </w:r>
      </w:ins>
      <w:ins w:id="280" w:author="Felix Molter" w:date="2021-01-20T14:44:00Z">
        <w:r w:rsidR="001C1F83">
          <w:rPr>
            <w:lang w:val="en-GB"/>
          </w:rPr>
          <w:t>discount with a distance-dependent inhibition mechanism</w:t>
        </w:r>
      </w:ins>
      <w:ins w:id="281" w:author="Felix Molter" w:date="2021-01-15T12:11:00Z">
        <w:r w:rsidRPr="00E53719">
          <w:rPr>
            <w:lang w:val="en-GB"/>
          </w:rPr>
          <w:t>.</w:t>
        </w:r>
      </w:ins>
      <w:ins w:id="282" w:author="Felix Molter" w:date="2021-01-15T12:08:00Z">
        <w:r w:rsidRPr="00E53719">
          <w:rPr>
            <w:lang w:val="en-GB"/>
          </w:rPr>
          <w:t xml:space="preserve"> </w:t>
        </w:r>
      </w:ins>
      <w:ins w:id="283" w:author="Felix Molter" w:date="2021-01-15T12:07:00Z">
        <w:r w:rsidRPr="00E53719">
          <w:rPr>
            <w:lang w:val="en-GB"/>
          </w:rPr>
          <w:t>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w:t>
        </w:r>
      </w:ins>
    </w:p>
    <w:p w14:paraId="60B5653D" w14:textId="77777777" w:rsidR="00524ECE" w:rsidRPr="00E53719" w:rsidRDefault="00524ECE">
      <w:pPr>
        <w:spacing w:after="0"/>
        <w:rPr>
          <w:ins w:id="284" w:author="Felix Molter" w:date="2021-01-15T12:07:00Z"/>
          <w:rFonts w:eastAsiaTheme="majorEastAsia" w:cstheme="majorBidi"/>
          <w:b/>
          <w:bCs/>
          <w:color w:val="000000"/>
          <w:lang w:val="en-GB"/>
        </w:rPr>
      </w:pPr>
      <w:ins w:id="285" w:author="Felix Molter" w:date="2021-01-15T12:07:00Z">
        <w:r w:rsidRPr="00E53719">
          <w:rPr>
            <w:lang w:val="en-GB"/>
          </w:rPr>
          <w:br w:type="page"/>
        </w:r>
      </w:ins>
    </w:p>
    <w:p w14:paraId="23EAF067" w14:textId="0033DD17" w:rsidR="00B76BF1" w:rsidRPr="00E53719" w:rsidRDefault="00C418A2">
      <w:pPr>
        <w:pStyle w:val="Heading2"/>
        <w:rPr>
          <w:lang w:val="en-GB"/>
        </w:rPr>
      </w:pPr>
      <w:r w:rsidRPr="00E53719">
        <w:rPr>
          <w:lang w:val="en-GB"/>
        </w:rPr>
        <w:lastRenderedPageBreak/>
        <w:t>Context-effect strength and individual relative model fit</w:t>
      </w:r>
    </w:p>
    <w:p w14:paraId="07156FF8" w14:textId="75CD84C6" w:rsidR="00B76BF1" w:rsidRPr="00E53719" w:rsidRDefault="00C418A2">
      <w:pPr>
        <w:pStyle w:val="FirstParagraph"/>
        <w:rPr>
          <w:lang w:val="en-GB"/>
        </w:rPr>
      </w:pPr>
      <w:r w:rsidRPr="00E53719">
        <w:rPr>
          <w:lang w:val="en-GB"/>
        </w:rPr>
        <w:t xml:space="preserve">Given that MDFT outperforms random utility models when choices are influenced by context (Berkowitsch, Scheibehenne, &amp; Rieskamp, 2014), we tested whether model fit of MDFT (relative to GLA) was higher for participants with higher RST. In other words: Does MDFT perform relatively better, the stronger context effects are? We found a positive trend of such an association for attraction, but not compromise trials (Figure </w:t>
      </w:r>
      <w:hyperlink w:anchor="fig:dbic-rst">
        <w:r w:rsidRPr="00E53719">
          <w:rPr>
            <w:rStyle w:val="Hyperlink"/>
            <w:lang w:val="en-GB"/>
          </w:rPr>
          <w:t>9</w:t>
        </w:r>
      </w:hyperlink>
      <w:r w:rsidRPr="00E53719">
        <w:rPr>
          <w:lang w:val="en-GB"/>
        </w:rPr>
        <w:t>), so that the relative superiority of GLA over MDFT decreased for participants with strong attraction effects. However, 7 out of 9 participants with RST above 0.7 in attraction trials were still better described by GLA.</w:t>
      </w:r>
    </w:p>
    <w:p w14:paraId="5C753AAF" w14:textId="77777777" w:rsidR="00B76BF1" w:rsidRPr="00E53719" w:rsidRDefault="00B76BF1">
      <w:pPr>
        <w:pStyle w:val="BodyText"/>
        <w:rPr>
          <w:lang w:val="en-GB"/>
        </w:rPr>
      </w:pPr>
    </w:p>
    <w:p w14:paraId="18593141" w14:textId="77777777" w:rsidR="00B76BF1" w:rsidRPr="00E53719" w:rsidRDefault="00C418A2">
      <w:pPr>
        <w:pStyle w:val="CaptionedFigure"/>
        <w:spacing w:line="360" w:lineRule="auto"/>
        <w:jc w:val="center"/>
        <w:rPr>
          <w:lang w:val="en-GB"/>
        </w:rPr>
      </w:pPr>
      <w:bookmarkStart w:id="286" w:name="fig%252525253Adbic-rst"/>
      <w:r w:rsidRPr="00E53719">
        <w:rPr>
          <w:noProof/>
          <w:lang w:val="en-GB"/>
        </w:rPr>
        <w:drawing>
          <wp:inline distT="0" distB="0" distL="0" distR="0" wp14:anchorId="3824D6C8" wp14:editId="78507658">
            <wp:extent cx="3251200" cy="1638300"/>
            <wp:effectExtent l="0" t="0" r="0" b="0"/>
            <wp:docPr id="9" name="Image8" descr="Relative model fits between GLA and MDFT in relation to RST. Relative model fits of MDFT (indicated by BIC difference between GLA and MDFT) tended to be higher for participants with higher RST in attraction trials (left panel; slope = 0.04, \text{HDI}_{95\%} = [-0.01, 0.09] increase in RST per 100 unit increase in BIC difference, 93.6% of posterior mass above 0), but not compromise trials (right panel), even though 7 out of 9 participants with attraction RST above 0.7 were better described by GLA overall (participants left of dashed vertic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Relative model fits between GLA and MDFT in relation to RST. Relative model fits of MDFT (indicated by BIC difference between GLA and MDFT) tended to be higher for participants with higher RST in attraction trials (left panel; slope = 0.04, \text{HDI}_{95\%} = [-0.01, 0.09] increase in RST per 100 unit increase in BIC difference, 93.6% of posterior mass above 0), but not compromise trials (right panel), even though 7 out of 9 participants with attraction RST above 0.7 were better described by GLA overall (participants left of dashed vertical line)."/>
                    <pic:cNvPicPr>
                      <a:picLocks noChangeAspect="1" noChangeArrowheads="1"/>
                    </pic:cNvPicPr>
                  </pic:nvPicPr>
                  <pic:blipFill>
                    <a:blip r:embed="rId47"/>
                    <a:stretch>
                      <a:fillRect/>
                    </a:stretch>
                  </pic:blipFill>
                  <pic:spPr bwMode="auto">
                    <a:xfrm>
                      <a:off x="0" y="0"/>
                      <a:ext cx="3251200" cy="1638300"/>
                    </a:xfrm>
                    <a:prstGeom prst="rect">
                      <a:avLst/>
                    </a:prstGeom>
                  </pic:spPr>
                </pic:pic>
              </a:graphicData>
            </a:graphic>
          </wp:inline>
        </w:drawing>
      </w:r>
      <w:bookmarkEnd w:id="286"/>
    </w:p>
    <w:p w14:paraId="30C350BF" w14:textId="09029DEB" w:rsidR="00B76BF1" w:rsidRPr="00E53719" w:rsidRDefault="00C418A2">
      <w:pPr>
        <w:pStyle w:val="ImageCaption"/>
        <w:spacing w:line="276" w:lineRule="auto"/>
        <w:rPr>
          <w:lang w:val="en-GB"/>
        </w:rPr>
      </w:pPr>
      <w:r w:rsidRPr="00E53719">
        <w:rPr>
          <w:b/>
          <w:lang w:val="en-GB"/>
        </w:rPr>
        <w:t xml:space="preserve">Supplemental Figure </w:t>
      </w:r>
      <w:ins w:id="287" w:author="Felix Molter" w:date="2021-01-20T15:44:00Z">
        <w:r w:rsidR="00DA79B9">
          <w:rPr>
            <w:b/>
            <w:lang w:val="en-GB"/>
          </w:rPr>
          <w:t>5</w:t>
        </w:r>
      </w:ins>
      <w:r w:rsidRPr="00E53719">
        <w:rPr>
          <w:b/>
          <w:lang w:val="en-GB"/>
        </w:rPr>
        <w:t>. Relative model fits between GLA and MDFT in relation to RST</w:t>
      </w:r>
      <w:r w:rsidRPr="00E53719">
        <w:rPr>
          <w:lang w:val="en-GB"/>
        </w:rPr>
        <w:t xml:space="preserve">. Relative model fits of MDFT (indicated by BIC difference between GLA and MDFT) tended to be higher for participants with higher RST in attraction trials (left panel; slope = 0.04,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[-0.01, 0.09] increase in RST per 100 unit increase in BIC difference, 93.6% of posterior mass above 0), but not compromise trials (right panel), even though 7 out of 9 participants with attraction RST above 0.7 were better described by GLA overall (participants left of dashed vertical line).</w:t>
      </w:r>
    </w:p>
    <w:p w14:paraId="5C798C03" w14:textId="77777777" w:rsidR="00A55B18" w:rsidRPr="00E53719" w:rsidRDefault="00C418A2">
      <w:pPr>
        <w:pStyle w:val="BodyText"/>
        <w:rPr>
          <w:lang w:val="en-GB"/>
        </w:rPr>
        <w:sectPr w:rsidR="00A55B18" w:rsidRPr="00E53719">
          <w:headerReference w:type="default" r:id="rId48"/>
          <w:pgSz w:w="12240" w:h="15840"/>
          <w:pgMar w:top="2199" w:right="1440" w:bottom="1440" w:left="1440" w:header="1440" w:footer="0" w:gutter="0"/>
          <w:lnNumType w:countBy="1" w:distance="850" w:restart="continuous"/>
          <w:cols w:space="720"/>
          <w:formProt w:val="0"/>
          <w:docGrid w:linePitch="100"/>
        </w:sectPr>
      </w:pPr>
      <w:r w:rsidRPr="00E53719">
        <w:rPr>
          <w:lang w:val="en-GB"/>
        </w:rPr>
        <w:br w:type="page"/>
      </w:r>
    </w:p>
    <w:tbl>
      <w:tblPr>
        <w:tblStyle w:val="TableGrid"/>
        <w:tblW w:w="0" w:type="auto"/>
        <w:tblLayout w:type="fixed"/>
        <w:tblLook w:val="04A0" w:firstRow="1" w:lastRow="0" w:firstColumn="1" w:lastColumn="0" w:noHBand="0" w:noVBand="1"/>
      </w:tblPr>
      <w:tblGrid>
        <w:gridCol w:w="1179"/>
        <w:gridCol w:w="2699"/>
        <w:gridCol w:w="1343"/>
        <w:gridCol w:w="1356"/>
        <w:gridCol w:w="2686"/>
        <w:gridCol w:w="13"/>
        <w:gridCol w:w="2700"/>
        <w:gridCol w:w="441"/>
      </w:tblGrid>
      <w:tr w:rsidR="0034265E" w:rsidRPr="00E53719" w14:paraId="0D137807" w14:textId="77278296" w:rsidTr="00335A1E">
        <w:trPr>
          <w:trHeight w:val="90"/>
        </w:trPr>
        <w:tc>
          <w:tcPr>
            <w:tcW w:w="1179" w:type="dxa"/>
          </w:tcPr>
          <w:p w14:paraId="20E9F3BE" w14:textId="7FB6468D" w:rsidR="00A55B18" w:rsidRPr="00E53719" w:rsidRDefault="00A55B18" w:rsidP="00E606A8">
            <w:pPr>
              <w:pStyle w:val="BodyText"/>
              <w:spacing w:line="240" w:lineRule="auto"/>
              <w:ind w:firstLine="0"/>
              <w:rPr>
                <w:b/>
                <w:sz w:val="15"/>
                <w:szCs w:val="15"/>
                <w:lang w:val="en-GB"/>
              </w:rPr>
            </w:pPr>
            <w:r w:rsidRPr="00E53719">
              <w:rPr>
                <w:b/>
                <w:sz w:val="15"/>
                <w:szCs w:val="15"/>
                <w:lang w:val="en-GB"/>
              </w:rPr>
              <w:lastRenderedPageBreak/>
              <w:t>Switch</w:t>
            </w:r>
          </w:p>
        </w:tc>
        <w:tc>
          <w:tcPr>
            <w:tcW w:w="8084" w:type="dxa"/>
            <w:gridSpan w:val="4"/>
          </w:tcPr>
          <w:p w14:paraId="119E5B46" w14:textId="0CCBFD90" w:rsidR="00A55B18" w:rsidRPr="00E53719" w:rsidRDefault="00A55B18" w:rsidP="00E606A8">
            <w:pPr>
              <w:pStyle w:val="BodyText"/>
              <w:spacing w:line="240" w:lineRule="auto"/>
              <w:ind w:firstLine="0"/>
              <w:rPr>
                <w:b/>
                <w:sz w:val="15"/>
                <w:szCs w:val="15"/>
                <w:lang w:val="en-GB"/>
              </w:rPr>
            </w:pPr>
            <w:r w:rsidRPr="00E53719">
              <w:rPr>
                <w:b/>
                <w:sz w:val="15"/>
                <w:szCs w:val="15"/>
                <w:lang w:val="en-GB"/>
              </w:rPr>
              <w:t>Gaze-independent levels</w:t>
            </w:r>
          </w:p>
        </w:tc>
        <w:tc>
          <w:tcPr>
            <w:tcW w:w="2713" w:type="dxa"/>
            <w:gridSpan w:val="2"/>
            <w:shd w:val="clear" w:color="auto" w:fill="C6D9F1" w:themeFill="text2" w:themeFillTint="33"/>
          </w:tcPr>
          <w:p w14:paraId="328D6185" w14:textId="64220D0D" w:rsidR="00A55B18" w:rsidRPr="00E53719" w:rsidRDefault="00A55B18" w:rsidP="00E606A8">
            <w:pPr>
              <w:pStyle w:val="BodyText"/>
              <w:spacing w:line="240" w:lineRule="auto"/>
              <w:ind w:firstLine="0"/>
              <w:rPr>
                <w:b/>
                <w:sz w:val="15"/>
                <w:szCs w:val="15"/>
                <w:lang w:val="en-GB"/>
              </w:rPr>
            </w:pPr>
            <w:r w:rsidRPr="00E53719">
              <w:rPr>
                <w:b/>
                <w:sz w:val="15"/>
                <w:szCs w:val="15"/>
                <w:lang w:val="en-GB"/>
              </w:rPr>
              <w:t>Gaze-dependent levels</w:t>
            </w:r>
          </w:p>
        </w:tc>
        <w:tc>
          <w:tcPr>
            <w:tcW w:w="441" w:type="dxa"/>
          </w:tcPr>
          <w:p w14:paraId="41C9A0D7" w14:textId="6EB9E4C2" w:rsidR="00A55B18" w:rsidRPr="00E53719" w:rsidRDefault="00A55B18" w:rsidP="00E606A8">
            <w:pPr>
              <w:pStyle w:val="BodyText"/>
              <w:spacing w:line="240" w:lineRule="auto"/>
              <w:ind w:firstLine="0"/>
              <w:jc w:val="center"/>
              <w:rPr>
                <w:b/>
                <w:sz w:val="15"/>
                <w:szCs w:val="15"/>
                <w:lang w:val="en-GB"/>
              </w:rPr>
            </w:pPr>
            <w:r w:rsidRPr="00E53719">
              <w:rPr>
                <w:b/>
                <w:sz w:val="15"/>
                <w:szCs w:val="15"/>
                <w:lang w:val="en-GB"/>
              </w:rPr>
              <w:t>N</w:t>
            </w:r>
          </w:p>
        </w:tc>
      </w:tr>
      <w:tr w:rsidR="0034265E" w:rsidRPr="00E53719" w14:paraId="5F27F147" w14:textId="6F2C24C1" w:rsidTr="00335A1E">
        <w:trPr>
          <w:trHeight w:val="402"/>
        </w:trPr>
        <w:tc>
          <w:tcPr>
            <w:tcW w:w="1179" w:type="dxa"/>
          </w:tcPr>
          <w:p w14:paraId="3EF06C53" w14:textId="524736E8" w:rsidR="00473495" w:rsidRPr="00E53719" w:rsidRDefault="00473495" w:rsidP="00E606A8">
            <w:pPr>
              <w:pStyle w:val="BodyText"/>
              <w:spacing w:line="240" w:lineRule="auto"/>
              <w:ind w:firstLine="0"/>
              <w:rPr>
                <w:b/>
                <w:sz w:val="15"/>
                <w:szCs w:val="15"/>
                <w:lang w:val="en-GB"/>
              </w:rPr>
            </w:pPr>
            <w:r w:rsidRPr="00E53719">
              <w:rPr>
                <w:b/>
                <w:sz w:val="15"/>
                <w:szCs w:val="15"/>
                <w:lang w:val="en-GB"/>
              </w:rPr>
              <w:t>Attribute integration</w:t>
            </w:r>
          </w:p>
        </w:tc>
        <w:tc>
          <w:tcPr>
            <w:tcW w:w="4042" w:type="dxa"/>
            <w:gridSpan w:val="2"/>
          </w:tcPr>
          <w:p w14:paraId="53F59D7E" w14:textId="55AC8F2A" w:rsidR="00473495" w:rsidRPr="00E53719" w:rsidRDefault="00473495" w:rsidP="00E606A8">
            <w:pPr>
              <w:pStyle w:val="BodyText"/>
              <w:spacing w:line="240" w:lineRule="auto"/>
              <w:ind w:firstLine="0"/>
              <w:rPr>
                <w:sz w:val="15"/>
                <w:szCs w:val="15"/>
                <w:lang w:val="en-GB"/>
              </w:rPr>
            </w:pPr>
            <w:r w:rsidRPr="00E53719">
              <w:rPr>
                <w:b/>
                <w:sz w:val="15"/>
                <w:szCs w:val="15"/>
                <w:lang w:val="en-GB"/>
              </w:rPr>
              <w:t>× Multiplicative</w:t>
            </w:r>
            <w:r w:rsidRPr="00E53719">
              <w:rPr>
                <w:sz w:val="15"/>
                <w:szCs w:val="15"/>
                <w:lang w:val="en-GB"/>
              </w:rPr>
              <w:br/>
              <w:t>Outcomes and probabilities combine multiplicatively into expected utilities (e.g., Glickman et al., 2019; Tversky &amp; Kahneman, 1992)</w:t>
            </w:r>
          </w:p>
        </w:tc>
        <w:tc>
          <w:tcPr>
            <w:tcW w:w="4042" w:type="dxa"/>
            <w:gridSpan w:val="2"/>
          </w:tcPr>
          <w:p w14:paraId="08266E9C" w14:textId="512A9162" w:rsidR="00473495" w:rsidRPr="00E53719" w:rsidRDefault="00473495" w:rsidP="00E606A8">
            <w:pPr>
              <w:pStyle w:val="BodyText"/>
              <w:spacing w:line="240" w:lineRule="auto"/>
              <w:ind w:firstLine="0"/>
              <w:rPr>
                <w:sz w:val="15"/>
                <w:szCs w:val="15"/>
                <w:lang w:val="en-GB"/>
              </w:rPr>
            </w:pPr>
            <w:r w:rsidRPr="00E53719">
              <w:rPr>
                <w:b/>
                <w:sz w:val="15"/>
                <w:szCs w:val="15"/>
                <w:lang w:val="en-GB"/>
              </w:rPr>
              <w:t>+ Weighted additive</w:t>
            </w:r>
            <w:r w:rsidRPr="00E53719">
              <w:rPr>
                <w:sz w:val="15"/>
                <w:szCs w:val="15"/>
                <w:lang w:val="en-GB"/>
              </w:rPr>
              <w:br/>
              <w:t>Outcomes and probabilities are normalized, weighted and added (e.g., Rouault et al., 2019)</w:t>
            </w:r>
          </w:p>
        </w:tc>
        <w:tc>
          <w:tcPr>
            <w:tcW w:w="2713" w:type="dxa"/>
            <w:gridSpan w:val="2"/>
            <w:shd w:val="clear" w:color="auto" w:fill="auto"/>
          </w:tcPr>
          <w:p w14:paraId="4221BA09" w14:textId="20B6653D" w:rsidR="00473495" w:rsidRPr="00E53719" w:rsidRDefault="00473495" w:rsidP="00E606A8">
            <w:pPr>
              <w:pStyle w:val="BodyText"/>
              <w:spacing w:line="240" w:lineRule="auto"/>
              <w:ind w:firstLine="0"/>
              <w:rPr>
                <w:i/>
                <w:sz w:val="15"/>
                <w:szCs w:val="15"/>
                <w:lang w:val="en-GB"/>
              </w:rPr>
            </w:pPr>
            <w:r w:rsidRPr="00E53719">
              <w:rPr>
                <w:i/>
                <w:sz w:val="15"/>
                <w:szCs w:val="15"/>
                <w:lang w:val="en-GB"/>
              </w:rPr>
              <w:t>n.a.</w:t>
            </w:r>
          </w:p>
        </w:tc>
        <w:tc>
          <w:tcPr>
            <w:tcW w:w="441" w:type="dxa"/>
          </w:tcPr>
          <w:p w14:paraId="0B8AF95A" w14:textId="6C89C82E" w:rsidR="00473495" w:rsidRPr="00E53719" w:rsidRDefault="00473495" w:rsidP="00E606A8">
            <w:pPr>
              <w:pStyle w:val="BodyText"/>
              <w:spacing w:line="240" w:lineRule="auto"/>
              <w:ind w:firstLine="0"/>
              <w:jc w:val="center"/>
              <w:rPr>
                <w:sz w:val="15"/>
                <w:szCs w:val="15"/>
                <w:lang w:val="en-GB"/>
              </w:rPr>
            </w:pPr>
            <w:r w:rsidRPr="00E53719">
              <w:rPr>
                <w:sz w:val="15"/>
                <w:szCs w:val="15"/>
                <w:lang w:val="en-GB"/>
              </w:rPr>
              <w:t>2</w:t>
            </w:r>
          </w:p>
        </w:tc>
      </w:tr>
      <w:tr w:rsidR="00E606A8" w:rsidRPr="00E53719" w14:paraId="45D343FC" w14:textId="6D8CA146" w:rsidTr="00335A1E">
        <w:trPr>
          <w:trHeight w:val="176"/>
        </w:trPr>
        <w:tc>
          <w:tcPr>
            <w:tcW w:w="1179" w:type="dxa"/>
          </w:tcPr>
          <w:p w14:paraId="1A601A98" w14:textId="11123A40" w:rsidR="00473495" w:rsidRPr="00E53719" w:rsidRDefault="00473495" w:rsidP="00E606A8">
            <w:pPr>
              <w:pStyle w:val="BodyText"/>
              <w:spacing w:line="240" w:lineRule="auto"/>
              <w:ind w:firstLine="0"/>
              <w:rPr>
                <w:b/>
                <w:sz w:val="15"/>
                <w:szCs w:val="15"/>
                <w:lang w:val="en-GB"/>
              </w:rPr>
            </w:pPr>
            <w:r w:rsidRPr="00E53719">
              <w:rPr>
                <w:b/>
                <w:sz w:val="15"/>
                <w:szCs w:val="15"/>
                <w:lang w:val="en-GB"/>
              </w:rPr>
              <w:t>Comparison</w:t>
            </w:r>
          </w:p>
        </w:tc>
        <w:tc>
          <w:tcPr>
            <w:tcW w:w="4042" w:type="dxa"/>
            <w:gridSpan w:val="2"/>
          </w:tcPr>
          <w:p w14:paraId="0E182FD6" w14:textId="75E6389E" w:rsidR="00473495" w:rsidRPr="00E53719" w:rsidRDefault="007821E2" w:rsidP="00E606A8">
            <w:pPr>
              <w:pStyle w:val="BodyText"/>
              <w:spacing w:line="240" w:lineRule="auto"/>
              <w:ind w:firstLine="0"/>
              <w:rPr>
                <w:sz w:val="15"/>
                <w:szCs w:val="15"/>
                <w:lang w:val="en-GB"/>
              </w:rPr>
            </w:pPr>
            <w:r w:rsidRPr="00E53719">
              <w:rPr>
                <w:b/>
                <w:sz w:val="15"/>
                <w:szCs w:val="15"/>
                <w:lang w:val="en-GB"/>
              </w:rPr>
              <w:t>Independent</w:t>
            </w:r>
            <w:r w:rsidRPr="00E53719">
              <w:rPr>
                <w:sz w:val="15"/>
                <w:szCs w:val="15"/>
                <w:lang w:val="en-GB"/>
              </w:rPr>
              <w:br/>
              <w:t>Accumulation of absolute item values per alternative (e.g., Bhatia, 2013; Glickman et al., 2019)</w:t>
            </w:r>
          </w:p>
        </w:tc>
        <w:tc>
          <w:tcPr>
            <w:tcW w:w="4042" w:type="dxa"/>
            <w:gridSpan w:val="2"/>
          </w:tcPr>
          <w:p w14:paraId="2BCCE259" w14:textId="1897F630" w:rsidR="00473495" w:rsidRPr="00E53719" w:rsidRDefault="007821E2" w:rsidP="00E606A8">
            <w:pPr>
              <w:pStyle w:val="BodyText"/>
              <w:spacing w:line="240" w:lineRule="auto"/>
              <w:ind w:firstLine="0"/>
              <w:rPr>
                <w:sz w:val="15"/>
                <w:szCs w:val="15"/>
                <w:lang w:val="en-GB"/>
              </w:rPr>
            </w:pPr>
            <w:r w:rsidRPr="00E53719">
              <w:rPr>
                <w:b/>
                <w:sz w:val="15"/>
                <w:szCs w:val="15"/>
                <w:lang w:val="en-GB"/>
              </w:rPr>
              <w:t>Comparative</w:t>
            </w:r>
            <w:r w:rsidRPr="00E53719">
              <w:rPr>
                <w:b/>
                <w:sz w:val="15"/>
                <w:szCs w:val="15"/>
                <w:lang w:val="en-GB"/>
              </w:rPr>
              <w:br/>
            </w:r>
            <w:r w:rsidRPr="00E53719">
              <w:rPr>
                <w:sz w:val="15"/>
                <w:szCs w:val="15"/>
                <w:lang w:val="en-GB"/>
              </w:rPr>
              <w:t>Accumulation of relative values per alternative (e.g., Roe et al., 2001)</w:t>
            </w:r>
          </w:p>
        </w:tc>
        <w:tc>
          <w:tcPr>
            <w:tcW w:w="2713" w:type="dxa"/>
            <w:gridSpan w:val="2"/>
            <w:shd w:val="clear" w:color="auto" w:fill="auto"/>
          </w:tcPr>
          <w:p w14:paraId="21652E32" w14:textId="105690E2" w:rsidR="00473495" w:rsidRPr="00E53719" w:rsidRDefault="00473495" w:rsidP="00E606A8">
            <w:pPr>
              <w:pStyle w:val="BodyText"/>
              <w:spacing w:line="240" w:lineRule="auto"/>
              <w:ind w:firstLine="0"/>
              <w:rPr>
                <w:i/>
                <w:sz w:val="15"/>
                <w:szCs w:val="15"/>
                <w:lang w:val="en-GB"/>
              </w:rPr>
            </w:pPr>
            <w:r w:rsidRPr="00E53719">
              <w:rPr>
                <w:i/>
                <w:sz w:val="15"/>
                <w:szCs w:val="15"/>
                <w:lang w:val="en-GB"/>
              </w:rPr>
              <w:t>n.a.</w:t>
            </w:r>
          </w:p>
        </w:tc>
        <w:tc>
          <w:tcPr>
            <w:tcW w:w="441" w:type="dxa"/>
          </w:tcPr>
          <w:p w14:paraId="4713E162" w14:textId="7CD18784" w:rsidR="00473495" w:rsidRPr="00E53719" w:rsidRDefault="00473495" w:rsidP="00E606A8">
            <w:pPr>
              <w:pStyle w:val="BodyText"/>
              <w:spacing w:line="240" w:lineRule="auto"/>
              <w:ind w:firstLine="0"/>
              <w:jc w:val="center"/>
              <w:rPr>
                <w:sz w:val="15"/>
                <w:szCs w:val="15"/>
                <w:lang w:val="en-GB"/>
              </w:rPr>
            </w:pPr>
            <w:r w:rsidRPr="00E53719">
              <w:rPr>
                <w:sz w:val="15"/>
                <w:szCs w:val="15"/>
                <w:lang w:val="en-GB"/>
              </w:rPr>
              <w:t>2</w:t>
            </w:r>
          </w:p>
        </w:tc>
      </w:tr>
      <w:tr w:rsidR="0034265E" w:rsidRPr="00E53719" w14:paraId="4B5D7766" w14:textId="60BA3641" w:rsidTr="00335A1E">
        <w:trPr>
          <w:trHeight w:val="90"/>
        </w:trPr>
        <w:tc>
          <w:tcPr>
            <w:tcW w:w="1179" w:type="dxa"/>
          </w:tcPr>
          <w:p w14:paraId="54E3F31C" w14:textId="1CB99080" w:rsidR="00473495" w:rsidRPr="00E53719" w:rsidRDefault="00473495" w:rsidP="00E606A8">
            <w:pPr>
              <w:pStyle w:val="BodyText"/>
              <w:spacing w:line="240" w:lineRule="auto"/>
              <w:ind w:firstLine="0"/>
              <w:rPr>
                <w:b/>
                <w:sz w:val="15"/>
                <w:szCs w:val="15"/>
                <w:lang w:val="en-GB"/>
              </w:rPr>
            </w:pPr>
            <w:r w:rsidRPr="00E53719">
              <w:rPr>
                <w:b/>
                <w:sz w:val="15"/>
                <w:szCs w:val="15"/>
                <w:lang w:val="en-GB"/>
              </w:rPr>
              <w:t>Attribute-wise gaze-discount</w:t>
            </w:r>
          </w:p>
        </w:tc>
        <w:tc>
          <w:tcPr>
            <w:tcW w:w="8084" w:type="dxa"/>
            <w:gridSpan w:val="4"/>
          </w:tcPr>
          <w:p w14:paraId="1971828D" w14:textId="0E2F100F" w:rsidR="00473495" w:rsidRPr="00E53719" w:rsidRDefault="007821E2" w:rsidP="00E606A8">
            <w:pPr>
              <w:pStyle w:val="BodyText"/>
              <w:spacing w:line="240" w:lineRule="auto"/>
              <w:ind w:firstLine="0"/>
              <w:rPr>
                <w:sz w:val="15"/>
                <w:szCs w:val="15"/>
                <w:lang w:val="en-GB"/>
              </w:rPr>
            </w:pPr>
            <w:r w:rsidRPr="00E53719">
              <w:rPr>
                <w:b/>
                <w:sz w:val="15"/>
                <w:szCs w:val="15"/>
                <w:lang w:val="en-GB"/>
              </w:rPr>
              <w:t>False</w:t>
            </w:r>
            <w:r w:rsidRPr="00E53719">
              <w:rPr>
                <w:sz w:val="15"/>
                <w:szCs w:val="15"/>
                <w:lang w:val="en-GB"/>
              </w:rPr>
              <w:br/>
              <w:t>Fixated and non-fixated alternatives are processed equally.</w:t>
            </w:r>
          </w:p>
        </w:tc>
        <w:tc>
          <w:tcPr>
            <w:tcW w:w="2713" w:type="dxa"/>
            <w:gridSpan w:val="2"/>
            <w:shd w:val="clear" w:color="auto" w:fill="C6D9F1" w:themeFill="text2" w:themeFillTint="33"/>
          </w:tcPr>
          <w:p w14:paraId="2E678D68" w14:textId="75C92F89" w:rsidR="00473495" w:rsidRPr="00E53719" w:rsidRDefault="00473495" w:rsidP="00E606A8">
            <w:pPr>
              <w:pStyle w:val="BodyText"/>
              <w:spacing w:line="240" w:lineRule="auto"/>
              <w:ind w:firstLine="0"/>
              <w:rPr>
                <w:sz w:val="15"/>
                <w:szCs w:val="15"/>
                <w:lang w:val="en-GB"/>
              </w:rPr>
            </w:pPr>
            <w:r w:rsidRPr="00E53719">
              <w:rPr>
                <w:b/>
                <w:sz w:val="15"/>
                <w:szCs w:val="15"/>
                <w:lang w:val="en-GB"/>
              </w:rPr>
              <w:t>True</w:t>
            </w:r>
            <w:r w:rsidRPr="00E53719">
              <w:rPr>
                <w:sz w:val="15"/>
                <w:szCs w:val="15"/>
                <w:lang w:val="en-GB"/>
              </w:rPr>
              <w:br/>
              <w:t>Non-fixated alternatives’ values are discounted by a parameter θ (e.g., Krajbich et al., 2010)</w:t>
            </w:r>
          </w:p>
        </w:tc>
        <w:tc>
          <w:tcPr>
            <w:tcW w:w="441" w:type="dxa"/>
          </w:tcPr>
          <w:p w14:paraId="62C04AA8" w14:textId="0D48C812" w:rsidR="00473495" w:rsidRPr="00E53719" w:rsidRDefault="00473495" w:rsidP="00E606A8">
            <w:pPr>
              <w:pStyle w:val="BodyText"/>
              <w:spacing w:line="240" w:lineRule="auto"/>
              <w:ind w:firstLine="0"/>
              <w:jc w:val="center"/>
              <w:rPr>
                <w:sz w:val="15"/>
                <w:szCs w:val="15"/>
                <w:lang w:val="en-GB"/>
              </w:rPr>
            </w:pPr>
            <w:r w:rsidRPr="00E53719">
              <w:rPr>
                <w:sz w:val="15"/>
                <w:szCs w:val="15"/>
                <w:lang w:val="en-GB"/>
              </w:rPr>
              <w:t>2</w:t>
            </w:r>
          </w:p>
        </w:tc>
      </w:tr>
      <w:tr w:rsidR="00335A1E" w:rsidRPr="00E53719" w14:paraId="1A9328BA" w14:textId="05FCF038" w:rsidTr="00335A1E">
        <w:trPr>
          <w:trHeight w:val="90"/>
        </w:trPr>
        <w:tc>
          <w:tcPr>
            <w:tcW w:w="1179" w:type="dxa"/>
          </w:tcPr>
          <w:p w14:paraId="5BBA5307" w14:textId="215B553F" w:rsidR="00473495" w:rsidRPr="00E53719" w:rsidRDefault="00473495" w:rsidP="00E606A8">
            <w:pPr>
              <w:pStyle w:val="BodyText"/>
              <w:spacing w:line="240" w:lineRule="auto"/>
              <w:ind w:firstLine="0"/>
              <w:rPr>
                <w:b/>
                <w:sz w:val="15"/>
                <w:szCs w:val="15"/>
                <w:lang w:val="en-GB"/>
              </w:rPr>
            </w:pPr>
            <w:r w:rsidRPr="00E53719">
              <w:rPr>
                <w:b/>
                <w:sz w:val="15"/>
                <w:szCs w:val="15"/>
                <w:lang w:val="en-GB"/>
              </w:rPr>
              <w:t>Alternative-wise gaze-discount</w:t>
            </w:r>
          </w:p>
        </w:tc>
        <w:tc>
          <w:tcPr>
            <w:tcW w:w="8084" w:type="dxa"/>
            <w:gridSpan w:val="4"/>
          </w:tcPr>
          <w:p w14:paraId="41087A71" w14:textId="32D476D6" w:rsidR="00473495" w:rsidRPr="00E53719" w:rsidRDefault="007821E2" w:rsidP="00E606A8">
            <w:pPr>
              <w:pStyle w:val="BodyText"/>
              <w:spacing w:line="240" w:lineRule="auto"/>
              <w:ind w:firstLine="0"/>
              <w:rPr>
                <w:sz w:val="15"/>
                <w:szCs w:val="15"/>
                <w:lang w:val="en-GB"/>
              </w:rPr>
            </w:pPr>
            <w:r w:rsidRPr="00E53719">
              <w:rPr>
                <w:b/>
                <w:sz w:val="15"/>
                <w:szCs w:val="15"/>
                <w:lang w:val="en-GB"/>
              </w:rPr>
              <w:t>False</w:t>
            </w:r>
            <w:r w:rsidRPr="00E53719">
              <w:rPr>
                <w:sz w:val="15"/>
                <w:szCs w:val="15"/>
                <w:lang w:val="en-GB"/>
              </w:rPr>
              <w:br/>
              <w:t>Fixated and non-fixated attributes are processed equally.</w:t>
            </w:r>
          </w:p>
        </w:tc>
        <w:tc>
          <w:tcPr>
            <w:tcW w:w="2713" w:type="dxa"/>
            <w:gridSpan w:val="2"/>
            <w:shd w:val="clear" w:color="auto" w:fill="C6D9F1" w:themeFill="text2" w:themeFillTint="33"/>
          </w:tcPr>
          <w:p w14:paraId="4031C644" w14:textId="0A3249ED" w:rsidR="00473495" w:rsidRPr="00E53719" w:rsidRDefault="00473495" w:rsidP="00E606A8">
            <w:pPr>
              <w:pStyle w:val="BodyText"/>
              <w:spacing w:line="240" w:lineRule="auto"/>
              <w:ind w:firstLine="0"/>
              <w:rPr>
                <w:sz w:val="15"/>
                <w:szCs w:val="15"/>
                <w:lang w:val="en-GB"/>
              </w:rPr>
            </w:pPr>
            <w:r w:rsidRPr="00E53719">
              <w:rPr>
                <w:b/>
                <w:sz w:val="15"/>
                <w:szCs w:val="15"/>
                <w:lang w:val="en-GB"/>
              </w:rPr>
              <w:t>True</w:t>
            </w:r>
            <w:r w:rsidRPr="00E53719">
              <w:rPr>
                <w:sz w:val="15"/>
                <w:szCs w:val="15"/>
                <w:lang w:val="en-GB"/>
              </w:rPr>
              <w:br/>
              <w:t>Attributes on the non-fixated dimension are discounted by a parameter η (e.g., Fisher, 2017; Krajbich et al., 2012)</w:t>
            </w:r>
          </w:p>
        </w:tc>
        <w:tc>
          <w:tcPr>
            <w:tcW w:w="441" w:type="dxa"/>
          </w:tcPr>
          <w:p w14:paraId="53983802" w14:textId="3C300A6B" w:rsidR="00473495" w:rsidRPr="00E53719" w:rsidRDefault="00473495" w:rsidP="00E606A8">
            <w:pPr>
              <w:pStyle w:val="BodyText"/>
              <w:spacing w:line="240" w:lineRule="auto"/>
              <w:ind w:firstLine="0"/>
              <w:jc w:val="center"/>
              <w:rPr>
                <w:sz w:val="15"/>
                <w:szCs w:val="15"/>
                <w:lang w:val="en-GB"/>
              </w:rPr>
            </w:pPr>
            <w:r w:rsidRPr="00E53719">
              <w:rPr>
                <w:sz w:val="15"/>
                <w:szCs w:val="15"/>
                <w:lang w:val="en-GB"/>
              </w:rPr>
              <w:t>2</w:t>
            </w:r>
          </w:p>
        </w:tc>
      </w:tr>
      <w:tr w:rsidR="00335A1E" w:rsidRPr="00E53719" w14:paraId="546B25A0" w14:textId="11A99040" w:rsidTr="00335A1E">
        <w:trPr>
          <w:trHeight w:val="90"/>
        </w:trPr>
        <w:tc>
          <w:tcPr>
            <w:tcW w:w="1179" w:type="dxa"/>
          </w:tcPr>
          <w:p w14:paraId="1A8E2CF5" w14:textId="19AF05B1" w:rsidR="007821E2" w:rsidRPr="00E53719" w:rsidRDefault="007821E2" w:rsidP="00E606A8">
            <w:pPr>
              <w:pStyle w:val="BodyText"/>
              <w:spacing w:line="240" w:lineRule="auto"/>
              <w:ind w:firstLine="0"/>
              <w:rPr>
                <w:b/>
                <w:sz w:val="15"/>
                <w:szCs w:val="15"/>
                <w:lang w:val="en-GB"/>
              </w:rPr>
            </w:pPr>
            <w:r w:rsidRPr="00E53719">
              <w:rPr>
                <w:b/>
                <w:sz w:val="15"/>
                <w:szCs w:val="15"/>
                <w:lang w:val="en-GB"/>
              </w:rPr>
              <w:t>Accumulation leak</w:t>
            </w:r>
          </w:p>
        </w:tc>
        <w:tc>
          <w:tcPr>
            <w:tcW w:w="4042" w:type="dxa"/>
            <w:gridSpan w:val="2"/>
          </w:tcPr>
          <w:p w14:paraId="6D30D971" w14:textId="01C7211B" w:rsidR="007821E2" w:rsidRPr="00E53719" w:rsidRDefault="007821E2" w:rsidP="00E606A8">
            <w:pPr>
              <w:pStyle w:val="BodyText"/>
              <w:spacing w:line="240" w:lineRule="auto"/>
              <w:ind w:firstLine="0"/>
              <w:rPr>
                <w:sz w:val="15"/>
                <w:szCs w:val="15"/>
                <w:lang w:val="en-GB"/>
              </w:rPr>
            </w:pPr>
            <w:r w:rsidRPr="00E53719">
              <w:rPr>
                <w:b/>
                <w:sz w:val="15"/>
                <w:szCs w:val="15"/>
                <w:lang w:val="en-GB"/>
              </w:rPr>
              <w:t>None</w:t>
            </w:r>
            <w:r w:rsidRPr="00E53719">
              <w:rPr>
                <w:sz w:val="15"/>
                <w:szCs w:val="15"/>
                <w:lang w:val="en-GB"/>
              </w:rPr>
              <w:br/>
              <w:t>Perfect integration over fixations.</w:t>
            </w:r>
          </w:p>
        </w:tc>
        <w:tc>
          <w:tcPr>
            <w:tcW w:w="4042" w:type="dxa"/>
            <w:gridSpan w:val="2"/>
          </w:tcPr>
          <w:p w14:paraId="371CFD81" w14:textId="148E7DE0" w:rsidR="007821E2" w:rsidRPr="00E53719" w:rsidRDefault="007821E2" w:rsidP="00E606A8">
            <w:pPr>
              <w:pStyle w:val="BodyText"/>
              <w:spacing w:line="240" w:lineRule="auto"/>
              <w:ind w:firstLine="0"/>
              <w:rPr>
                <w:sz w:val="15"/>
                <w:szCs w:val="15"/>
                <w:lang w:val="en-GB"/>
              </w:rPr>
            </w:pPr>
            <w:r w:rsidRPr="00E53719">
              <w:rPr>
                <w:b/>
                <w:sz w:val="15"/>
                <w:szCs w:val="15"/>
                <w:lang w:val="en-GB"/>
              </w:rPr>
              <w:t>Constant</w:t>
            </w:r>
            <w:r w:rsidRPr="00E53719">
              <w:rPr>
                <w:sz w:val="15"/>
                <w:szCs w:val="15"/>
                <w:lang w:val="en-GB"/>
              </w:rPr>
              <w:br/>
              <w:t>With each fixation, accumulators leak information proportional to their current value, controlled by parameter λ (e.g., Roe et al., 2001; Usher &amp; McClelland, 2001; Glickman et al., 2019)</w:t>
            </w:r>
          </w:p>
        </w:tc>
        <w:tc>
          <w:tcPr>
            <w:tcW w:w="2713" w:type="dxa"/>
            <w:gridSpan w:val="2"/>
            <w:shd w:val="clear" w:color="auto" w:fill="C6D9F1" w:themeFill="text2" w:themeFillTint="33"/>
          </w:tcPr>
          <w:p w14:paraId="3C0597C6" w14:textId="61086A9B" w:rsidR="007821E2" w:rsidRPr="00E53719" w:rsidRDefault="005355CA" w:rsidP="00E606A8">
            <w:pPr>
              <w:pStyle w:val="BodyText"/>
              <w:spacing w:line="240" w:lineRule="auto"/>
              <w:ind w:firstLine="0"/>
              <w:rPr>
                <w:sz w:val="15"/>
                <w:szCs w:val="15"/>
                <w:lang w:val="en-GB"/>
              </w:rPr>
            </w:pPr>
            <w:r w:rsidRPr="00E53719">
              <w:rPr>
                <w:b/>
                <w:sz w:val="15"/>
                <w:szCs w:val="15"/>
                <w:lang w:val="en-GB"/>
              </w:rPr>
              <w:t>Gaze-dependent</w:t>
            </w:r>
            <w:r w:rsidRPr="00E53719">
              <w:rPr>
                <w:b/>
                <w:sz w:val="15"/>
                <w:szCs w:val="15"/>
                <w:lang w:val="en-GB"/>
              </w:rPr>
              <w:br/>
            </w:r>
            <w:r w:rsidRPr="00E53719">
              <w:rPr>
                <w:sz w:val="15"/>
                <w:szCs w:val="15"/>
                <w:lang w:val="en-GB"/>
              </w:rPr>
              <w:t>With each fixation, accumulators of non-fixated alternatives leak information, as in Constant leak (e.g., Ashby et al. 2016)</w:t>
            </w:r>
          </w:p>
        </w:tc>
        <w:tc>
          <w:tcPr>
            <w:tcW w:w="441" w:type="dxa"/>
          </w:tcPr>
          <w:p w14:paraId="310FB3D4" w14:textId="1A0C8756" w:rsidR="007821E2" w:rsidRPr="00E53719" w:rsidRDefault="007821E2" w:rsidP="00E606A8">
            <w:pPr>
              <w:pStyle w:val="BodyText"/>
              <w:spacing w:line="240" w:lineRule="auto"/>
              <w:ind w:firstLine="0"/>
              <w:jc w:val="center"/>
              <w:rPr>
                <w:sz w:val="15"/>
                <w:szCs w:val="15"/>
                <w:lang w:val="en-GB"/>
              </w:rPr>
            </w:pPr>
            <w:r w:rsidRPr="00E53719">
              <w:rPr>
                <w:sz w:val="15"/>
                <w:szCs w:val="15"/>
                <w:lang w:val="en-GB"/>
              </w:rPr>
              <w:t>3</w:t>
            </w:r>
          </w:p>
        </w:tc>
      </w:tr>
      <w:tr w:rsidR="00335A1E" w:rsidRPr="00E53719" w14:paraId="02DEA1BB" w14:textId="427297EB" w:rsidTr="00335A1E">
        <w:trPr>
          <w:trHeight w:val="1423"/>
        </w:trPr>
        <w:tc>
          <w:tcPr>
            <w:tcW w:w="1179" w:type="dxa"/>
          </w:tcPr>
          <w:p w14:paraId="2D8F3B3A" w14:textId="5CC6DEE6" w:rsidR="007821E2" w:rsidRPr="00E53719" w:rsidRDefault="007821E2" w:rsidP="00E606A8">
            <w:pPr>
              <w:pStyle w:val="BodyText"/>
              <w:spacing w:line="240" w:lineRule="auto"/>
              <w:ind w:firstLine="0"/>
              <w:rPr>
                <w:b/>
                <w:sz w:val="15"/>
                <w:szCs w:val="15"/>
                <w:lang w:val="en-GB"/>
              </w:rPr>
            </w:pPr>
            <w:r w:rsidRPr="00E53719">
              <w:rPr>
                <w:b/>
                <w:sz w:val="15"/>
                <w:szCs w:val="15"/>
                <w:lang w:val="en-GB"/>
              </w:rPr>
              <w:t>Accumulator inhibition</w:t>
            </w:r>
          </w:p>
        </w:tc>
        <w:tc>
          <w:tcPr>
            <w:tcW w:w="2699" w:type="dxa"/>
          </w:tcPr>
          <w:p w14:paraId="7EDD1EF4" w14:textId="3A77CC96" w:rsidR="007821E2" w:rsidRPr="00E53719" w:rsidRDefault="005355CA" w:rsidP="00E606A8">
            <w:pPr>
              <w:pStyle w:val="BodyText"/>
              <w:spacing w:line="240" w:lineRule="auto"/>
              <w:ind w:firstLine="0"/>
              <w:rPr>
                <w:sz w:val="15"/>
                <w:szCs w:val="15"/>
                <w:lang w:val="en-GB"/>
              </w:rPr>
            </w:pPr>
            <w:r w:rsidRPr="00E53719">
              <w:rPr>
                <w:b/>
                <w:sz w:val="15"/>
                <w:szCs w:val="15"/>
                <w:lang w:val="en-GB"/>
              </w:rPr>
              <w:t>None</w:t>
            </w:r>
            <w:r w:rsidRPr="00E53719">
              <w:rPr>
                <w:b/>
                <w:sz w:val="15"/>
                <w:szCs w:val="15"/>
                <w:lang w:val="en-GB"/>
              </w:rPr>
              <w:br/>
            </w:r>
            <w:r w:rsidRPr="00E53719">
              <w:rPr>
                <w:sz w:val="15"/>
                <w:szCs w:val="15"/>
                <w:lang w:val="en-GB"/>
              </w:rPr>
              <w:t>No inhibition between accumulators.</w:t>
            </w:r>
          </w:p>
        </w:tc>
        <w:tc>
          <w:tcPr>
            <w:tcW w:w="2699" w:type="dxa"/>
            <w:gridSpan w:val="2"/>
          </w:tcPr>
          <w:p w14:paraId="03F985D5" w14:textId="3409A2D3" w:rsidR="005355CA" w:rsidRPr="00E53719" w:rsidRDefault="005355CA" w:rsidP="00E606A8">
            <w:pPr>
              <w:pStyle w:val="BodyText"/>
              <w:spacing w:line="240" w:lineRule="auto"/>
              <w:ind w:firstLine="0"/>
              <w:rPr>
                <w:sz w:val="15"/>
                <w:szCs w:val="15"/>
                <w:lang w:val="en-GB"/>
              </w:rPr>
            </w:pPr>
            <w:r w:rsidRPr="00E53719">
              <w:rPr>
                <w:b/>
                <w:sz w:val="15"/>
                <w:szCs w:val="15"/>
                <w:lang w:val="en-GB"/>
              </w:rPr>
              <w:t>Constant</w:t>
            </w:r>
            <w:r w:rsidRPr="00E53719">
              <w:rPr>
                <w:sz w:val="15"/>
                <w:szCs w:val="15"/>
                <w:lang w:val="en-GB"/>
              </w:rPr>
              <w:br/>
              <w:t>Accumulators inhibit each other proportional to their current value</w:t>
            </w:r>
            <w:r w:rsidR="00365435" w:rsidRPr="00E53719">
              <w:rPr>
                <w:sz w:val="15"/>
                <w:szCs w:val="15"/>
                <w:lang w:val="en-GB"/>
              </w:rPr>
              <w:t>, controlled by parameter φ (e.g., Usher &amp; McClelland, 2004)</w:t>
            </w:r>
          </w:p>
        </w:tc>
        <w:tc>
          <w:tcPr>
            <w:tcW w:w="2699" w:type="dxa"/>
            <w:gridSpan w:val="2"/>
          </w:tcPr>
          <w:p w14:paraId="29134A47" w14:textId="7BC1320F" w:rsidR="007821E2" w:rsidRPr="00E53719" w:rsidRDefault="00365435" w:rsidP="00E606A8">
            <w:pPr>
              <w:pStyle w:val="BodyText"/>
              <w:spacing w:line="240" w:lineRule="auto"/>
              <w:ind w:firstLine="0"/>
              <w:rPr>
                <w:sz w:val="15"/>
                <w:szCs w:val="15"/>
                <w:lang w:val="en-GB"/>
              </w:rPr>
            </w:pPr>
            <w:r w:rsidRPr="00E53719">
              <w:rPr>
                <w:b/>
                <w:sz w:val="15"/>
                <w:szCs w:val="15"/>
                <w:lang w:val="en-GB"/>
              </w:rPr>
              <w:t>Distance-dependent</w:t>
            </w:r>
            <w:r w:rsidRPr="00E53719">
              <w:rPr>
                <w:sz w:val="15"/>
                <w:szCs w:val="15"/>
                <w:lang w:val="en-GB"/>
              </w:rPr>
              <w:br/>
              <w:t xml:space="preserve">Inhibition between accumulators depends on pairwise distance between alternatives in attribute space. Parameters </w:t>
            </w:r>
            <w:r w:rsidRPr="00E53719">
              <w:rPr>
                <w:i/>
                <w:sz w:val="15"/>
                <w:szCs w:val="15"/>
                <w:lang w:val="en-GB"/>
              </w:rPr>
              <w:t>w</w:t>
            </w:r>
            <w:r w:rsidRPr="00E53719">
              <w:rPr>
                <w:i/>
                <w:sz w:val="15"/>
                <w:szCs w:val="15"/>
                <w:vertAlign w:val="subscript"/>
                <w:lang w:val="en-GB"/>
              </w:rPr>
              <w:t>d</w:t>
            </w:r>
            <w:r w:rsidRPr="00E53719">
              <w:rPr>
                <w:sz w:val="15"/>
                <w:szCs w:val="15"/>
                <w:lang w:val="en-GB"/>
              </w:rPr>
              <w:t xml:space="preserve"> and φ (Roe et al., 2001)</w:t>
            </w:r>
          </w:p>
        </w:tc>
        <w:tc>
          <w:tcPr>
            <w:tcW w:w="2700" w:type="dxa"/>
            <w:shd w:val="clear" w:color="auto" w:fill="C6D9F1" w:themeFill="text2" w:themeFillTint="33"/>
          </w:tcPr>
          <w:p w14:paraId="34B4A62B" w14:textId="290AC6F5" w:rsidR="007821E2" w:rsidRPr="00E53719" w:rsidRDefault="005355CA" w:rsidP="00E606A8">
            <w:pPr>
              <w:pStyle w:val="BodyText"/>
              <w:spacing w:line="240" w:lineRule="auto"/>
              <w:ind w:firstLine="0"/>
              <w:rPr>
                <w:sz w:val="15"/>
                <w:szCs w:val="15"/>
                <w:lang w:val="en-GB"/>
              </w:rPr>
            </w:pPr>
            <w:r w:rsidRPr="00E53719">
              <w:rPr>
                <w:b/>
                <w:sz w:val="15"/>
                <w:szCs w:val="15"/>
                <w:lang w:val="en-GB"/>
              </w:rPr>
              <w:t>Gaze-dependent</w:t>
            </w:r>
            <w:r w:rsidRPr="00E53719">
              <w:rPr>
                <w:sz w:val="15"/>
                <w:szCs w:val="15"/>
                <w:lang w:val="en-GB"/>
              </w:rPr>
              <w:br/>
              <w:t>With each fixation, accumulators of non-fixated alternatives are inhibited, proportional to the currently fixated items’ accumulator value. Controlled by parameter φ.</w:t>
            </w:r>
          </w:p>
        </w:tc>
        <w:tc>
          <w:tcPr>
            <w:tcW w:w="441" w:type="dxa"/>
          </w:tcPr>
          <w:p w14:paraId="413AEC49" w14:textId="6DB0A743" w:rsidR="007821E2" w:rsidRPr="00E53719" w:rsidRDefault="007821E2" w:rsidP="00E606A8">
            <w:pPr>
              <w:pStyle w:val="BodyText"/>
              <w:spacing w:line="240" w:lineRule="auto"/>
              <w:ind w:firstLine="0"/>
              <w:jc w:val="center"/>
              <w:rPr>
                <w:sz w:val="15"/>
                <w:szCs w:val="15"/>
                <w:lang w:val="en-GB"/>
              </w:rPr>
            </w:pPr>
            <w:r w:rsidRPr="00E53719">
              <w:rPr>
                <w:sz w:val="15"/>
                <w:szCs w:val="15"/>
                <w:lang w:val="en-GB"/>
              </w:rPr>
              <w:t>4</w:t>
            </w:r>
          </w:p>
        </w:tc>
      </w:tr>
      <w:tr w:rsidR="007821E2" w:rsidRPr="00E53719" w14:paraId="0519F8EE" w14:textId="0C87852A" w:rsidTr="00335A1E">
        <w:trPr>
          <w:trHeight w:val="90"/>
        </w:trPr>
        <w:tc>
          <w:tcPr>
            <w:tcW w:w="1179" w:type="dxa"/>
          </w:tcPr>
          <w:p w14:paraId="31EF307E" w14:textId="52629E99" w:rsidR="007821E2" w:rsidRPr="00E53719" w:rsidRDefault="007821E2" w:rsidP="00E606A8">
            <w:pPr>
              <w:pStyle w:val="BodyText"/>
              <w:spacing w:line="240" w:lineRule="auto"/>
              <w:ind w:firstLine="0"/>
              <w:rPr>
                <w:b/>
                <w:sz w:val="15"/>
                <w:szCs w:val="15"/>
                <w:lang w:val="en-GB"/>
              </w:rPr>
            </w:pPr>
            <w:r w:rsidRPr="00E53719">
              <w:rPr>
                <w:b/>
                <w:sz w:val="15"/>
                <w:szCs w:val="15"/>
                <w:lang w:val="en-GB"/>
              </w:rPr>
              <w:t>Total variants</w:t>
            </w:r>
          </w:p>
        </w:tc>
        <w:tc>
          <w:tcPr>
            <w:tcW w:w="10797" w:type="dxa"/>
            <w:gridSpan w:val="6"/>
          </w:tcPr>
          <w:p w14:paraId="678D6236" w14:textId="77777777" w:rsidR="007821E2" w:rsidRPr="00E53719" w:rsidRDefault="007821E2" w:rsidP="00E606A8">
            <w:pPr>
              <w:pStyle w:val="BodyText"/>
              <w:spacing w:line="240" w:lineRule="auto"/>
              <w:ind w:firstLine="0"/>
              <w:rPr>
                <w:sz w:val="15"/>
                <w:szCs w:val="15"/>
                <w:lang w:val="en-GB"/>
              </w:rPr>
            </w:pPr>
          </w:p>
        </w:tc>
        <w:tc>
          <w:tcPr>
            <w:tcW w:w="441" w:type="dxa"/>
          </w:tcPr>
          <w:p w14:paraId="460C4B2A" w14:textId="7C179F5E" w:rsidR="007821E2" w:rsidRPr="00E53719" w:rsidRDefault="007821E2" w:rsidP="00E606A8">
            <w:pPr>
              <w:pStyle w:val="BodyText"/>
              <w:spacing w:line="240" w:lineRule="auto"/>
              <w:ind w:firstLine="0"/>
              <w:jc w:val="center"/>
              <w:rPr>
                <w:sz w:val="15"/>
                <w:szCs w:val="15"/>
                <w:lang w:val="en-GB"/>
              </w:rPr>
            </w:pPr>
            <w:r w:rsidRPr="00E53719">
              <w:rPr>
                <w:sz w:val="15"/>
                <w:szCs w:val="15"/>
                <w:lang w:val="en-GB"/>
              </w:rPr>
              <w:t>192</w:t>
            </w:r>
          </w:p>
        </w:tc>
      </w:tr>
    </w:tbl>
    <w:p w14:paraId="6F3C7C98" w14:textId="1B6A7515" w:rsidR="00A55B18" w:rsidRPr="00E53719" w:rsidRDefault="00131E45">
      <w:pPr>
        <w:pStyle w:val="BodyText"/>
        <w:rPr>
          <w:lang w:val="en-GB"/>
        </w:rPr>
      </w:pPr>
      <w:r w:rsidRPr="00E53719">
        <w:rPr>
          <w:b/>
          <w:sz w:val="15"/>
          <w:szCs w:val="15"/>
          <w:lang w:val="en-GB"/>
        </w:rPr>
        <w:t>Supplementary Table 2</w:t>
      </w:r>
      <w:r w:rsidR="00CA4B9A" w:rsidRPr="00E53719">
        <w:rPr>
          <w:b/>
          <w:sz w:val="15"/>
          <w:szCs w:val="15"/>
          <w:lang w:val="en-GB"/>
        </w:rPr>
        <w:t>.</w:t>
      </w:r>
      <w:r w:rsidRPr="00E53719">
        <w:rPr>
          <w:b/>
          <w:sz w:val="15"/>
          <w:szCs w:val="15"/>
          <w:lang w:val="en-GB"/>
        </w:rPr>
        <w:t xml:space="preserve"> Overview of the nodes and switch-levels used in the switchboard analysis. </w:t>
      </w:r>
      <w:r w:rsidRPr="00E53719">
        <w:rPr>
          <w:sz w:val="15"/>
          <w:szCs w:val="15"/>
          <w:lang w:val="en-GB"/>
        </w:rPr>
        <w:t>Switch</w:t>
      </w:r>
      <w:ins w:id="288" w:author="Felix Molter" w:date="2021-01-15T14:40:00Z">
        <w:r w:rsidR="000432E4" w:rsidRPr="00E53719">
          <w:rPr>
            <w:sz w:val="15"/>
            <w:szCs w:val="15"/>
            <w:lang w:val="en-GB"/>
          </w:rPr>
          <w:t xml:space="preserve"> </w:t>
        </w:r>
      </w:ins>
      <w:r w:rsidRPr="00E53719">
        <w:rPr>
          <w:sz w:val="15"/>
          <w:szCs w:val="15"/>
          <w:lang w:val="en-GB"/>
        </w:rPr>
        <w:t>levels that depend on gaze-data are shaded blue. Note that due to the model ﬁtting procedure, where model predicted choice probabilities are derived from a soft-max function over the ﬁnal accumulator values, the comparison switch levels independent and comparative are not distinguishable for a subset of the model space, reducing the total number of unique variants to 160.</w:t>
      </w:r>
    </w:p>
    <w:p w14:paraId="45EC963E" w14:textId="77777777" w:rsidR="00131E45" w:rsidRPr="00E53719" w:rsidRDefault="00131E45">
      <w:pPr>
        <w:pStyle w:val="BodyText"/>
        <w:rPr>
          <w:lang w:val="en-GB"/>
        </w:rPr>
        <w:sectPr w:rsidR="00131E45" w:rsidRPr="00E53719" w:rsidSect="00A55B18">
          <w:pgSz w:w="15840" w:h="12240" w:orient="landscape"/>
          <w:pgMar w:top="1440" w:right="1440" w:bottom="1440" w:left="2199" w:header="1440" w:footer="0" w:gutter="0"/>
          <w:lnNumType w:countBy="1" w:distance="850" w:restart="continuous"/>
          <w:cols w:space="720"/>
          <w:formProt w:val="0"/>
          <w:docGrid w:linePitch="326"/>
        </w:sectPr>
      </w:pPr>
    </w:p>
    <w:p w14:paraId="6686BB5A" w14:textId="3F3C25DF" w:rsidR="00B76BF1" w:rsidRPr="00E53719" w:rsidRDefault="00C418A2" w:rsidP="00631E62">
      <w:pPr>
        <w:pStyle w:val="Heading2"/>
        <w:rPr>
          <w:lang w:val="en-GB"/>
        </w:rPr>
      </w:pPr>
      <w:r w:rsidRPr="00E53719">
        <w:rPr>
          <w:lang w:val="en-GB"/>
        </w:rPr>
        <w:lastRenderedPageBreak/>
        <w:t>Best average fitting switchboard variants</w:t>
      </w:r>
    </w:p>
    <w:p w14:paraId="5892BDE3" w14:textId="77777777" w:rsidR="00631E62" w:rsidRPr="00E53719" w:rsidRDefault="00631E62" w:rsidP="00631E62">
      <w:pPr>
        <w:pStyle w:val="BodyText"/>
        <w:ind w:firstLine="0"/>
        <w:rPr>
          <w:lang w:val="en-GB"/>
        </w:rPr>
      </w:pPr>
    </w:p>
    <w:tbl>
      <w:tblPr>
        <w:tblStyle w:val="Table"/>
        <w:tblW w:w="8836" w:type="dxa"/>
        <w:jc w:val="center"/>
        <w:tblInd w:w="0" w:type="dxa"/>
        <w:tblLook w:val="0020" w:firstRow="1" w:lastRow="0" w:firstColumn="0" w:lastColumn="0" w:noHBand="0" w:noVBand="0"/>
      </w:tblPr>
      <w:tblGrid>
        <w:gridCol w:w="757"/>
        <w:gridCol w:w="818"/>
        <w:gridCol w:w="833"/>
        <w:gridCol w:w="1120"/>
        <w:gridCol w:w="1217"/>
        <w:gridCol w:w="1650"/>
        <w:gridCol w:w="1524"/>
        <w:gridCol w:w="917"/>
      </w:tblGrid>
      <w:tr w:rsidR="00B76BF1" w:rsidRPr="00E53719" w14:paraId="7DFE0295" w14:textId="77777777" w:rsidTr="00F24393">
        <w:trPr>
          <w:trHeight w:val="234"/>
          <w:jc w:val="center"/>
        </w:trPr>
        <w:tc>
          <w:tcPr>
            <w:tcW w:w="0" w:type="auto"/>
            <w:tcBorders>
              <w:bottom w:val="single" w:sz="6" w:space="0" w:color="000000"/>
            </w:tcBorders>
            <w:vAlign w:val="bottom"/>
          </w:tcPr>
          <w:p w14:paraId="59CE6800" w14:textId="77777777" w:rsidR="00B76BF1" w:rsidRPr="00E53719" w:rsidRDefault="00C418A2">
            <w:pPr>
              <w:pStyle w:val="Compact"/>
              <w:widowControl w:val="0"/>
              <w:spacing w:before="0" w:after="0" w:line="240" w:lineRule="auto"/>
              <w:ind w:firstLine="0"/>
              <w:jc w:val="center"/>
              <w:rPr>
                <w:rFonts w:eastAsia="Cambria"/>
                <w:lang w:val="en-GB"/>
              </w:rPr>
            </w:pPr>
            <w:r w:rsidRPr="00E53719">
              <w:rPr>
                <w:rFonts w:eastAsia="Cambria"/>
                <w:lang w:val="en-GB"/>
              </w:rPr>
              <w:t>Rank</w:t>
            </w:r>
          </w:p>
        </w:tc>
        <w:tc>
          <w:tcPr>
            <w:tcW w:w="0" w:type="auto"/>
            <w:tcBorders>
              <w:bottom w:val="single" w:sz="6" w:space="0" w:color="000000"/>
            </w:tcBorders>
            <w:vAlign w:val="bottom"/>
          </w:tcPr>
          <w:p w14:paraId="5E78AEF3" w14:textId="77777777" w:rsidR="00B76BF1" w:rsidRPr="00E53719" w:rsidRDefault="00C418A2">
            <w:pPr>
              <w:pStyle w:val="Compact"/>
              <w:widowControl w:val="0"/>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Alt</m:t>
                    </m:r>
                  </m:sub>
                </m:sSub>
              </m:oMath>
            </m:oMathPara>
          </w:p>
        </w:tc>
        <w:tc>
          <w:tcPr>
            <w:tcW w:w="0" w:type="auto"/>
            <w:tcBorders>
              <w:bottom w:val="single" w:sz="6" w:space="0" w:color="000000"/>
            </w:tcBorders>
            <w:vAlign w:val="bottom"/>
          </w:tcPr>
          <w:p w14:paraId="56DC9025" w14:textId="77777777" w:rsidR="00B76BF1" w:rsidRPr="00E53719" w:rsidRDefault="00C418A2">
            <w:pPr>
              <w:pStyle w:val="Compact"/>
              <w:widowControl w:val="0"/>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Att</m:t>
                    </m:r>
                  </m:sub>
                </m:sSub>
              </m:oMath>
            </m:oMathPara>
          </w:p>
        </w:tc>
        <w:tc>
          <w:tcPr>
            <w:tcW w:w="0" w:type="auto"/>
            <w:tcBorders>
              <w:bottom w:val="single" w:sz="6" w:space="0" w:color="000000"/>
            </w:tcBorders>
            <w:vAlign w:val="bottom"/>
          </w:tcPr>
          <w:p w14:paraId="6692BC8C" w14:textId="77777777" w:rsidR="00B76BF1" w:rsidRPr="00E53719" w:rsidRDefault="00C418A2">
            <w:pPr>
              <w:pStyle w:val="Compact"/>
              <w:widowControl w:val="0"/>
              <w:ind w:firstLine="0"/>
              <w:jc w:val="center"/>
              <w:rPr>
                <w:rFonts w:eastAsia="Cambria"/>
                <w:lang w:val="en-GB"/>
              </w:rPr>
            </w:pPr>
            <w:r w:rsidRPr="00E53719">
              <w:rPr>
                <w:rFonts w:eastAsia="Cambria"/>
                <w:lang w:val="en-GB"/>
              </w:rPr>
              <w:t>Leak</w:t>
            </w:r>
          </w:p>
        </w:tc>
        <w:tc>
          <w:tcPr>
            <w:tcW w:w="0" w:type="auto"/>
            <w:tcBorders>
              <w:bottom w:val="single" w:sz="6" w:space="0" w:color="000000"/>
            </w:tcBorders>
            <w:vAlign w:val="bottom"/>
          </w:tcPr>
          <w:p w14:paraId="26583049" w14:textId="77777777" w:rsidR="00B76BF1" w:rsidRPr="00E53719" w:rsidRDefault="00C418A2">
            <w:pPr>
              <w:pStyle w:val="Compact"/>
              <w:widowControl w:val="0"/>
              <w:ind w:firstLine="0"/>
              <w:jc w:val="center"/>
              <w:rPr>
                <w:rFonts w:eastAsia="Cambria"/>
                <w:lang w:val="en-GB"/>
              </w:rPr>
            </w:pPr>
            <w:r w:rsidRPr="00E53719">
              <w:rPr>
                <w:rFonts w:eastAsia="Cambria"/>
                <w:lang w:val="en-GB"/>
              </w:rPr>
              <w:t>Inhibition</w:t>
            </w:r>
          </w:p>
        </w:tc>
        <w:tc>
          <w:tcPr>
            <w:tcW w:w="0" w:type="auto"/>
            <w:tcBorders>
              <w:bottom w:val="single" w:sz="6" w:space="0" w:color="000000"/>
            </w:tcBorders>
            <w:vAlign w:val="bottom"/>
          </w:tcPr>
          <w:p w14:paraId="204129CD" w14:textId="77777777" w:rsidR="00B76BF1" w:rsidRPr="00E53719" w:rsidRDefault="00C418A2">
            <w:pPr>
              <w:pStyle w:val="Compact"/>
              <w:widowControl w:val="0"/>
              <w:ind w:firstLine="0"/>
              <w:jc w:val="center"/>
              <w:rPr>
                <w:rFonts w:eastAsia="Cambria"/>
                <w:lang w:val="en-GB"/>
              </w:rPr>
            </w:pPr>
            <w:r w:rsidRPr="00E53719">
              <w:rPr>
                <w:rFonts w:eastAsia="Cambria"/>
                <w:lang w:val="en-GB"/>
              </w:rPr>
              <w:t>Integration</w:t>
            </w:r>
          </w:p>
        </w:tc>
        <w:tc>
          <w:tcPr>
            <w:tcW w:w="0" w:type="auto"/>
            <w:tcBorders>
              <w:bottom w:val="single" w:sz="6" w:space="0" w:color="000000"/>
            </w:tcBorders>
            <w:vAlign w:val="bottom"/>
          </w:tcPr>
          <w:p w14:paraId="7EED69AC"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Comparison</w:t>
            </w:r>
          </w:p>
        </w:tc>
        <w:tc>
          <w:tcPr>
            <w:tcW w:w="0" w:type="auto"/>
            <w:tcBorders>
              <w:bottom w:val="single" w:sz="6" w:space="0" w:color="000000"/>
            </w:tcBorders>
            <w:vAlign w:val="bottom"/>
          </w:tcPr>
          <w:p w14:paraId="74FBE145" w14:textId="77777777" w:rsidR="00B76BF1" w:rsidRPr="00E53719" w:rsidRDefault="00C418A2">
            <w:pPr>
              <w:pStyle w:val="Compact"/>
              <w:widowControl w:val="0"/>
              <w:ind w:firstLine="0"/>
              <w:jc w:val="center"/>
              <w:rPr>
                <w:rFonts w:eastAsia="Cambria"/>
                <w:lang w:val="en-GB"/>
              </w:rPr>
            </w:pPr>
            <w:r w:rsidRPr="00E53719">
              <w:rPr>
                <w:rFonts w:eastAsia="Cambria"/>
                <w:lang w:val="en-GB"/>
              </w:rPr>
              <w:t>BIC</w:t>
            </w:r>
          </w:p>
        </w:tc>
      </w:tr>
      <w:tr w:rsidR="00B76BF1" w:rsidRPr="00E53719" w14:paraId="53BA44E4" w14:textId="77777777" w:rsidTr="00F24393">
        <w:trPr>
          <w:trHeight w:val="234"/>
          <w:jc w:val="center"/>
        </w:trPr>
        <w:tc>
          <w:tcPr>
            <w:tcW w:w="0" w:type="auto"/>
          </w:tcPr>
          <w:p w14:paraId="14B60B56" w14:textId="77777777" w:rsidR="00B76BF1" w:rsidRPr="00E53719" w:rsidRDefault="00C418A2">
            <w:pPr>
              <w:pStyle w:val="Compact"/>
              <w:widowControl w:val="0"/>
              <w:ind w:firstLine="0"/>
              <w:jc w:val="center"/>
              <w:rPr>
                <w:rFonts w:eastAsia="Cambria"/>
                <w:lang w:val="en-GB"/>
              </w:rPr>
            </w:pPr>
            <w:r w:rsidRPr="00E53719">
              <w:rPr>
                <w:rFonts w:eastAsia="Cambria"/>
                <w:lang w:val="en-GB"/>
              </w:rPr>
              <w:t>1</w:t>
            </w:r>
          </w:p>
        </w:tc>
        <w:tc>
          <w:tcPr>
            <w:tcW w:w="0" w:type="auto"/>
            <w:shd w:val="clear" w:color="auto" w:fill="C6D9F1" w:themeFill="text2" w:themeFillTint="33"/>
          </w:tcPr>
          <w:p w14:paraId="26DDA9CD"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20C7E2DC"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2F56CD0B"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3004DE89" w14:textId="77777777" w:rsidR="00B76BF1" w:rsidRPr="00E53719" w:rsidRDefault="00C418A2">
            <w:pPr>
              <w:pStyle w:val="Compact"/>
              <w:widowControl w:val="0"/>
              <w:ind w:firstLine="0"/>
              <w:jc w:val="center"/>
              <w:rPr>
                <w:rFonts w:eastAsia="Cambria"/>
                <w:lang w:val="en-GB"/>
              </w:rPr>
            </w:pPr>
            <w:r w:rsidRPr="00E53719">
              <w:rPr>
                <w:rFonts w:eastAsia="Cambria"/>
                <w:lang w:val="en-GB"/>
              </w:rPr>
              <w:t>None</w:t>
            </w:r>
          </w:p>
        </w:tc>
        <w:tc>
          <w:tcPr>
            <w:tcW w:w="0" w:type="auto"/>
          </w:tcPr>
          <w:p w14:paraId="45DA08CF"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5890BB46" w14:textId="77777777" w:rsidR="00B76BF1" w:rsidRPr="00E53719" w:rsidRDefault="00C418A2">
            <w:pPr>
              <w:pStyle w:val="Compact"/>
              <w:widowControl w:val="0"/>
              <w:ind w:firstLine="0"/>
              <w:jc w:val="center"/>
              <w:rPr>
                <w:rFonts w:eastAsia="Cambria"/>
                <w:i/>
                <w:lang w:val="en-GB"/>
              </w:rPr>
            </w:pPr>
            <w:r w:rsidRPr="00E53719">
              <w:rPr>
                <w:rFonts w:eastAsia="Cambria"/>
                <w:i/>
                <w:lang w:val="en-GB"/>
              </w:rPr>
              <w:t>n.d.</w:t>
            </w:r>
          </w:p>
        </w:tc>
        <w:tc>
          <w:tcPr>
            <w:tcW w:w="0" w:type="auto"/>
          </w:tcPr>
          <w:p w14:paraId="436D509C" w14:textId="77777777" w:rsidR="00B76BF1" w:rsidRPr="00E53719" w:rsidRDefault="00C418A2">
            <w:pPr>
              <w:pStyle w:val="Compact"/>
              <w:widowControl w:val="0"/>
              <w:ind w:firstLine="0"/>
              <w:jc w:val="center"/>
              <w:rPr>
                <w:rFonts w:eastAsia="Cambria"/>
                <w:lang w:val="en-GB"/>
              </w:rPr>
            </w:pPr>
            <w:r w:rsidRPr="00E53719">
              <w:rPr>
                <w:rFonts w:eastAsia="Cambria"/>
                <w:lang w:val="en-GB"/>
              </w:rPr>
              <w:t>232.08</w:t>
            </w:r>
          </w:p>
        </w:tc>
      </w:tr>
      <w:tr w:rsidR="00B76BF1" w:rsidRPr="00E53719" w14:paraId="3434D9F8" w14:textId="77777777" w:rsidTr="00F24393">
        <w:trPr>
          <w:trHeight w:val="234"/>
          <w:jc w:val="center"/>
        </w:trPr>
        <w:tc>
          <w:tcPr>
            <w:tcW w:w="0" w:type="auto"/>
          </w:tcPr>
          <w:p w14:paraId="2BF1BEF6" w14:textId="77777777" w:rsidR="00B76BF1" w:rsidRPr="00E53719" w:rsidRDefault="00C418A2">
            <w:pPr>
              <w:pStyle w:val="Compact"/>
              <w:widowControl w:val="0"/>
              <w:ind w:firstLine="0"/>
              <w:jc w:val="center"/>
              <w:rPr>
                <w:rFonts w:eastAsia="Cambria"/>
                <w:lang w:val="en-GB"/>
              </w:rPr>
            </w:pPr>
            <w:r w:rsidRPr="00E53719">
              <w:rPr>
                <w:rFonts w:eastAsia="Cambria"/>
                <w:lang w:val="en-GB"/>
              </w:rPr>
              <w:t>2</w:t>
            </w:r>
          </w:p>
        </w:tc>
        <w:tc>
          <w:tcPr>
            <w:tcW w:w="0" w:type="auto"/>
          </w:tcPr>
          <w:p w14:paraId="7437BEED"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19A488F4"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5826C00C"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61A26A2B"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2ECFDD59"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776B5E1E" w14:textId="77777777" w:rsidR="00B76BF1" w:rsidRPr="00E53719" w:rsidRDefault="00C418A2">
            <w:pPr>
              <w:pStyle w:val="Compact"/>
              <w:widowControl w:val="0"/>
              <w:ind w:firstLine="0"/>
              <w:jc w:val="center"/>
              <w:rPr>
                <w:rFonts w:eastAsia="Cambria"/>
                <w:lang w:val="en-GB"/>
              </w:rPr>
            </w:pPr>
            <w:r w:rsidRPr="00E53719">
              <w:rPr>
                <w:rFonts w:eastAsia="Cambria"/>
                <w:lang w:val="en-GB"/>
              </w:rPr>
              <w:t>Independent</w:t>
            </w:r>
          </w:p>
        </w:tc>
        <w:tc>
          <w:tcPr>
            <w:tcW w:w="0" w:type="auto"/>
          </w:tcPr>
          <w:p w14:paraId="6D06AD57" w14:textId="77777777" w:rsidR="00B76BF1" w:rsidRPr="00E53719" w:rsidRDefault="00C418A2">
            <w:pPr>
              <w:pStyle w:val="Compact"/>
              <w:widowControl w:val="0"/>
              <w:ind w:firstLine="0"/>
              <w:jc w:val="center"/>
              <w:rPr>
                <w:rFonts w:eastAsia="Cambria"/>
                <w:lang w:val="en-GB"/>
              </w:rPr>
            </w:pPr>
            <w:r w:rsidRPr="00E53719">
              <w:rPr>
                <w:rFonts w:eastAsia="Cambria"/>
                <w:lang w:val="en-GB"/>
              </w:rPr>
              <w:t>235.94</w:t>
            </w:r>
          </w:p>
        </w:tc>
      </w:tr>
      <w:tr w:rsidR="00B76BF1" w:rsidRPr="00E53719" w14:paraId="14CDA174" w14:textId="77777777" w:rsidTr="00F24393">
        <w:trPr>
          <w:trHeight w:val="234"/>
          <w:jc w:val="center"/>
        </w:trPr>
        <w:tc>
          <w:tcPr>
            <w:tcW w:w="0" w:type="auto"/>
          </w:tcPr>
          <w:p w14:paraId="6A9AC034" w14:textId="77777777" w:rsidR="00B76BF1" w:rsidRPr="00E53719" w:rsidRDefault="00C418A2">
            <w:pPr>
              <w:pStyle w:val="Compact"/>
              <w:widowControl w:val="0"/>
              <w:ind w:firstLine="0"/>
              <w:jc w:val="center"/>
              <w:rPr>
                <w:rFonts w:eastAsia="Cambria"/>
                <w:lang w:val="en-GB"/>
              </w:rPr>
            </w:pPr>
            <w:r w:rsidRPr="00E53719">
              <w:rPr>
                <w:rFonts w:eastAsia="Cambria"/>
                <w:lang w:val="en-GB"/>
              </w:rPr>
              <w:t>3</w:t>
            </w:r>
          </w:p>
        </w:tc>
        <w:tc>
          <w:tcPr>
            <w:tcW w:w="0" w:type="auto"/>
            <w:shd w:val="clear" w:color="auto" w:fill="C6D9F1" w:themeFill="text2" w:themeFillTint="33"/>
          </w:tcPr>
          <w:p w14:paraId="4DCC852C"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3A1DD39C"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254BCD5B"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6811F30C"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13A60F25"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649FB49D"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Comparative</w:t>
            </w:r>
          </w:p>
        </w:tc>
        <w:tc>
          <w:tcPr>
            <w:tcW w:w="0" w:type="auto"/>
          </w:tcPr>
          <w:p w14:paraId="5DE0D163" w14:textId="77777777" w:rsidR="00B76BF1" w:rsidRPr="00E53719" w:rsidRDefault="00C418A2">
            <w:pPr>
              <w:pStyle w:val="Compact"/>
              <w:widowControl w:val="0"/>
              <w:ind w:firstLine="0"/>
              <w:jc w:val="center"/>
              <w:rPr>
                <w:rFonts w:eastAsia="Cambria"/>
                <w:lang w:val="en-GB"/>
              </w:rPr>
            </w:pPr>
            <w:r w:rsidRPr="00E53719">
              <w:rPr>
                <w:rFonts w:eastAsia="Cambria"/>
                <w:lang w:val="en-GB"/>
              </w:rPr>
              <w:t>236.75</w:t>
            </w:r>
          </w:p>
        </w:tc>
      </w:tr>
      <w:tr w:rsidR="00B76BF1" w:rsidRPr="00E53719" w14:paraId="5033BABD" w14:textId="77777777" w:rsidTr="00F24393">
        <w:trPr>
          <w:trHeight w:val="234"/>
          <w:jc w:val="center"/>
        </w:trPr>
        <w:tc>
          <w:tcPr>
            <w:tcW w:w="0" w:type="auto"/>
          </w:tcPr>
          <w:p w14:paraId="2FB7947E" w14:textId="77777777" w:rsidR="00B76BF1" w:rsidRPr="00E53719" w:rsidRDefault="00C418A2">
            <w:pPr>
              <w:pStyle w:val="Compact"/>
              <w:widowControl w:val="0"/>
              <w:ind w:firstLine="0"/>
              <w:jc w:val="center"/>
              <w:rPr>
                <w:rFonts w:eastAsia="Cambria"/>
                <w:lang w:val="en-GB"/>
              </w:rPr>
            </w:pPr>
            <w:r w:rsidRPr="00E53719">
              <w:rPr>
                <w:rFonts w:eastAsia="Cambria"/>
                <w:lang w:val="en-GB"/>
              </w:rPr>
              <w:t>4</w:t>
            </w:r>
          </w:p>
        </w:tc>
        <w:tc>
          <w:tcPr>
            <w:tcW w:w="0" w:type="auto"/>
            <w:shd w:val="clear" w:color="auto" w:fill="C6D9F1" w:themeFill="text2" w:themeFillTint="33"/>
          </w:tcPr>
          <w:p w14:paraId="30C865D7"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shd w:val="clear" w:color="auto" w:fill="C6D9F1" w:themeFill="text2" w:themeFillTint="33"/>
          </w:tcPr>
          <w:p w14:paraId="12F7A833"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41FC5DC1"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09A59BEB" w14:textId="77777777" w:rsidR="00B76BF1" w:rsidRPr="00E53719" w:rsidRDefault="00C418A2">
            <w:pPr>
              <w:pStyle w:val="Compact"/>
              <w:widowControl w:val="0"/>
              <w:ind w:firstLine="0"/>
              <w:jc w:val="center"/>
              <w:rPr>
                <w:rFonts w:eastAsia="Cambria"/>
                <w:lang w:val="en-GB"/>
              </w:rPr>
            </w:pPr>
            <w:r w:rsidRPr="00E53719">
              <w:rPr>
                <w:rFonts w:eastAsia="Cambria"/>
                <w:lang w:val="en-GB"/>
              </w:rPr>
              <w:t>None</w:t>
            </w:r>
          </w:p>
        </w:tc>
        <w:tc>
          <w:tcPr>
            <w:tcW w:w="0" w:type="auto"/>
          </w:tcPr>
          <w:p w14:paraId="315B41F1"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14FD7D8A" w14:textId="77777777" w:rsidR="00B76BF1" w:rsidRPr="00E53719" w:rsidRDefault="00C418A2">
            <w:pPr>
              <w:pStyle w:val="Compact"/>
              <w:widowControl w:val="0"/>
              <w:ind w:firstLine="0"/>
              <w:jc w:val="center"/>
              <w:rPr>
                <w:rFonts w:eastAsia="Cambria"/>
                <w:i/>
                <w:lang w:val="en-GB"/>
              </w:rPr>
            </w:pPr>
            <w:r w:rsidRPr="00E53719">
              <w:rPr>
                <w:rFonts w:eastAsia="Cambria"/>
                <w:i/>
                <w:lang w:val="en-GB"/>
              </w:rPr>
              <w:t>n.d.</w:t>
            </w:r>
          </w:p>
        </w:tc>
        <w:tc>
          <w:tcPr>
            <w:tcW w:w="0" w:type="auto"/>
          </w:tcPr>
          <w:p w14:paraId="5BC5D971" w14:textId="77777777" w:rsidR="00B76BF1" w:rsidRPr="00E53719" w:rsidRDefault="00C418A2">
            <w:pPr>
              <w:pStyle w:val="Compact"/>
              <w:widowControl w:val="0"/>
              <w:ind w:firstLine="0"/>
              <w:jc w:val="center"/>
              <w:rPr>
                <w:rFonts w:eastAsia="Cambria"/>
                <w:lang w:val="en-GB"/>
              </w:rPr>
            </w:pPr>
            <w:r w:rsidRPr="00E53719">
              <w:rPr>
                <w:rFonts w:eastAsia="Cambria"/>
                <w:lang w:val="en-GB"/>
              </w:rPr>
              <w:t>237.21</w:t>
            </w:r>
          </w:p>
        </w:tc>
      </w:tr>
      <w:tr w:rsidR="00B76BF1" w:rsidRPr="00E53719" w14:paraId="50B62405" w14:textId="77777777" w:rsidTr="00F24393">
        <w:trPr>
          <w:trHeight w:val="234"/>
          <w:jc w:val="center"/>
        </w:trPr>
        <w:tc>
          <w:tcPr>
            <w:tcW w:w="0" w:type="auto"/>
          </w:tcPr>
          <w:p w14:paraId="6B8FB3B5" w14:textId="77777777" w:rsidR="00B76BF1" w:rsidRPr="00E53719" w:rsidRDefault="00C418A2">
            <w:pPr>
              <w:pStyle w:val="Compact"/>
              <w:widowControl w:val="0"/>
              <w:ind w:firstLine="0"/>
              <w:jc w:val="center"/>
              <w:rPr>
                <w:rFonts w:eastAsia="Cambria"/>
                <w:lang w:val="en-GB"/>
              </w:rPr>
            </w:pPr>
            <w:r w:rsidRPr="00E53719">
              <w:rPr>
                <w:rFonts w:eastAsia="Cambria"/>
                <w:lang w:val="en-GB"/>
              </w:rPr>
              <w:t>5</w:t>
            </w:r>
          </w:p>
        </w:tc>
        <w:tc>
          <w:tcPr>
            <w:tcW w:w="0" w:type="auto"/>
            <w:shd w:val="clear" w:color="auto" w:fill="C6D9F1" w:themeFill="text2" w:themeFillTint="33"/>
          </w:tcPr>
          <w:p w14:paraId="02EE18CD"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033A0F46"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656896A5"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78681AD7"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4CDA99AC"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79464727" w14:textId="77777777" w:rsidR="00B76BF1" w:rsidRPr="00E53719" w:rsidRDefault="00C418A2">
            <w:pPr>
              <w:pStyle w:val="Compact"/>
              <w:widowControl w:val="0"/>
              <w:ind w:firstLine="0"/>
              <w:jc w:val="center"/>
              <w:rPr>
                <w:rFonts w:eastAsia="Cambria"/>
                <w:lang w:val="en-GB"/>
              </w:rPr>
            </w:pPr>
            <w:r w:rsidRPr="00E53719">
              <w:rPr>
                <w:rFonts w:eastAsia="Cambria"/>
                <w:lang w:val="en-GB"/>
              </w:rPr>
              <w:t>Independent</w:t>
            </w:r>
          </w:p>
        </w:tc>
        <w:tc>
          <w:tcPr>
            <w:tcW w:w="0" w:type="auto"/>
          </w:tcPr>
          <w:p w14:paraId="1824A40C" w14:textId="77777777" w:rsidR="00B76BF1" w:rsidRPr="00E53719" w:rsidRDefault="00C418A2">
            <w:pPr>
              <w:pStyle w:val="Compact"/>
              <w:widowControl w:val="0"/>
              <w:ind w:firstLine="0"/>
              <w:jc w:val="center"/>
              <w:rPr>
                <w:rFonts w:eastAsia="Cambria"/>
                <w:lang w:val="en-GB"/>
              </w:rPr>
            </w:pPr>
            <w:r w:rsidRPr="00E53719">
              <w:rPr>
                <w:rFonts w:eastAsia="Cambria"/>
                <w:lang w:val="en-GB"/>
              </w:rPr>
              <w:t>237.31</w:t>
            </w:r>
          </w:p>
        </w:tc>
      </w:tr>
      <w:tr w:rsidR="00B76BF1" w:rsidRPr="00E53719" w14:paraId="50085B03" w14:textId="77777777" w:rsidTr="00F24393">
        <w:trPr>
          <w:trHeight w:val="234"/>
          <w:jc w:val="center"/>
        </w:trPr>
        <w:tc>
          <w:tcPr>
            <w:tcW w:w="0" w:type="auto"/>
          </w:tcPr>
          <w:p w14:paraId="7690AE7A" w14:textId="77777777" w:rsidR="00B76BF1" w:rsidRPr="00E53719" w:rsidRDefault="00C418A2">
            <w:pPr>
              <w:pStyle w:val="Compact"/>
              <w:widowControl w:val="0"/>
              <w:ind w:firstLine="0"/>
              <w:jc w:val="center"/>
              <w:rPr>
                <w:rFonts w:eastAsia="Cambria"/>
                <w:lang w:val="en-GB"/>
              </w:rPr>
            </w:pPr>
            <w:r w:rsidRPr="00E53719">
              <w:rPr>
                <w:rFonts w:eastAsia="Cambria"/>
                <w:lang w:val="en-GB"/>
              </w:rPr>
              <w:t>6</w:t>
            </w:r>
          </w:p>
        </w:tc>
        <w:tc>
          <w:tcPr>
            <w:tcW w:w="0" w:type="auto"/>
            <w:shd w:val="clear" w:color="auto" w:fill="C6D9F1" w:themeFill="text2" w:themeFillTint="33"/>
          </w:tcPr>
          <w:p w14:paraId="27827648"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53007AA7"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546E31FB"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228057CE"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30B549B6"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35D996B9" w14:textId="77777777" w:rsidR="00B76BF1" w:rsidRPr="00E53719" w:rsidRDefault="00C418A2">
            <w:pPr>
              <w:pStyle w:val="Compact"/>
              <w:widowControl w:val="0"/>
              <w:ind w:firstLine="0"/>
              <w:jc w:val="center"/>
              <w:rPr>
                <w:rFonts w:eastAsia="Cambria"/>
                <w:i/>
                <w:lang w:val="en-GB"/>
              </w:rPr>
            </w:pPr>
            <w:r w:rsidRPr="00E53719">
              <w:rPr>
                <w:rFonts w:eastAsia="Cambria"/>
                <w:i/>
                <w:lang w:val="en-GB"/>
              </w:rPr>
              <w:t>n.d.</w:t>
            </w:r>
          </w:p>
        </w:tc>
        <w:tc>
          <w:tcPr>
            <w:tcW w:w="0" w:type="auto"/>
          </w:tcPr>
          <w:p w14:paraId="7777F53F" w14:textId="77777777" w:rsidR="00B76BF1" w:rsidRPr="00E53719" w:rsidRDefault="00C418A2">
            <w:pPr>
              <w:pStyle w:val="Compact"/>
              <w:widowControl w:val="0"/>
              <w:ind w:firstLine="0"/>
              <w:jc w:val="center"/>
              <w:rPr>
                <w:rFonts w:eastAsia="Cambria"/>
                <w:lang w:val="en-GB"/>
              </w:rPr>
            </w:pPr>
            <w:r w:rsidRPr="00E53719">
              <w:rPr>
                <w:rFonts w:eastAsia="Cambria"/>
                <w:lang w:val="en-GB"/>
              </w:rPr>
              <w:t>237.40</w:t>
            </w:r>
          </w:p>
        </w:tc>
      </w:tr>
      <w:tr w:rsidR="00B76BF1" w:rsidRPr="00E53719" w14:paraId="474D15BD" w14:textId="77777777" w:rsidTr="00F24393">
        <w:trPr>
          <w:trHeight w:val="234"/>
          <w:jc w:val="center"/>
        </w:trPr>
        <w:tc>
          <w:tcPr>
            <w:tcW w:w="0" w:type="auto"/>
          </w:tcPr>
          <w:p w14:paraId="6B9855EF" w14:textId="77777777" w:rsidR="00B76BF1" w:rsidRPr="00E53719" w:rsidRDefault="00C418A2">
            <w:pPr>
              <w:pStyle w:val="Compact"/>
              <w:widowControl w:val="0"/>
              <w:ind w:firstLine="0"/>
              <w:jc w:val="center"/>
              <w:rPr>
                <w:rFonts w:eastAsia="Cambria"/>
                <w:lang w:val="en-GB"/>
              </w:rPr>
            </w:pPr>
            <w:r w:rsidRPr="00E53719">
              <w:rPr>
                <w:rFonts w:eastAsia="Cambria"/>
                <w:lang w:val="en-GB"/>
              </w:rPr>
              <w:t>7</w:t>
            </w:r>
          </w:p>
        </w:tc>
        <w:tc>
          <w:tcPr>
            <w:tcW w:w="0" w:type="auto"/>
            <w:shd w:val="clear" w:color="auto" w:fill="C6D9F1" w:themeFill="text2" w:themeFillTint="33"/>
          </w:tcPr>
          <w:p w14:paraId="4E25957A"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12E459A4"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shd w:val="clear" w:color="auto" w:fill="C6D9F1" w:themeFill="text2" w:themeFillTint="33"/>
          </w:tcPr>
          <w:p w14:paraId="5D4FA6C4"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53BDA443" w14:textId="77777777" w:rsidR="00B76BF1" w:rsidRPr="00E53719" w:rsidRDefault="00C418A2">
            <w:pPr>
              <w:pStyle w:val="Compact"/>
              <w:widowControl w:val="0"/>
              <w:ind w:firstLine="0"/>
              <w:jc w:val="center"/>
              <w:rPr>
                <w:rFonts w:eastAsia="Cambria"/>
                <w:lang w:val="en-GB"/>
              </w:rPr>
            </w:pPr>
            <w:r w:rsidRPr="00E53719">
              <w:rPr>
                <w:rFonts w:eastAsia="Cambria"/>
                <w:lang w:val="en-GB"/>
              </w:rPr>
              <w:t>None</w:t>
            </w:r>
          </w:p>
        </w:tc>
        <w:tc>
          <w:tcPr>
            <w:tcW w:w="0" w:type="auto"/>
          </w:tcPr>
          <w:p w14:paraId="2D53903B"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79D104DE"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Comparative</w:t>
            </w:r>
          </w:p>
        </w:tc>
        <w:tc>
          <w:tcPr>
            <w:tcW w:w="0" w:type="auto"/>
          </w:tcPr>
          <w:p w14:paraId="62B4A5E4" w14:textId="77777777" w:rsidR="00B76BF1" w:rsidRPr="00E53719" w:rsidRDefault="00C418A2">
            <w:pPr>
              <w:pStyle w:val="Compact"/>
              <w:widowControl w:val="0"/>
              <w:ind w:firstLine="0"/>
              <w:jc w:val="center"/>
              <w:rPr>
                <w:rFonts w:eastAsia="Cambria"/>
                <w:lang w:val="en-GB"/>
              </w:rPr>
            </w:pPr>
            <w:r w:rsidRPr="00E53719">
              <w:rPr>
                <w:rFonts w:eastAsia="Cambria"/>
                <w:lang w:val="en-GB"/>
              </w:rPr>
              <w:t>238.41</w:t>
            </w:r>
          </w:p>
        </w:tc>
      </w:tr>
      <w:tr w:rsidR="00B76BF1" w:rsidRPr="00E53719" w14:paraId="0403BD02" w14:textId="77777777" w:rsidTr="00F24393">
        <w:trPr>
          <w:trHeight w:val="234"/>
          <w:jc w:val="center"/>
        </w:trPr>
        <w:tc>
          <w:tcPr>
            <w:tcW w:w="0" w:type="auto"/>
          </w:tcPr>
          <w:p w14:paraId="7347BB70" w14:textId="77777777" w:rsidR="00B76BF1" w:rsidRPr="00E53719" w:rsidRDefault="00C418A2">
            <w:pPr>
              <w:pStyle w:val="Compact"/>
              <w:widowControl w:val="0"/>
              <w:ind w:firstLine="0"/>
              <w:jc w:val="center"/>
              <w:rPr>
                <w:rFonts w:eastAsia="Cambria"/>
                <w:lang w:val="en-GB"/>
              </w:rPr>
            </w:pPr>
            <w:r w:rsidRPr="00E53719">
              <w:rPr>
                <w:rFonts w:eastAsia="Cambria"/>
                <w:lang w:val="en-GB"/>
              </w:rPr>
              <w:t>8</w:t>
            </w:r>
          </w:p>
        </w:tc>
        <w:tc>
          <w:tcPr>
            <w:tcW w:w="0" w:type="auto"/>
          </w:tcPr>
          <w:p w14:paraId="21EEB857"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shd w:val="clear" w:color="auto" w:fill="C6D9F1" w:themeFill="text2" w:themeFillTint="33"/>
          </w:tcPr>
          <w:p w14:paraId="5E22B6CC"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74CB9E1A"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427D3E29"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59C68854"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3068EBC3" w14:textId="77777777" w:rsidR="00B76BF1" w:rsidRPr="00E53719" w:rsidRDefault="00C418A2">
            <w:pPr>
              <w:pStyle w:val="Compact"/>
              <w:widowControl w:val="0"/>
              <w:ind w:firstLine="0"/>
              <w:jc w:val="center"/>
              <w:rPr>
                <w:rFonts w:eastAsia="Cambria"/>
                <w:lang w:val="en-GB"/>
              </w:rPr>
            </w:pPr>
            <w:r w:rsidRPr="00E53719">
              <w:rPr>
                <w:rFonts w:eastAsia="Cambria"/>
                <w:lang w:val="en-GB"/>
              </w:rPr>
              <w:t>Independent</w:t>
            </w:r>
          </w:p>
        </w:tc>
        <w:tc>
          <w:tcPr>
            <w:tcW w:w="0" w:type="auto"/>
          </w:tcPr>
          <w:p w14:paraId="44296B3C" w14:textId="77777777" w:rsidR="00B76BF1" w:rsidRPr="00E53719" w:rsidRDefault="00C418A2">
            <w:pPr>
              <w:pStyle w:val="Compact"/>
              <w:widowControl w:val="0"/>
              <w:ind w:firstLine="0"/>
              <w:jc w:val="center"/>
              <w:rPr>
                <w:rFonts w:eastAsia="Cambria"/>
                <w:lang w:val="en-GB"/>
              </w:rPr>
            </w:pPr>
            <w:r w:rsidRPr="00E53719">
              <w:rPr>
                <w:rFonts w:eastAsia="Cambria"/>
                <w:lang w:val="en-GB"/>
              </w:rPr>
              <w:t>241.04</w:t>
            </w:r>
          </w:p>
        </w:tc>
      </w:tr>
      <w:tr w:rsidR="00B76BF1" w:rsidRPr="00E53719" w14:paraId="5E9B2EAD" w14:textId="77777777" w:rsidTr="00F24393">
        <w:trPr>
          <w:trHeight w:val="234"/>
          <w:jc w:val="center"/>
        </w:trPr>
        <w:tc>
          <w:tcPr>
            <w:tcW w:w="0" w:type="auto"/>
          </w:tcPr>
          <w:p w14:paraId="1E76B1E5" w14:textId="77777777" w:rsidR="00B76BF1" w:rsidRPr="00E53719" w:rsidRDefault="00C418A2">
            <w:pPr>
              <w:pStyle w:val="Compact"/>
              <w:widowControl w:val="0"/>
              <w:ind w:firstLine="0"/>
              <w:jc w:val="center"/>
              <w:rPr>
                <w:rFonts w:eastAsia="Cambria"/>
                <w:lang w:val="en-GB"/>
              </w:rPr>
            </w:pPr>
            <w:r w:rsidRPr="00E53719">
              <w:rPr>
                <w:rFonts w:eastAsia="Cambria"/>
                <w:lang w:val="en-GB"/>
              </w:rPr>
              <w:t>9</w:t>
            </w:r>
          </w:p>
        </w:tc>
        <w:tc>
          <w:tcPr>
            <w:tcW w:w="0" w:type="auto"/>
            <w:shd w:val="clear" w:color="auto" w:fill="C6D9F1" w:themeFill="text2" w:themeFillTint="33"/>
          </w:tcPr>
          <w:p w14:paraId="4A93728F"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159EC606"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071F8124"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5EA9F4F4" w14:textId="77777777" w:rsidR="00B76BF1" w:rsidRPr="00E53719" w:rsidRDefault="00C418A2">
            <w:pPr>
              <w:pStyle w:val="Compact"/>
              <w:widowControl w:val="0"/>
              <w:ind w:firstLine="0"/>
              <w:jc w:val="center"/>
              <w:rPr>
                <w:rFonts w:eastAsia="Cambria"/>
                <w:lang w:val="en-GB"/>
              </w:rPr>
            </w:pPr>
            <w:r w:rsidRPr="00E53719">
              <w:rPr>
                <w:rFonts w:eastAsia="Cambria"/>
                <w:lang w:val="en-GB"/>
              </w:rPr>
              <w:t>Distance</w:t>
            </w:r>
          </w:p>
        </w:tc>
        <w:tc>
          <w:tcPr>
            <w:tcW w:w="0" w:type="auto"/>
          </w:tcPr>
          <w:p w14:paraId="39271B4B"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2C4EE03E"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Comparative</w:t>
            </w:r>
          </w:p>
        </w:tc>
        <w:tc>
          <w:tcPr>
            <w:tcW w:w="0" w:type="auto"/>
          </w:tcPr>
          <w:p w14:paraId="68FD75C0" w14:textId="77777777" w:rsidR="00B76BF1" w:rsidRPr="00E53719" w:rsidRDefault="00C418A2">
            <w:pPr>
              <w:pStyle w:val="Compact"/>
              <w:widowControl w:val="0"/>
              <w:ind w:firstLine="0"/>
              <w:jc w:val="center"/>
              <w:rPr>
                <w:rFonts w:eastAsia="Cambria"/>
                <w:lang w:val="en-GB"/>
              </w:rPr>
            </w:pPr>
            <w:r w:rsidRPr="00E53719">
              <w:rPr>
                <w:rFonts w:eastAsia="Cambria"/>
                <w:lang w:val="en-GB"/>
              </w:rPr>
              <w:t>241.40</w:t>
            </w:r>
          </w:p>
        </w:tc>
      </w:tr>
      <w:tr w:rsidR="00B76BF1" w:rsidRPr="00E53719" w14:paraId="1A004C10" w14:textId="77777777" w:rsidTr="00F24393">
        <w:trPr>
          <w:trHeight w:val="234"/>
          <w:jc w:val="center"/>
        </w:trPr>
        <w:tc>
          <w:tcPr>
            <w:tcW w:w="0" w:type="auto"/>
          </w:tcPr>
          <w:p w14:paraId="025A7A38" w14:textId="77777777" w:rsidR="00B76BF1" w:rsidRPr="00E53719" w:rsidRDefault="00C418A2">
            <w:pPr>
              <w:pStyle w:val="Compact"/>
              <w:widowControl w:val="0"/>
              <w:ind w:firstLine="0"/>
              <w:jc w:val="center"/>
              <w:rPr>
                <w:rFonts w:eastAsia="Cambria"/>
                <w:lang w:val="en-GB"/>
              </w:rPr>
            </w:pPr>
            <w:r w:rsidRPr="00E53719">
              <w:rPr>
                <w:rFonts w:eastAsia="Cambria"/>
                <w:lang w:val="en-GB"/>
              </w:rPr>
              <w:t>10</w:t>
            </w:r>
          </w:p>
        </w:tc>
        <w:tc>
          <w:tcPr>
            <w:tcW w:w="0" w:type="auto"/>
            <w:shd w:val="clear" w:color="auto" w:fill="C6D9F1" w:themeFill="text2" w:themeFillTint="33"/>
          </w:tcPr>
          <w:p w14:paraId="640F61E0"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shd w:val="clear" w:color="auto" w:fill="C6D9F1" w:themeFill="text2" w:themeFillTint="33"/>
          </w:tcPr>
          <w:p w14:paraId="3D2ABCAC"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2B94EB5A"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0B159F82"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57950076"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0A3F9E97"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Comparative</w:t>
            </w:r>
          </w:p>
        </w:tc>
        <w:tc>
          <w:tcPr>
            <w:tcW w:w="0" w:type="auto"/>
          </w:tcPr>
          <w:p w14:paraId="45B3B3AA" w14:textId="77777777" w:rsidR="00B76BF1" w:rsidRPr="00E53719" w:rsidRDefault="00C418A2">
            <w:pPr>
              <w:pStyle w:val="Compact"/>
              <w:widowControl w:val="0"/>
              <w:ind w:firstLine="0"/>
              <w:jc w:val="center"/>
              <w:rPr>
                <w:rFonts w:eastAsia="Cambria"/>
                <w:lang w:val="en-GB"/>
              </w:rPr>
            </w:pPr>
            <w:r w:rsidRPr="00E53719">
              <w:rPr>
                <w:rFonts w:eastAsia="Cambria"/>
                <w:lang w:val="en-GB"/>
              </w:rPr>
              <w:t>241.78</w:t>
            </w:r>
            <w:bookmarkStart w:id="289" w:name="X39207493217196a9798dc833a8ba6a45e072cbd"/>
            <w:bookmarkStart w:id="290" w:name="tab%252525253Aswitchboard-best-agg"/>
            <w:bookmarkEnd w:id="289"/>
            <w:bookmarkEnd w:id="290"/>
          </w:p>
        </w:tc>
      </w:tr>
    </w:tbl>
    <w:p w14:paraId="1872CA59" w14:textId="1BA0F65D" w:rsidR="00B76BF1" w:rsidRPr="00E53719" w:rsidRDefault="00C418A2">
      <w:pPr>
        <w:pStyle w:val="TableCaption"/>
        <w:spacing w:line="360" w:lineRule="auto"/>
        <w:ind w:firstLine="0"/>
        <w:rPr>
          <w:lang w:val="en-GB"/>
        </w:rPr>
      </w:pPr>
      <w:r w:rsidRPr="00E53719">
        <w:rPr>
          <w:b/>
          <w:lang w:val="en-GB"/>
        </w:rPr>
        <w:tab/>
        <w:t>Supplemental Table 3. Overview of average best fitting model variants.</w:t>
      </w:r>
      <w:r w:rsidRPr="00E53719">
        <w:rPr>
          <w:lang w:val="en-GB"/>
        </w:rPr>
        <w:t xml:space="preserve"> All ten model variants that fit the data best on average used some form of gaze-dependence (blue shaded cells), mostly an alternative-wise gaze</w:t>
      </w:r>
      <w:ins w:id="291" w:author="Felix Molter" w:date="2021-01-20T14:48:00Z">
        <w:r w:rsidR="00B54B29">
          <w:rPr>
            <w:lang w:val="en-GB"/>
          </w:rPr>
          <w:t>-</w:t>
        </w:r>
      </w:ins>
      <w:r w:rsidRPr="00E53719">
        <w:rPr>
          <w:lang w:val="en-GB"/>
        </w:rPr>
        <w:t xml:space="preserve">discount. </w:t>
      </w:r>
      <w:r w:rsidRPr="00E53719">
        <w:rPr>
          <w:i/>
          <w:lang w:val="en-GB"/>
        </w:rPr>
        <w:t>"n.d."</w:t>
      </w:r>
      <w:r w:rsidRPr="00E53719">
        <w:rPr>
          <w:lang w:val="en-GB"/>
        </w:rPr>
        <w:t xml:space="preserve"> denotes variants where comparison mechanisms were not distinguishable by the analysis.</w:t>
      </w:r>
      <w:r w:rsidRPr="00E53719">
        <w:rPr>
          <w:lang w:val="en-GB"/>
        </w:rPr>
        <w:br w:type="page"/>
      </w:r>
    </w:p>
    <w:p w14:paraId="06C96538" w14:textId="77777777" w:rsidR="00B76BF1" w:rsidRPr="00E53719" w:rsidRDefault="00B76BF1">
      <w:pPr>
        <w:pStyle w:val="TableCaption"/>
        <w:spacing w:line="360" w:lineRule="auto"/>
        <w:ind w:firstLine="0"/>
        <w:rPr>
          <w:lang w:val="en-GB"/>
        </w:rPr>
      </w:pPr>
    </w:p>
    <w:p w14:paraId="773CC140" w14:textId="77777777" w:rsidR="00B76BF1" w:rsidRPr="00E53719" w:rsidRDefault="00C418A2">
      <w:pPr>
        <w:pStyle w:val="Heading2"/>
        <w:rPr>
          <w:lang w:val="en-GB"/>
        </w:rPr>
      </w:pPr>
      <w:r w:rsidRPr="00E53719">
        <w:rPr>
          <w:lang w:val="en-GB"/>
        </w:rPr>
        <w:t>Counts of individual best fitting switch levels</w:t>
      </w:r>
    </w:p>
    <w:p w14:paraId="70CE9F05" w14:textId="77777777" w:rsidR="00B76BF1" w:rsidRPr="00E53719" w:rsidRDefault="00B76BF1">
      <w:pPr>
        <w:pStyle w:val="CaptionedFigure"/>
        <w:spacing w:line="360" w:lineRule="auto"/>
        <w:rPr>
          <w:lang w:val="en-GB"/>
        </w:rPr>
      </w:pPr>
    </w:p>
    <w:p w14:paraId="41B77CE0" w14:textId="77777777" w:rsidR="00B76BF1" w:rsidRPr="00E53719" w:rsidRDefault="00C418A2">
      <w:pPr>
        <w:pStyle w:val="CaptionedFigure"/>
        <w:spacing w:line="360" w:lineRule="auto"/>
        <w:jc w:val="center"/>
        <w:rPr>
          <w:lang w:val="en-GB"/>
        </w:rPr>
      </w:pPr>
      <w:bookmarkStart w:id="292" w:name="fig%252525253Aswitchboard-ind-switch-cou"/>
      <w:r w:rsidRPr="00E53719">
        <w:rPr>
          <w:noProof/>
          <w:lang w:val="en-GB"/>
        </w:rPr>
        <w:drawing>
          <wp:inline distT="0" distB="0" distL="0" distR="0" wp14:anchorId="41D8F6F2" wp14:editId="3B8667D3">
            <wp:extent cx="4152900" cy="1460500"/>
            <wp:effectExtent l="0" t="0" r="0" b="0"/>
            <wp:docPr id="10" name="Image9" descr="Counts of individual best fitting switches. Most participants were best described by model variants that included multiplicative attribute integration, with alternative-wise gaze discount, no attribute-wise gaze discount, constant leakage and no inhib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Counts of individual best fitting switches. Most participants were best described by model variants that included multiplicative attribute integration, with alternative-wise gaze discount, no attribute-wise gaze discount, constant leakage and no inhibition."/>
                    <pic:cNvPicPr>
                      <a:picLocks noChangeAspect="1" noChangeArrowheads="1"/>
                    </pic:cNvPicPr>
                  </pic:nvPicPr>
                  <pic:blipFill>
                    <a:blip r:embed="rId49"/>
                    <a:stretch>
                      <a:fillRect/>
                    </a:stretch>
                  </pic:blipFill>
                  <pic:spPr bwMode="auto">
                    <a:xfrm>
                      <a:off x="0" y="0"/>
                      <a:ext cx="4152900" cy="1460500"/>
                    </a:xfrm>
                    <a:prstGeom prst="rect">
                      <a:avLst/>
                    </a:prstGeom>
                  </pic:spPr>
                </pic:pic>
              </a:graphicData>
            </a:graphic>
          </wp:inline>
        </w:drawing>
      </w:r>
      <w:bookmarkEnd w:id="292"/>
    </w:p>
    <w:p w14:paraId="373E732B" w14:textId="386DCA7D" w:rsidR="00B76BF1" w:rsidRPr="00E53719" w:rsidRDefault="00C418A2">
      <w:pPr>
        <w:pStyle w:val="ImageCaption"/>
        <w:spacing w:line="276" w:lineRule="auto"/>
        <w:rPr>
          <w:lang w:val="en-GB"/>
        </w:rPr>
      </w:pPr>
      <w:r w:rsidRPr="00E53719">
        <w:rPr>
          <w:b/>
          <w:lang w:val="en-GB"/>
        </w:rPr>
        <w:t xml:space="preserve">Supplemental Figure </w:t>
      </w:r>
      <w:ins w:id="293" w:author="Felix Molter" w:date="2021-01-20T15:45:00Z">
        <w:r w:rsidR="000D457A">
          <w:rPr>
            <w:b/>
            <w:lang w:val="en-GB"/>
          </w:rPr>
          <w:t>6</w:t>
        </w:r>
      </w:ins>
      <w:r w:rsidRPr="00E53719">
        <w:rPr>
          <w:b/>
          <w:lang w:val="en-GB"/>
        </w:rPr>
        <w:t>. Counts of individual best fitting switches.</w:t>
      </w:r>
      <w:r w:rsidRPr="00E53719">
        <w:rPr>
          <w:lang w:val="en-GB"/>
        </w:rPr>
        <w:t xml:space="preserve"> Most participants were best described by model variants that included multiplicative attribute integration, with alternative-wise gaze</w:t>
      </w:r>
      <w:ins w:id="294" w:author="Felix Molter" w:date="2021-01-20T14:48:00Z">
        <w:r w:rsidR="00086C51">
          <w:rPr>
            <w:lang w:val="en-GB"/>
          </w:rPr>
          <w:t>-</w:t>
        </w:r>
      </w:ins>
      <w:r w:rsidRPr="00E53719">
        <w:rPr>
          <w:lang w:val="en-GB"/>
        </w:rPr>
        <w:t>discount, no attribute-wise gaze</w:t>
      </w:r>
      <w:ins w:id="295" w:author="Felix Molter" w:date="2021-01-20T14:48:00Z">
        <w:r w:rsidR="00086C51">
          <w:rPr>
            <w:lang w:val="en-GB"/>
          </w:rPr>
          <w:t>-</w:t>
        </w:r>
      </w:ins>
      <w:r w:rsidRPr="00E53719">
        <w:rPr>
          <w:lang w:val="en-GB"/>
        </w:rPr>
        <w:t>discount, constant leakage and no inhibition.</w:t>
      </w:r>
    </w:p>
    <w:p w14:paraId="71D511A2" w14:textId="77777777" w:rsidR="00B76BF1" w:rsidRPr="00E53719" w:rsidRDefault="00B76BF1">
      <w:pPr>
        <w:pStyle w:val="Heading2"/>
        <w:spacing w:line="360" w:lineRule="auto"/>
        <w:ind w:firstLine="737"/>
        <w:rPr>
          <w:lang w:val="en-GB"/>
        </w:rPr>
      </w:pPr>
    </w:p>
    <w:p w14:paraId="4E9AC7A8" w14:textId="77777777" w:rsidR="00572D82" w:rsidRPr="00E53719" w:rsidRDefault="00572D82">
      <w:pPr>
        <w:spacing w:after="0"/>
        <w:rPr>
          <w:ins w:id="296" w:author="Felix Molter" w:date="2021-01-18T21:18:00Z"/>
          <w:lang w:val="en-GB"/>
        </w:rPr>
      </w:pPr>
      <w:ins w:id="297" w:author="Felix Molter" w:date="2021-01-18T21:18:00Z">
        <w:r w:rsidRPr="00E53719">
          <w:rPr>
            <w:lang w:val="en-GB"/>
          </w:rPr>
          <w:br w:type="page"/>
        </w:r>
      </w:ins>
    </w:p>
    <w:p w14:paraId="6CEDEE1C" w14:textId="26658C62" w:rsidR="00305B64" w:rsidRPr="00E53719" w:rsidRDefault="002E3A5E" w:rsidP="00040010">
      <w:pPr>
        <w:spacing w:after="0"/>
        <w:jc w:val="center"/>
        <w:rPr>
          <w:ins w:id="298" w:author="Felix Molter" w:date="2021-01-18T21:18:00Z"/>
          <w:lang w:val="en-GB"/>
        </w:rPr>
      </w:pPr>
      <w:ins w:id="299" w:author="Felix Molter" w:date="2021-01-18T21:34:00Z">
        <w:r w:rsidRPr="00E53719">
          <w:rPr>
            <w:noProof/>
            <w:lang w:val="en-GB"/>
          </w:rPr>
          <w:lastRenderedPageBreak/>
          <w:drawing>
            <wp:inline distT="0" distB="0" distL="0" distR="0" wp14:anchorId="20C755DC" wp14:editId="13609657">
              <wp:extent cx="5295900" cy="434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_dwell-advantage_subgroups_gla-hybrid.pdf"/>
                      <pic:cNvPicPr/>
                    </pic:nvPicPr>
                    <pic:blipFill>
                      <a:blip r:embed="rId50">
                        <a:extLst>
                          <a:ext uri="{28A0092B-C50C-407E-A947-70E740481C1C}">
                            <a14:useLocalDpi xmlns:a14="http://schemas.microsoft.com/office/drawing/2010/main" val="0"/>
                          </a:ext>
                        </a:extLst>
                      </a:blip>
                      <a:stretch>
                        <a:fillRect/>
                      </a:stretch>
                    </pic:blipFill>
                    <pic:spPr>
                      <a:xfrm>
                        <a:off x="0" y="0"/>
                        <a:ext cx="5295900" cy="4343400"/>
                      </a:xfrm>
                      <a:prstGeom prst="rect">
                        <a:avLst/>
                      </a:prstGeom>
                    </pic:spPr>
                  </pic:pic>
                </a:graphicData>
              </a:graphic>
            </wp:inline>
          </w:drawing>
        </w:r>
      </w:ins>
    </w:p>
    <w:p w14:paraId="76796D65" w14:textId="0DE4E110" w:rsidR="00305B64" w:rsidRPr="00E53719" w:rsidRDefault="00305B64" w:rsidP="00305B64">
      <w:pPr>
        <w:pStyle w:val="ImageCaption"/>
        <w:spacing w:line="276" w:lineRule="auto"/>
        <w:rPr>
          <w:ins w:id="300" w:author="Felix Molter" w:date="2021-01-18T21:18:00Z"/>
          <w:lang w:val="en-GB"/>
        </w:rPr>
      </w:pPr>
      <w:ins w:id="301" w:author="Felix Molter" w:date="2021-01-18T21:18:00Z">
        <w:r w:rsidRPr="00E53719">
          <w:rPr>
            <w:b/>
            <w:lang w:val="en-GB"/>
          </w:rPr>
          <w:t xml:space="preserve">Supplemental Figure </w:t>
        </w:r>
      </w:ins>
      <w:ins w:id="302" w:author="Felix Molter" w:date="2021-01-20T15:45:00Z">
        <w:r w:rsidR="00E10408">
          <w:rPr>
            <w:b/>
            <w:lang w:val="en-GB"/>
          </w:rPr>
          <w:t>7</w:t>
        </w:r>
      </w:ins>
      <w:ins w:id="303" w:author="Felix Molter" w:date="2021-01-20T15:44:00Z">
        <w:r w:rsidR="007E15C1">
          <w:rPr>
            <w:b/>
            <w:lang w:val="en-GB"/>
          </w:rPr>
          <w:t>.</w:t>
        </w:r>
      </w:ins>
      <w:ins w:id="304" w:author="Felix Molter" w:date="2021-01-18T21:18:00Z">
        <w:r w:rsidRPr="00E53719">
          <w:rPr>
            <w:b/>
            <w:lang w:val="en-GB"/>
          </w:rPr>
          <w:t xml:space="preserve"> </w:t>
        </w:r>
      </w:ins>
      <w:ins w:id="305" w:author="Felix Molter" w:date="2021-01-18T21:19:00Z">
        <w:r w:rsidRPr="00E53719">
          <w:rPr>
            <w:b/>
            <w:lang w:val="en-GB"/>
          </w:rPr>
          <w:t>O</w:t>
        </w:r>
      </w:ins>
      <w:ins w:id="306" w:author="Felix Molter" w:date="2021-01-18T21:18:00Z">
        <w:r w:rsidRPr="00E53719">
          <w:rPr>
            <w:b/>
            <w:lang w:val="en-GB"/>
          </w:rPr>
          <w:t xml:space="preserve">bserved and model-predicted association of </w:t>
        </w:r>
      </w:ins>
      <w:ins w:id="307" w:author="Felix Molter" w:date="2021-01-18T21:19:00Z">
        <w:r w:rsidRPr="00E53719">
          <w:rPr>
            <w:b/>
            <w:lang w:val="en-GB"/>
          </w:rPr>
          <w:t>dwell-time advantage and choice for participants with weaker and strong attraction effects.</w:t>
        </w:r>
      </w:ins>
      <w:ins w:id="308" w:author="Felix Molter" w:date="2021-01-18T21:20:00Z">
        <w:r w:rsidR="00000539" w:rsidRPr="00E53719">
          <w:rPr>
            <w:lang w:val="en-GB"/>
          </w:rPr>
          <w:t xml:space="preserve"> </w:t>
        </w:r>
        <w:r w:rsidR="00EC5D32" w:rsidRPr="00E53719">
          <w:rPr>
            <w:b/>
            <w:lang w:val="en-GB"/>
          </w:rPr>
          <w:t xml:space="preserve">(a-f) </w:t>
        </w:r>
      </w:ins>
      <w:ins w:id="309" w:author="Felix Molter" w:date="2021-01-18T21:36:00Z">
        <w:r w:rsidR="0036751B" w:rsidRPr="00E53719">
          <w:rPr>
            <w:lang w:val="en-GB"/>
          </w:rPr>
          <w:t>Data and model predictions for participants with w</w:t>
        </w:r>
      </w:ins>
      <w:ins w:id="310" w:author="Felix Molter" w:date="2021-01-18T21:20:00Z">
        <w:r w:rsidR="00EC5D32" w:rsidRPr="00E53719">
          <w:rPr>
            <w:lang w:val="en-GB"/>
          </w:rPr>
          <w:t>eaker attraction effect</w:t>
        </w:r>
      </w:ins>
      <w:ins w:id="311" w:author="Felix Molter" w:date="2021-01-18T21:36:00Z">
        <w:r w:rsidR="0036751B" w:rsidRPr="00E53719">
          <w:rPr>
            <w:lang w:val="en-GB"/>
          </w:rPr>
          <w:t>s</w:t>
        </w:r>
      </w:ins>
      <w:ins w:id="312" w:author="Felix Molter" w:date="2021-01-18T21:21:00Z">
        <w:r w:rsidR="00EC5D32" w:rsidRPr="00E53719">
          <w:rPr>
            <w:lang w:val="en-GB"/>
          </w:rPr>
          <w:t xml:space="preserve"> (RST &lt; 0.7)</w:t>
        </w:r>
      </w:ins>
      <w:ins w:id="313" w:author="Felix Molter" w:date="2021-01-18T21:20:00Z">
        <w:r w:rsidR="00EC5D32" w:rsidRPr="00E53719">
          <w:rPr>
            <w:lang w:val="en-GB"/>
          </w:rPr>
          <w:t xml:space="preserve">. </w:t>
        </w:r>
        <w:r w:rsidR="00EC5D32" w:rsidRPr="00E53719">
          <w:rPr>
            <w:b/>
            <w:lang w:val="en-GB"/>
          </w:rPr>
          <w:t>(g-l)</w:t>
        </w:r>
        <w:r w:rsidR="00EC5D32" w:rsidRPr="00E53719">
          <w:rPr>
            <w:lang w:val="en-GB"/>
          </w:rPr>
          <w:t xml:space="preserve"> </w:t>
        </w:r>
      </w:ins>
      <w:ins w:id="314" w:author="Felix Molter" w:date="2021-01-18T21:36:00Z">
        <w:r w:rsidR="0036751B" w:rsidRPr="00E53719">
          <w:rPr>
            <w:lang w:val="en-GB"/>
          </w:rPr>
          <w:t xml:space="preserve">Data and model predictions for participants with strong attraction </w:t>
        </w:r>
      </w:ins>
      <w:ins w:id="315" w:author="Felix Molter" w:date="2021-01-18T21:20:00Z">
        <w:r w:rsidR="00EC5D32" w:rsidRPr="00E53719">
          <w:rPr>
            <w:lang w:val="en-GB"/>
          </w:rPr>
          <w:t>effect</w:t>
        </w:r>
      </w:ins>
      <w:ins w:id="316" w:author="Felix Molter" w:date="2021-01-18T21:36:00Z">
        <w:r w:rsidR="0036751B" w:rsidRPr="00E53719">
          <w:rPr>
            <w:lang w:val="en-GB"/>
          </w:rPr>
          <w:t>s</w:t>
        </w:r>
      </w:ins>
      <w:ins w:id="317" w:author="Felix Molter" w:date="2021-01-18T21:20:00Z">
        <w:r w:rsidR="00EC5D32" w:rsidRPr="00E53719">
          <w:rPr>
            <w:lang w:val="en-GB"/>
          </w:rPr>
          <w:t xml:space="preserve"> (RST &gt; 0.7)</w:t>
        </w:r>
      </w:ins>
      <w:ins w:id="318" w:author="Felix Molter" w:date="2021-01-18T21:35:00Z">
        <w:r w:rsidR="0036751B" w:rsidRPr="00E53719">
          <w:rPr>
            <w:lang w:val="en-GB"/>
          </w:rPr>
          <w:t xml:space="preserve"> </w:t>
        </w:r>
      </w:ins>
      <w:ins w:id="319" w:author="Felix Molter" w:date="2021-01-18T21:40:00Z">
        <w:r w:rsidR="00040010" w:rsidRPr="00E53719">
          <w:rPr>
            <w:lang w:val="en-GB"/>
          </w:rPr>
          <w:t xml:space="preserve">Each column is associated with choice probability of one alternative: Target </w:t>
        </w:r>
        <w:r w:rsidR="00040010" w:rsidRPr="00E53719">
          <w:rPr>
            <w:b/>
            <w:lang w:val="en-GB"/>
          </w:rPr>
          <w:t>(</w:t>
        </w:r>
        <w:r w:rsidR="00040010" w:rsidRPr="00E53719">
          <w:rPr>
            <w:lang w:val="en-GB"/>
          </w:rPr>
          <w:t>first column;</w:t>
        </w:r>
        <w:r w:rsidR="00040010" w:rsidRPr="00E53719">
          <w:rPr>
            <w:b/>
            <w:lang w:val="en-GB"/>
          </w:rPr>
          <w:t xml:space="preserve"> a, d, g, j)</w:t>
        </w:r>
        <w:r w:rsidR="00040010" w:rsidRPr="00E53719">
          <w:rPr>
            <w:lang w:val="en-GB"/>
          </w:rPr>
          <w:t xml:space="preserve">; Competitor </w:t>
        </w:r>
        <w:r w:rsidR="00040010" w:rsidRPr="00E53719">
          <w:rPr>
            <w:b/>
            <w:lang w:val="en-GB"/>
          </w:rPr>
          <w:t>(</w:t>
        </w:r>
        <w:r w:rsidR="00040010" w:rsidRPr="00E53719">
          <w:rPr>
            <w:lang w:val="en-GB"/>
          </w:rPr>
          <w:t xml:space="preserve">second column; </w:t>
        </w:r>
        <w:r w:rsidR="00040010" w:rsidRPr="00E53719">
          <w:rPr>
            <w:b/>
            <w:lang w:val="en-GB"/>
          </w:rPr>
          <w:t>b, e, h, k)</w:t>
        </w:r>
        <w:r w:rsidR="00040010" w:rsidRPr="00E53719">
          <w:rPr>
            <w:lang w:val="en-GB"/>
          </w:rPr>
          <w:t xml:space="preserve">; Decoy </w:t>
        </w:r>
        <w:r w:rsidR="00040010" w:rsidRPr="00E53719">
          <w:rPr>
            <w:b/>
            <w:lang w:val="en-GB"/>
          </w:rPr>
          <w:t>(</w:t>
        </w:r>
        <w:r w:rsidR="00040010" w:rsidRPr="00E53719">
          <w:rPr>
            <w:lang w:val="en-GB"/>
          </w:rPr>
          <w:t xml:space="preserve">third column; </w:t>
        </w:r>
        <w:r w:rsidR="00040010" w:rsidRPr="00E53719">
          <w:rPr>
            <w:b/>
            <w:lang w:val="en-GB"/>
          </w:rPr>
          <w:t>c, f, i, l</w:t>
        </w:r>
        <w:r w:rsidR="00040010" w:rsidRPr="00E53719">
          <w:rPr>
            <w:lang w:val="en-GB"/>
          </w:rPr>
          <w:t xml:space="preserve">). Rows refer to trials in attraction </w:t>
        </w:r>
        <w:r w:rsidR="00040010" w:rsidRPr="00E53719">
          <w:rPr>
            <w:b/>
            <w:lang w:val="en-GB"/>
          </w:rPr>
          <w:t>(a-c, g-i)</w:t>
        </w:r>
        <w:r w:rsidR="00040010" w:rsidRPr="00E53719">
          <w:rPr>
            <w:lang w:val="en-GB"/>
          </w:rPr>
          <w:t xml:space="preserve"> and compromise trials </w:t>
        </w:r>
        <w:r w:rsidR="00040010" w:rsidRPr="00E53719">
          <w:rPr>
            <w:b/>
            <w:lang w:val="en-GB"/>
          </w:rPr>
          <w:t>(d-f, j-l)</w:t>
        </w:r>
        <w:r w:rsidR="00040010" w:rsidRPr="00E53719">
          <w:rPr>
            <w:lang w:val="en-GB"/>
          </w:rPr>
          <w:t xml:space="preserve">. </w:t>
        </w:r>
      </w:ins>
      <w:ins w:id="320" w:author="Felix Molter" w:date="2021-01-18T21:35:00Z">
        <w:r w:rsidR="0036751B" w:rsidRPr="00E53719">
          <w:rPr>
            <w:lang w:val="en-GB"/>
          </w:rPr>
          <w:t>White and grey bars show even-numbered trials from observed data</w:t>
        </w:r>
      </w:ins>
      <w:ins w:id="321" w:author="Felix Molter" w:date="2021-01-18T21:41:00Z">
        <w:r w:rsidR="001423C1" w:rsidRPr="00E53719">
          <w:rPr>
            <w:lang w:val="en-GB"/>
          </w:rPr>
          <w:t>, for participants with weaker and stronger attraction effects, respectively</w:t>
        </w:r>
      </w:ins>
      <w:ins w:id="322" w:author="Felix Molter" w:date="2021-01-18T21:35:00Z">
        <w:r w:rsidR="0036751B" w:rsidRPr="00E53719">
          <w:rPr>
            <w:lang w:val="en-GB"/>
          </w:rPr>
          <w:t>. Coloured lines indicate model predictions derived from 50 simulations for each odd-numbered trial.</w:t>
        </w:r>
      </w:ins>
    </w:p>
    <w:p w14:paraId="779163C4" w14:textId="7ED49A6F" w:rsidR="00B01351" w:rsidRPr="00E53719" w:rsidRDefault="00B01351" w:rsidP="00305B64">
      <w:pPr>
        <w:spacing w:after="0"/>
        <w:rPr>
          <w:ins w:id="323" w:author="Felix Molter" w:date="2021-01-16T14:11:00Z"/>
          <w:rFonts w:eastAsiaTheme="majorEastAsia" w:cstheme="majorBidi"/>
          <w:b/>
          <w:bCs/>
          <w:color w:val="000000"/>
          <w:lang w:val="en-GB"/>
        </w:rPr>
      </w:pPr>
      <w:ins w:id="324" w:author="Felix Molter" w:date="2021-01-16T14:11:00Z">
        <w:r w:rsidRPr="00E53719">
          <w:rPr>
            <w:lang w:val="en-GB"/>
          </w:rPr>
          <w:br w:type="page"/>
        </w:r>
      </w:ins>
    </w:p>
    <w:p w14:paraId="16126BF7" w14:textId="21AFFD33" w:rsidR="00B76BF1" w:rsidRPr="00E53719" w:rsidRDefault="00C418A2">
      <w:pPr>
        <w:pStyle w:val="Heading2"/>
        <w:rPr>
          <w:lang w:val="en-GB"/>
        </w:rPr>
      </w:pPr>
      <w:r w:rsidRPr="00E53719">
        <w:rPr>
          <w:lang w:val="en-GB"/>
        </w:rPr>
        <w:lastRenderedPageBreak/>
        <w:t>No process evidence that high attraction responders follow simple choice rule</w:t>
      </w:r>
    </w:p>
    <w:p w14:paraId="5BC49CCC" w14:textId="77777777" w:rsidR="00B76BF1" w:rsidRPr="00E53719" w:rsidRDefault="00C418A2">
      <w:pPr>
        <w:pStyle w:val="FirstParagraph"/>
        <w:rPr>
          <w:lang w:val="en-GB"/>
        </w:rPr>
      </w:pPr>
      <w:r w:rsidRPr="00E53719">
        <w:rPr>
          <w:lang w:val="en-GB"/>
        </w:rPr>
        <w:t>Using process measures, we performed multiple tests of the hypothesis, that individuals with strong attraction effects follow a simple choice rule of choosing the dominant alternative. First, we tested whether the strength of individual attraction effects (individual RST in attraction trials) was related to differences in mean response times (RTs) in attraction trials. If individuals used a choice rule, their choices might be made faster, as they do not engage in multiple pairwise comparisons or calculations of expected outcomes. There was no correlation between the two measures (</w:t>
      </w:r>
      <m:oMath>
        <m:r>
          <w:rPr>
            <w:rFonts w:ascii="Cambria Math" w:hAnsi="Cambria Math"/>
            <w:lang w:val="en-GB"/>
          </w:rPr>
          <m:t>r</m:t>
        </m:r>
      </m:oMath>
      <w:r w:rsidRPr="00E53719">
        <w:rPr>
          <w:lang w:val="en-GB"/>
        </w:rPr>
        <w:t xml:space="preserve"> = 0.06,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[-0.24, 0.34]). Similarly, no relationship was found between individual RST and the number of fixations in attraction trials (</w:t>
      </w:r>
      <m:oMath>
        <m:r>
          <w:rPr>
            <w:rFonts w:ascii="Cambria Math" w:hAnsi="Cambria Math"/>
            <w:lang w:val="en-GB"/>
          </w:rPr>
          <m:t>r</m:t>
        </m:r>
      </m:oMath>
      <w:r w:rsidRPr="00E53719">
        <w:rPr>
          <w:lang w:val="en-GB"/>
        </w:rPr>
        <w:t xml:space="preserve"> = 0.07,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[-0.25, 0.37]). Mean RTs in attraction trials did not meaningfully differ between trials with target choices and trials with other choices (</w:t>
      </w:r>
      <m:oMath>
        <m:r>
          <w:rPr>
            <w:rFonts w:ascii="Cambria Math" w:hAnsi="Cambria Math"/>
            <w:lang w:val="en-GB"/>
          </w:rPr>
          <m:t>d</m:t>
        </m:r>
      </m:oMath>
      <w:r w:rsidRPr="00E53719">
        <w:rPr>
          <w:lang w:val="en-GB"/>
        </w:rPr>
        <w:t xml:space="preserve"> = -0.2,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[-0.67, 0.25]). Next, we tested whether individuals with strong attraction effects committed to a choice once they learned about the dominance relationship in the stimuli, as if using the dominance relationship as a stopping rule, or if they kept exploring the stimuli. There was, however, no relationship between individual RST and the mean number of fixations after all target and decoy attributes were fixated at least once (</w:t>
      </w:r>
      <m:oMath>
        <m:r>
          <w:rPr>
            <w:rFonts w:ascii="Cambria Math" w:hAnsi="Cambria Math"/>
            <w:lang w:val="en-GB"/>
          </w:rPr>
          <m:t>r</m:t>
        </m:r>
      </m:oMath>
      <w:r w:rsidRPr="00E53719">
        <w:rPr>
          <w:lang w:val="en-GB"/>
        </w:rPr>
        <w:t xml:space="preserve"> = 0.04,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[-0.27, 0.33]). The same analysis using fixation counts after target and decoy alternatives were both seen at least once on any attribute revealed no effect either (</w:t>
      </w:r>
      <m:oMath>
        <m:r>
          <w:rPr>
            <w:rFonts w:ascii="Cambria Math" w:hAnsi="Cambria Math"/>
            <w:lang w:val="en-GB"/>
          </w:rPr>
          <m:t>r</m:t>
        </m:r>
      </m:oMath>
      <w:r w:rsidRPr="00E53719">
        <w:rPr>
          <w:lang w:val="en-GB"/>
        </w:rPr>
        <w:t xml:space="preserve"> = 0.11,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[-0.20, 0.41]). Taken together, we did not find any evidence based on process data to support the hypothesis that strong attraction responders used a simple choice rule.</w:t>
      </w:r>
    </w:p>
    <w:sectPr w:rsidR="00B76BF1" w:rsidRPr="00E53719">
      <w:pgSz w:w="12240" w:h="15840"/>
      <w:pgMar w:top="2199" w:right="1440" w:bottom="1440" w:left="1440" w:header="1440" w:footer="0" w:gutter="0"/>
      <w:lnNumType w:countBy="1" w:distance="850" w:restart="continuous"/>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Felix Molter" w:date="2020-12-16T18:55:00Z" w:initials="FM">
    <w:p w14:paraId="70F1A332" w14:textId="77777777" w:rsidR="00D23187" w:rsidRDefault="00D23187">
      <w:r>
        <w:rPr>
          <w:rFonts w:ascii="Cambria" w:eastAsia="Cambria" w:hAnsi="Cambria" w:cs="Tahoma"/>
          <w:sz w:val="20"/>
          <w:lang w:bidi="en-US"/>
        </w:rPr>
        <w:t xml:space="preserve">SAH: Part of the challenge in framing the study is that there are already explanations for risky choices, including all of the effects that you've listed. So, what's really critical here is whether understanding gaze patterns (and accumulation models therein) improves understanding of risky choice above-and-beyond what's gleaned from other explanations. </w:t>
      </w:r>
    </w:p>
  </w:comment>
  <w:comment w:id="1" w:author="Felix Molter" w:date="2021-01-05T16:43:00Z" w:initials="FM">
    <w:p w14:paraId="2D195420" w14:textId="77777777" w:rsidR="00D23187" w:rsidRDefault="00D23187" w:rsidP="00F82B2B">
      <w:pPr>
        <w:rPr>
          <w:rFonts w:ascii="Cambria" w:eastAsia="Cambria" w:hAnsi="Cambria" w:cs="Tahoma"/>
          <w:sz w:val="20"/>
          <w:lang w:bidi="en-US"/>
        </w:rPr>
      </w:pPr>
      <w:r>
        <w:rPr>
          <w:rStyle w:val="CommentReference"/>
        </w:rPr>
        <w:annotationRef/>
      </w:r>
      <w:r>
        <w:rPr>
          <w:rFonts w:ascii="Cambria" w:eastAsia="Cambria" w:hAnsi="Cambria" w:cs="Tahoma"/>
          <w:sz w:val="20"/>
          <w:lang w:bidi="en-US"/>
        </w:rPr>
        <w:t xml:space="preserve"> I agree, but I am not sure how to address this best.</w:t>
      </w:r>
    </w:p>
    <w:p w14:paraId="2CD79606" w14:textId="5193E54A" w:rsidR="00D23187" w:rsidRPr="00F82B2B" w:rsidRDefault="00D23187" w:rsidP="00F82B2B">
      <w:r>
        <w:rPr>
          <w:rFonts w:ascii="Cambria" w:eastAsia="Cambria" w:hAnsi="Cambria" w:cs="Tahoma"/>
          <w:b/>
          <w:sz w:val="20"/>
          <w:lang w:bidi="en-US"/>
        </w:rPr>
        <w:t>Q:</w:t>
      </w:r>
      <w:r>
        <w:rPr>
          <w:rFonts w:ascii="Cambria" w:eastAsia="Cambria" w:hAnsi="Cambria" w:cs="Tahoma"/>
          <w:sz w:val="20"/>
          <w:lang w:bidi="en-US"/>
        </w:rPr>
        <w:t xml:space="preserve"> How can I be more explicit about our contribution?</w:t>
      </w:r>
    </w:p>
  </w:comment>
  <w:comment w:id="3" w:author="Felix Molter" w:date="2020-12-16T18:19:00Z" w:initials="FM">
    <w:p w14:paraId="2E26E831" w14:textId="77777777" w:rsidR="00D23187" w:rsidRDefault="00D23187">
      <w:r>
        <w:rPr>
          <w:rFonts w:ascii="Cambria" w:eastAsia="Cambria" w:hAnsi="Cambria" w:cs="Tahoma"/>
          <w:sz w:val="20"/>
          <w:lang w:bidi="en-US"/>
        </w:rPr>
        <w:t>Not sure if this edit works, because our evidence for the compromise effect is marginal.</w:t>
      </w:r>
    </w:p>
  </w:comment>
  <w:comment w:id="8" w:author="Felix Molter" w:date="2020-12-16T18:32:00Z" w:initials="FM">
    <w:p w14:paraId="7F843F44" w14:textId="77777777" w:rsidR="00D23187" w:rsidRDefault="00D23187">
      <w:r>
        <w:rPr>
          <w:rFonts w:ascii="Cambria" w:eastAsia="Cambria" w:hAnsi="Cambria" w:cs="Tahoma"/>
          <w:sz w:val="20"/>
          <w:lang w:bidi="en-US"/>
        </w:rPr>
        <w:t>FM: To supplement? Cut? I don’t refer to this anywhere else.</w:t>
      </w:r>
    </w:p>
  </w:comment>
  <w:comment w:id="39" w:author="Felix Molter" w:date="2020-12-16T19:17:00Z" w:initials="FM">
    <w:p w14:paraId="13FB3941" w14:textId="77777777" w:rsidR="00D23187" w:rsidRDefault="00D23187">
      <w:r>
        <w:rPr>
          <w:rFonts w:ascii="Cambria" w:eastAsia="Cambria" w:hAnsi="Cambria" w:cs="Tahoma"/>
          <w:sz w:val="20"/>
          <w:lang w:bidi="en-US"/>
        </w:rPr>
        <w:t>SAH: I didn't understand the point of this paragraph.</w:t>
      </w:r>
    </w:p>
  </w:comment>
  <w:comment w:id="40" w:author="Felix Molter" w:date="2021-01-05T15:42:00Z" w:initials="FM">
    <w:p w14:paraId="7B25C432" w14:textId="40C6D302" w:rsidR="00D23187" w:rsidRDefault="00D23187" w:rsidP="00DD564F">
      <w:r>
        <w:rPr>
          <w:rStyle w:val="CommentReference"/>
        </w:rPr>
        <w:annotationRef/>
      </w:r>
      <w:r>
        <w:rPr>
          <w:rFonts w:ascii="Liberation Serif" w:eastAsia="Tahoma" w:hAnsi="Liberation Serif" w:cs="Tahoma"/>
          <w:sz w:val="20"/>
          <w:lang w:bidi="en-US"/>
        </w:rPr>
        <w:t>This paragraph has proven problematic for many people reading it, but I don’t really understand why. The question it addresses is whether there is a general tendency for MDFT to perform better (relative to GLA) for participants with strong AE. There seems to be a trend for this.</w:t>
      </w:r>
    </w:p>
    <w:p w14:paraId="72E49D62" w14:textId="0CEC2D68" w:rsidR="00D23187" w:rsidRDefault="00D23187" w:rsidP="00DD564F">
      <w:r>
        <w:rPr>
          <w:rFonts w:ascii="Liberation Serif" w:eastAsia="Tahoma" w:hAnsi="Liberation Serif" w:cs="Tahoma"/>
          <w:sz w:val="20"/>
          <w:lang w:bidi="en-US"/>
        </w:rPr>
        <w:t>However, the paragraph also highlights that most of the strong responders are still better described by GLA.</w:t>
      </w:r>
    </w:p>
    <w:p w14:paraId="4776B61B" w14:textId="77777777" w:rsidR="00D23187" w:rsidRDefault="00D23187" w:rsidP="00DD564F">
      <w:r>
        <w:rPr>
          <w:rFonts w:ascii="Liberation Serif" w:eastAsia="Tahoma" w:hAnsi="Liberation Serif" w:cs="Tahoma"/>
          <w:sz w:val="20"/>
          <w:lang w:bidi="en-US"/>
        </w:rPr>
        <w:t>I later take this as initial evidence that integration of the two models’ mechanisms might be promising.</w:t>
      </w:r>
    </w:p>
    <w:p w14:paraId="11716103" w14:textId="1CD44A5B" w:rsidR="00D23187" w:rsidRPr="00DD564F" w:rsidRDefault="00D23187" w:rsidP="00DD564F">
      <w:pPr>
        <w:pStyle w:val="CommentText"/>
        <w:rPr>
          <w:rFonts w:ascii="Liberation Serif" w:eastAsia="Tahoma" w:hAnsi="Liberation Serif" w:cs="Tahoma"/>
          <w:b/>
          <w:lang w:bidi="en-US"/>
        </w:rPr>
      </w:pPr>
      <w:r>
        <w:rPr>
          <w:rFonts w:ascii="Liberation Serif" w:eastAsia="Tahoma" w:hAnsi="Liberation Serif" w:cs="Tahoma"/>
          <w:b/>
          <w:lang w:bidi="en-US"/>
        </w:rPr>
        <w:t xml:space="preserve">Q: How can I communicate these points better, or should I deal with this differently? </w:t>
      </w:r>
      <w:r w:rsidRPr="00DD564F">
        <w:rPr>
          <w:rFonts w:ascii="Liberation Serif" w:eastAsia="Tahoma" w:hAnsi="Liberation Serif" w:cs="Tahoma"/>
          <w:lang w:bidi="en-US"/>
        </w:rPr>
        <w:t>I could use some feedback here.</w:t>
      </w:r>
    </w:p>
  </w:comment>
  <w:comment w:id="58" w:author="Felix Molter" w:date="2020-12-16T19:19:00Z" w:initials="FM">
    <w:p w14:paraId="4411C224" w14:textId="77777777" w:rsidR="00D23187" w:rsidRDefault="00D23187">
      <w:r>
        <w:rPr>
          <w:rFonts w:ascii="Cambria" w:eastAsia="Cambria" w:hAnsi="Cambria" w:cs="Tahoma"/>
          <w:sz w:val="20"/>
          <w:lang w:bidi="en-US"/>
        </w:rPr>
        <w:t>SAH: I still think that more attention is needed for this point. Why would the model be so good in other ways but miss these deviations?</w:t>
      </w:r>
    </w:p>
    <w:p w14:paraId="7851AF19" w14:textId="77777777" w:rsidR="00D23187" w:rsidRDefault="00D23187"/>
    <w:p w14:paraId="70B751FB" w14:textId="77777777" w:rsidR="00D23187" w:rsidRDefault="00D23187">
      <w:r>
        <w:rPr>
          <w:rFonts w:ascii="Cambria" w:eastAsia="Cambria" w:hAnsi="Cambria" w:cs="Tahoma"/>
          <w:sz w:val="20"/>
          <w:lang w:bidi="en-US"/>
        </w:rPr>
        <w:t>Also, the other models must also underestimate these deviations, too, right?</w:t>
      </w:r>
    </w:p>
  </w:comment>
  <w:comment w:id="81" w:author="Felix Molter" w:date="2020-12-16T19:24:00Z" w:initials="FM">
    <w:p w14:paraId="60484C27" w14:textId="77777777" w:rsidR="00D23187" w:rsidRDefault="00D23187">
      <w:r>
        <w:rPr>
          <w:rFonts w:ascii="Cambria" w:eastAsia="Cambria" w:hAnsi="Cambria" w:cs="Tahoma"/>
          <w:sz w:val="20"/>
          <w:lang w:bidi="en-US"/>
        </w:rPr>
        <w:t>c) SAH: I wonder whether it would be better to flip the y-axis labels, such that the model information goes on the left y-axis.</w:t>
      </w:r>
    </w:p>
  </w:comment>
  <w:comment w:id="82" w:author="Felix Molter" w:date="2021-01-05T15:52:00Z" w:initials="FM">
    <w:p w14:paraId="081F3406" w14:textId="7AFFA62F" w:rsidR="00D23187" w:rsidRDefault="00D23187" w:rsidP="005F229B">
      <w:r>
        <w:rPr>
          <w:rStyle w:val="CommentReference"/>
        </w:rPr>
        <w:annotationRef/>
      </w:r>
      <w:r>
        <w:rPr>
          <w:rFonts w:ascii="Liberation Serif" w:eastAsia="Tahoma" w:hAnsi="Liberation Serif" w:cs="Tahoma"/>
          <w:sz w:val="20"/>
          <w:lang w:bidi="en-US"/>
        </w:rPr>
        <w:t>I’m not sure I understand which parts should be flipped. The integration switch (left y-axis) and the comparison and gd_att switches (right y-axis)?</w:t>
      </w:r>
    </w:p>
  </w:comment>
  <w:comment w:id="89" w:author="Felix Molter" w:date="2020-12-16T19:40:00Z" w:initials="FM">
    <w:p w14:paraId="62599AD5" w14:textId="77777777" w:rsidR="00D23187" w:rsidRDefault="00D23187">
      <w:r>
        <w:rPr>
          <w:rFonts w:ascii="Cambria" w:eastAsia="Cambria" w:hAnsi="Cambria" w:cs="Tahoma"/>
          <w:sz w:val="20"/>
          <w:lang w:bidi="en-US"/>
        </w:rPr>
        <w:t>SAH: I had difficulty following this paragraph and the next couple of paragraphs. These seem out of order; i.e., this information should go before the discussion of results of the model comparisons.</w:t>
      </w:r>
    </w:p>
  </w:comment>
  <w:comment w:id="90" w:author="Felix Molter" w:date="2021-01-05T15:55:00Z" w:initials="FM">
    <w:p w14:paraId="1BE3CD1D" w14:textId="77777777" w:rsidR="00D23187" w:rsidRDefault="00D23187" w:rsidP="005F229B">
      <w:pPr>
        <w:rPr>
          <w:rFonts w:ascii="Liberation Serif" w:eastAsia="Tahoma" w:hAnsi="Liberation Serif" w:cs="Tahoma"/>
          <w:sz w:val="20"/>
          <w:lang w:bidi="en-US"/>
        </w:rPr>
      </w:pPr>
      <w:r>
        <w:rPr>
          <w:rStyle w:val="CommentReference"/>
        </w:rPr>
        <w:annotationRef/>
      </w:r>
      <w:r>
        <w:rPr>
          <w:rFonts w:ascii="Liberation Serif" w:eastAsia="Tahoma" w:hAnsi="Liberation Serif" w:cs="Tahoma"/>
          <w:sz w:val="20"/>
          <w:lang w:bidi="en-US"/>
        </w:rPr>
        <w:t>See discussion document Q3.3</w:t>
      </w:r>
    </w:p>
    <w:p w14:paraId="71FB74B0" w14:textId="77777777" w:rsidR="00D23187" w:rsidRDefault="00D23187" w:rsidP="005F229B">
      <w:pPr>
        <w:rPr>
          <w:rFonts w:ascii="Liberation Serif" w:eastAsia="Tahoma" w:hAnsi="Liberation Serif" w:cs="Tahoma"/>
          <w:sz w:val="20"/>
          <w:lang w:bidi="en-US"/>
        </w:rPr>
      </w:pPr>
    </w:p>
    <w:p w14:paraId="1BF5BF5B" w14:textId="369C6850" w:rsidR="00D23187" w:rsidRDefault="00D23187" w:rsidP="005F229B">
      <w:pPr>
        <w:rPr>
          <w:rFonts w:ascii="Liberation Serif" w:eastAsia="Tahoma" w:hAnsi="Liberation Serif" w:cs="Tahoma"/>
          <w:sz w:val="20"/>
          <w:lang w:bidi="en-US"/>
        </w:rPr>
      </w:pPr>
      <w:r>
        <w:rPr>
          <w:rFonts w:ascii="Liberation Serif" w:eastAsia="Tahoma" w:hAnsi="Liberation Serif" w:cs="Tahoma"/>
          <w:sz w:val="20"/>
          <w:lang w:bidi="en-US"/>
        </w:rPr>
        <w:t xml:space="preserve">There might be a misunderstanding here, but I can’t figure out where the difficulty comes from. </w:t>
      </w:r>
    </w:p>
    <w:p w14:paraId="32580F36" w14:textId="1C02AFDE" w:rsidR="00D23187" w:rsidRDefault="00D23187" w:rsidP="005F229B">
      <w:r w:rsidRPr="005F229B">
        <w:rPr>
          <w:rFonts w:ascii="Liberation Serif" w:eastAsia="Tahoma" w:hAnsi="Liberation Serif" w:cs="Tahoma"/>
          <w:b/>
          <w:sz w:val="20"/>
          <w:lang w:bidi="en-US"/>
        </w:rPr>
        <w:t>Q:</w:t>
      </w:r>
      <w:r>
        <w:rPr>
          <w:rFonts w:ascii="Liberation Serif" w:eastAsia="Tahoma" w:hAnsi="Liberation Serif" w:cs="Tahoma"/>
          <w:sz w:val="20"/>
          <w:lang w:bidi="en-US"/>
        </w:rPr>
        <w:t xml:space="preserve"> How can I clear this up?</w:t>
      </w:r>
    </w:p>
    <w:p w14:paraId="774C5432" w14:textId="77777777" w:rsidR="00D23187" w:rsidRDefault="00D23187" w:rsidP="005F229B"/>
    <w:p w14:paraId="6C9F54EE" w14:textId="59C249F6" w:rsidR="00D23187" w:rsidRDefault="00D23187" w:rsidP="005F229B">
      <w:r>
        <w:rPr>
          <w:rFonts w:ascii="Liberation Serif" w:eastAsia="Tahoma" w:hAnsi="Liberation Serif" w:cs="Tahoma"/>
          <w:sz w:val="20"/>
          <w:lang w:bidi="en-US"/>
        </w:rPr>
        <w:t>The information provided here is:</w:t>
      </w:r>
    </w:p>
    <w:p w14:paraId="29950B8A" w14:textId="01B5C79C" w:rsidR="00D23187" w:rsidRPr="005F229B" w:rsidRDefault="00D23187" w:rsidP="005F229B">
      <w:pPr>
        <w:pStyle w:val="ListParagraph"/>
        <w:numPr>
          <w:ilvl w:val="0"/>
          <w:numId w:val="6"/>
        </w:numPr>
        <w:rPr>
          <w:rFonts w:ascii="Liberation Serif" w:eastAsia="Tahoma" w:hAnsi="Liberation Serif" w:cs="Tahoma"/>
          <w:sz w:val="20"/>
          <w:lang w:bidi="en-US"/>
        </w:rPr>
      </w:pPr>
      <w:r>
        <w:rPr>
          <w:rFonts w:ascii="Liberation Serif" w:eastAsia="Tahoma" w:hAnsi="Liberation Serif" w:cs="Tahoma"/>
          <w:sz w:val="20"/>
          <w:lang w:bidi="en-US"/>
        </w:rPr>
        <w:t xml:space="preserve"> </w:t>
      </w:r>
      <w:r w:rsidRPr="005F229B">
        <w:rPr>
          <w:rFonts w:ascii="Liberation Serif" w:eastAsia="Tahoma" w:hAnsi="Liberation Serif" w:cs="Tahoma"/>
          <w:sz w:val="20"/>
          <w:lang w:bidi="en-US"/>
        </w:rPr>
        <w:t>What is switchboard? Why do it?</w:t>
      </w:r>
    </w:p>
    <w:p w14:paraId="06CD9A6F" w14:textId="77777777" w:rsidR="00D23187" w:rsidRPr="005F229B" w:rsidRDefault="00D23187" w:rsidP="005F229B">
      <w:pPr>
        <w:pStyle w:val="ListParagraph"/>
        <w:numPr>
          <w:ilvl w:val="0"/>
          <w:numId w:val="6"/>
        </w:numPr>
      </w:pPr>
      <w:r>
        <w:rPr>
          <w:rFonts w:ascii="Liberation Serif" w:eastAsia="Tahoma" w:hAnsi="Liberation Serif" w:cs="Tahoma"/>
          <w:sz w:val="20"/>
          <w:lang w:bidi="en-US"/>
        </w:rPr>
        <w:t xml:space="preserve"> </w:t>
      </w:r>
      <w:r w:rsidRPr="005F229B">
        <w:rPr>
          <w:rFonts w:ascii="Liberation Serif" w:eastAsia="Tahoma" w:hAnsi="Liberation Serif" w:cs="Tahoma"/>
          <w:sz w:val="20"/>
          <w:lang w:bidi="en-US"/>
        </w:rPr>
        <w:t>Which switches were included, which variants result from this? (this includes the info from this paragraph; that some variants were equivalent)</w:t>
      </w:r>
    </w:p>
    <w:p w14:paraId="5ED45F5C" w14:textId="77777777" w:rsidR="00D23187" w:rsidRPr="005F229B" w:rsidRDefault="00D23187" w:rsidP="005F229B">
      <w:pPr>
        <w:pStyle w:val="ListParagraph"/>
        <w:numPr>
          <w:ilvl w:val="0"/>
          <w:numId w:val="6"/>
        </w:numPr>
      </w:pPr>
      <w:r w:rsidRPr="005F229B">
        <w:rPr>
          <w:rFonts w:ascii="Liberation Serif" w:eastAsia="Tahoma" w:hAnsi="Liberation Serif" w:cs="Tahoma"/>
          <w:sz w:val="20"/>
          <w:lang w:bidi="en-US"/>
        </w:rPr>
        <w:t xml:space="preserve"> (Fitting details: there were minor problems fitting some variants)</w:t>
      </w:r>
    </w:p>
    <w:p w14:paraId="36198B6E" w14:textId="3FC1A42A" w:rsidR="00D23187" w:rsidRPr="005F229B" w:rsidRDefault="00D23187" w:rsidP="005F229B">
      <w:pPr>
        <w:pStyle w:val="ListParagraph"/>
        <w:numPr>
          <w:ilvl w:val="0"/>
          <w:numId w:val="6"/>
        </w:numPr>
      </w:pPr>
      <w:r w:rsidRPr="005F229B">
        <w:rPr>
          <w:rFonts w:ascii="Liberation Serif" w:eastAsia="Tahoma" w:hAnsi="Liberation Serif" w:cs="Tahoma"/>
          <w:sz w:val="20"/>
          <w:lang w:bidi="en-US"/>
        </w:rPr>
        <w:t xml:space="preserve"> Results on switch level (mean BIC per switch level, average across all variants with particular switch level)</w:t>
      </w:r>
    </w:p>
    <w:p w14:paraId="3DB54CC2" w14:textId="77777777" w:rsidR="00D23187" w:rsidRPr="005F229B" w:rsidRDefault="00D23187" w:rsidP="005F229B">
      <w:pPr>
        <w:pStyle w:val="ListParagraph"/>
        <w:numPr>
          <w:ilvl w:val="0"/>
          <w:numId w:val="6"/>
        </w:numPr>
      </w:pPr>
      <w:r>
        <w:rPr>
          <w:rFonts w:ascii="Liberation Serif" w:eastAsia="Tahoma" w:hAnsi="Liberation Serif" w:cs="Tahoma"/>
          <w:sz w:val="20"/>
          <w:lang w:bidi="en-US"/>
        </w:rPr>
        <w:t xml:space="preserve"> Results on variant level</w:t>
      </w:r>
    </w:p>
    <w:p w14:paraId="097BB91C" w14:textId="77777777" w:rsidR="00D23187" w:rsidRPr="005F229B" w:rsidRDefault="00D23187" w:rsidP="005F229B">
      <w:pPr>
        <w:pStyle w:val="ListParagraph"/>
        <w:numPr>
          <w:ilvl w:val="1"/>
          <w:numId w:val="6"/>
        </w:numPr>
      </w:pPr>
      <w:r w:rsidRPr="005F229B">
        <w:rPr>
          <w:rFonts w:ascii="Liberation Serif" w:eastAsia="Tahoma" w:hAnsi="Liberation Serif" w:cs="Tahoma"/>
          <w:sz w:val="20"/>
          <w:lang w:bidi="en-US"/>
        </w:rPr>
        <w:t xml:space="preserve"> best variants by mean BIC</w:t>
      </w:r>
    </w:p>
    <w:p w14:paraId="02BADD87" w14:textId="18D606DD" w:rsidR="00D23187" w:rsidRDefault="00D23187" w:rsidP="005F229B">
      <w:pPr>
        <w:pStyle w:val="ListParagraph"/>
        <w:numPr>
          <w:ilvl w:val="1"/>
          <w:numId w:val="6"/>
        </w:numPr>
      </w:pPr>
      <w:r>
        <w:rPr>
          <w:rFonts w:ascii="Liberation Serif" w:eastAsia="Tahoma" w:hAnsi="Liberation Serif" w:cs="Tahoma"/>
          <w:sz w:val="20"/>
          <w:lang w:bidi="en-US"/>
        </w:rPr>
        <w:t xml:space="preserve"> </w:t>
      </w:r>
      <w:r w:rsidRPr="005F229B">
        <w:rPr>
          <w:rFonts w:ascii="Liberation Serif" w:eastAsia="Tahoma" w:hAnsi="Liberation Serif" w:cs="Tahoma"/>
          <w:sz w:val="20"/>
          <w:lang w:bidi="en-US"/>
        </w:rPr>
        <w:t>best variants by N participants best described</w:t>
      </w:r>
    </w:p>
    <w:p w14:paraId="4B6AD084" w14:textId="5BCE25F4" w:rsidR="00D23187" w:rsidRDefault="00D23187">
      <w:pPr>
        <w:pStyle w:val="CommentText"/>
      </w:pPr>
    </w:p>
  </w:comment>
  <w:comment w:id="91" w:author="Felix Molter" w:date="2020-12-29T21:33:00Z" w:initials="FM">
    <w:p w14:paraId="67938043" w14:textId="77777777" w:rsidR="00D23187" w:rsidRDefault="00D23187">
      <w:r>
        <w:rPr>
          <w:rFonts w:ascii="Cambria" w:eastAsia="Tahoma" w:hAnsi="Cambria" w:cs="Tahoma"/>
          <w:sz w:val="20"/>
          <w:lang w:bidi="en-US"/>
        </w:rPr>
        <w:t>SAH: Again, this seems redundant with what was discussed a few paragraphs before. I had trouble identifying what's new here.</w:t>
      </w:r>
    </w:p>
  </w:comment>
  <w:comment w:id="92" w:author="Felix Molter" w:date="2021-01-05T15:59:00Z" w:initials="FM">
    <w:p w14:paraId="04D12078" w14:textId="77777777" w:rsidR="00D23187" w:rsidRDefault="00D23187" w:rsidP="00D63D4A">
      <w:pPr>
        <w:rPr>
          <w:rFonts w:ascii="Liberation Serif" w:eastAsia="Tahoma" w:hAnsi="Liberation Serif" w:cs="Tahoma"/>
          <w:sz w:val="20"/>
          <w:lang w:bidi="en-US"/>
        </w:rPr>
      </w:pPr>
      <w:r>
        <w:rPr>
          <w:rStyle w:val="CommentReference"/>
        </w:rPr>
        <w:annotationRef/>
      </w:r>
      <w:r>
        <w:rPr>
          <w:rFonts w:ascii="Liberation Serif" w:eastAsia="Tahoma" w:hAnsi="Liberation Serif" w:cs="Tahoma"/>
          <w:sz w:val="20"/>
          <w:lang w:bidi="en-US"/>
        </w:rPr>
        <w:t>See above and discussion document Q3.3</w:t>
      </w:r>
    </w:p>
    <w:p w14:paraId="3051CB44" w14:textId="77777777" w:rsidR="00D23187" w:rsidRDefault="00D23187" w:rsidP="00D63D4A">
      <w:pPr>
        <w:rPr>
          <w:rFonts w:ascii="Liberation Serif" w:eastAsia="Tahoma" w:hAnsi="Liberation Serif" w:cs="Tahoma"/>
          <w:sz w:val="20"/>
          <w:lang w:bidi="en-US"/>
        </w:rPr>
      </w:pPr>
      <w:r>
        <w:rPr>
          <w:rFonts w:ascii="Liberation Serif" w:eastAsia="Tahoma" w:hAnsi="Liberation Serif" w:cs="Tahoma"/>
          <w:sz w:val="20"/>
          <w:lang w:bidi="en-US"/>
        </w:rPr>
        <w:t xml:space="preserve">I report two types of analyses of the switchboard models: </w:t>
      </w:r>
    </w:p>
    <w:p w14:paraId="6D62B94E" w14:textId="04FB1D5A" w:rsidR="00D23187" w:rsidRPr="00D63D4A" w:rsidRDefault="00D23187" w:rsidP="00D63D4A">
      <w:pPr>
        <w:pStyle w:val="ListParagraph"/>
        <w:numPr>
          <w:ilvl w:val="0"/>
          <w:numId w:val="7"/>
        </w:numPr>
        <w:rPr>
          <w:rFonts w:ascii="Liberation Serif" w:eastAsia="Tahoma" w:hAnsi="Liberation Serif" w:cs="Tahoma"/>
          <w:sz w:val="20"/>
          <w:lang w:bidi="en-US"/>
        </w:rPr>
      </w:pPr>
      <w:r>
        <w:rPr>
          <w:rFonts w:ascii="Liberation Serif" w:eastAsia="Tahoma" w:hAnsi="Liberation Serif" w:cs="Tahoma"/>
          <w:sz w:val="20"/>
          <w:lang w:bidi="en-US"/>
        </w:rPr>
        <w:t xml:space="preserve"> </w:t>
      </w:r>
      <w:r w:rsidRPr="00D63D4A">
        <w:rPr>
          <w:rFonts w:ascii="Liberation Serif" w:eastAsia="Tahoma" w:hAnsi="Liberation Serif" w:cs="Tahoma"/>
          <w:sz w:val="20"/>
          <w:lang w:bidi="en-US"/>
        </w:rPr>
        <w:t>Which switches work well?</w:t>
      </w:r>
    </w:p>
    <w:p w14:paraId="45372C12" w14:textId="19EA2429" w:rsidR="00D23187" w:rsidRPr="00D63D4A" w:rsidRDefault="00D23187" w:rsidP="00D63D4A">
      <w:pPr>
        <w:pStyle w:val="ListParagraph"/>
        <w:numPr>
          <w:ilvl w:val="0"/>
          <w:numId w:val="7"/>
        </w:numPr>
        <w:rPr>
          <w:rFonts w:ascii="Liberation Serif" w:eastAsia="Tahoma" w:hAnsi="Liberation Serif" w:cs="Tahoma"/>
          <w:sz w:val="20"/>
          <w:lang w:bidi="en-US"/>
        </w:rPr>
      </w:pPr>
      <w:r>
        <w:rPr>
          <w:rFonts w:ascii="Liberation Serif" w:eastAsia="Tahoma" w:hAnsi="Liberation Serif" w:cs="Tahoma"/>
          <w:sz w:val="20"/>
          <w:lang w:bidi="en-US"/>
        </w:rPr>
        <w:t xml:space="preserve"> </w:t>
      </w:r>
      <w:r w:rsidRPr="00D63D4A">
        <w:rPr>
          <w:rFonts w:ascii="Liberation Serif" w:eastAsia="Tahoma" w:hAnsi="Liberation Serif" w:cs="Tahoma"/>
          <w:sz w:val="20"/>
          <w:lang w:bidi="en-US"/>
        </w:rPr>
        <w:t xml:space="preserve">Which </w:t>
      </w:r>
      <w:r w:rsidRPr="00D63D4A">
        <w:rPr>
          <w:rFonts w:ascii="Liberation Serif" w:eastAsia="Tahoma" w:hAnsi="Liberation Serif" w:cs="Tahoma"/>
          <w:i/>
          <w:sz w:val="20"/>
          <w:lang w:bidi="en-US"/>
        </w:rPr>
        <w:t>combinations of switches</w:t>
      </w:r>
      <w:r w:rsidRPr="00D63D4A">
        <w:rPr>
          <w:rFonts w:ascii="Liberation Serif" w:eastAsia="Tahoma" w:hAnsi="Liberation Serif" w:cs="Tahoma"/>
          <w:sz w:val="20"/>
          <w:lang w:bidi="en-US"/>
        </w:rPr>
        <w:t xml:space="preserve"> (variants) work well?</w:t>
      </w:r>
    </w:p>
    <w:p w14:paraId="70A28321" w14:textId="77777777" w:rsidR="00D23187" w:rsidRDefault="00D23187" w:rsidP="00D63D4A"/>
    <w:p w14:paraId="0EF2FFF1" w14:textId="6C719330" w:rsidR="00D23187" w:rsidRDefault="00D23187" w:rsidP="00844F79">
      <w:r>
        <w:rPr>
          <w:rFonts w:ascii="Liberation Serif" w:eastAsia="Tahoma" w:hAnsi="Liberation Serif" w:cs="Tahoma"/>
          <w:b/>
          <w:sz w:val="20"/>
          <w:lang w:bidi="en-US"/>
        </w:rPr>
        <w:t xml:space="preserve">Q: </w:t>
      </w:r>
      <w:r w:rsidRPr="00D63D4A">
        <w:rPr>
          <w:rFonts w:ascii="Liberation Serif" w:eastAsia="Tahoma" w:hAnsi="Liberation Serif" w:cs="Tahoma"/>
          <w:sz w:val="20"/>
          <w:lang w:bidi="en-US"/>
        </w:rPr>
        <w:t xml:space="preserve">Do I have to be more explicit about these </w:t>
      </w:r>
      <w:r>
        <w:rPr>
          <w:rFonts w:ascii="Liberation Serif" w:eastAsia="Tahoma" w:hAnsi="Liberation Serif" w:cs="Tahoma"/>
          <w:sz w:val="20"/>
          <w:lang w:bidi="en-US"/>
        </w:rPr>
        <w:t xml:space="preserve">complementary </w:t>
      </w:r>
      <w:r w:rsidRPr="00D63D4A">
        <w:rPr>
          <w:rFonts w:ascii="Liberation Serif" w:eastAsia="Tahoma" w:hAnsi="Liberation Serif" w:cs="Tahoma"/>
          <w:sz w:val="20"/>
          <w:lang w:bidi="en-US"/>
        </w:rPr>
        <w:t xml:space="preserve">approaches? </w:t>
      </w:r>
      <w:r>
        <w:rPr>
          <w:rFonts w:ascii="Liberation Serif" w:eastAsia="Tahoma" w:hAnsi="Liberation Serif" w:cs="Tahoma"/>
          <w:sz w:val="20"/>
          <w:lang w:bidi="en-US"/>
        </w:rPr>
        <w:t xml:space="preserve">I find them </w:t>
      </w:r>
      <w:r w:rsidRPr="00D63D4A">
        <w:rPr>
          <w:rFonts w:ascii="Liberation Serif" w:eastAsia="Tahoma" w:hAnsi="Liberation Serif" w:cs="Tahoma"/>
          <w:sz w:val="20"/>
          <w:lang w:bidi="en-US"/>
        </w:rPr>
        <w:t>both valuable.</w:t>
      </w:r>
    </w:p>
  </w:comment>
  <w:comment w:id="129" w:author="Felix Molter" w:date="2021-01-19T17:05:00Z" w:initials="FM">
    <w:p w14:paraId="43B4EBB5" w14:textId="4A750FD0" w:rsidR="00D23187" w:rsidRDefault="00D23187">
      <w:pPr>
        <w:pStyle w:val="CommentText"/>
      </w:pPr>
      <w:r>
        <w:rPr>
          <w:rStyle w:val="CommentReference"/>
        </w:rPr>
        <w:annotationRef/>
      </w:r>
      <w:r w:rsidR="00724721">
        <w:t>Add</w:t>
      </w:r>
      <w:r>
        <w:t xml:space="preserve"> the gaze choice association</w:t>
      </w:r>
    </w:p>
  </w:comment>
  <w:comment w:id="131" w:author="Felix Molter" w:date="2020-12-16T19:45:00Z" w:initials="FM">
    <w:p w14:paraId="3B1B5B08" w14:textId="77777777" w:rsidR="00D23187" w:rsidRDefault="00D23187">
      <w:r>
        <w:rPr>
          <w:rFonts w:ascii="Cambria" w:eastAsia="Cambria" w:hAnsi="Cambria" w:cs="Tahoma"/>
          <w:sz w:val="20"/>
          <w:lang w:bidi="en-US"/>
        </w:rPr>
        <w:t>SAH: More is needed about why these models do so well!</w:t>
      </w:r>
    </w:p>
  </w:comment>
  <w:comment w:id="132" w:author="Felix Molter" w:date="2020-12-29T21:31:00Z" w:initials="FM">
    <w:p w14:paraId="23801F58" w14:textId="77777777" w:rsidR="00D23187" w:rsidRDefault="00D23187">
      <w:r>
        <w:rPr>
          <w:rFonts w:ascii="Cambria" w:eastAsia="Tahoma" w:hAnsi="Cambria" w:cs="Tahoma"/>
          <w:i/>
          <w:sz w:val="16"/>
          <w:lang w:bidi="en-US"/>
        </w:rPr>
        <w:t>Reply to Felix Molter (16/12/2020, 19:45): "..."</w:t>
      </w:r>
    </w:p>
    <w:p w14:paraId="053F39DB" w14:textId="77777777" w:rsidR="00D23187" w:rsidRDefault="00D23187">
      <w:r>
        <w:rPr>
          <w:rFonts w:ascii="Liberation Serif" w:eastAsia="Tahoma" w:hAnsi="Liberation Serif" w:cs="Tahoma"/>
          <w:b/>
          <w:sz w:val="20"/>
          <w:lang w:bidi="en-US"/>
        </w:rPr>
        <w:t>See above: What can be added here? What else can I do?</w:t>
      </w:r>
    </w:p>
  </w:comment>
  <w:comment w:id="130" w:author="Felix Molter" w:date="2021-01-20T15:29:00Z" w:initials="FM">
    <w:p w14:paraId="0439C281" w14:textId="4B1188EA" w:rsidR="00CD2235" w:rsidRDefault="00CD2235">
      <w:pPr>
        <w:pStyle w:val="CommentText"/>
      </w:pPr>
      <w:r>
        <w:rPr>
          <w:rStyle w:val="CommentReference"/>
        </w:rPr>
        <w:annotationRef/>
      </w:r>
      <w:r>
        <w:t>Rewrite: Now, we’re focusing on the hybrid variant, which best described 9 participants best, and see how it differs from the overall best-performing (and a priori defined) GLA variant</w:t>
      </w:r>
    </w:p>
  </w:comment>
  <w:comment w:id="154" w:author="Felix Molter" w:date="2020-12-16T19:50:00Z" w:initials="FM">
    <w:p w14:paraId="659B3397" w14:textId="77777777" w:rsidR="00D23187" w:rsidRDefault="00D23187">
      <w:r>
        <w:rPr>
          <w:rFonts w:ascii="Cambria" w:eastAsia="Cambria" w:hAnsi="Cambria" w:cs="Tahoma"/>
          <w:sz w:val="20"/>
          <w:lang w:bidi="en-US"/>
        </w:rPr>
        <w:t xml:space="preserve">SAH: This paragraph seems like it should be expanded; i.e., adding more on how process data can be useful. </w:t>
      </w:r>
    </w:p>
  </w:comment>
  <w:comment w:id="155" w:author="Felix Molter" w:date="2021-01-05T17:38:00Z" w:initials="FM">
    <w:p w14:paraId="6838C7A2" w14:textId="5D47EE83" w:rsidR="00D23187" w:rsidRPr="00846B5B" w:rsidRDefault="00D23187">
      <w:pPr>
        <w:pStyle w:val="CommentText"/>
        <w:rPr>
          <w:sz w:val="16"/>
          <w:szCs w:val="16"/>
        </w:rPr>
      </w:pPr>
      <w:r>
        <w:rPr>
          <w:rStyle w:val="CommentReference"/>
        </w:rPr>
        <w:annotationRef/>
      </w:r>
      <w:r>
        <w:rPr>
          <w:rStyle w:val="CommentReference"/>
        </w:rPr>
        <w:t>I agree, especially if we decide to include the model predictions regarding dwell time advantage and choice into the paper. Here, we found that only the gaze-dependent models could accurately capture this positive relationship, whereas others (MDFT, EU) – by design- fail to do so.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F1A332" w15:done="0"/>
  <w15:commentEx w15:paraId="2CD79606" w15:paraIdParent="70F1A332" w15:done="0"/>
  <w15:commentEx w15:paraId="2E26E831" w15:done="0"/>
  <w15:commentEx w15:paraId="7F843F44" w15:done="0"/>
  <w15:commentEx w15:paraId="13FB3941" w15:done="0"/>
  <w15:commentEx w15:paraId="11716103" w15:paraIdParent="13FB3941" w15:done="0"/>
  <w15:commentEx w15:paraId="70B751FB" w15:done="0"/>
  <w15:commentEx w15:paraId="60484C27" w15:done="0"/>
  <w15:commentEx w15:paraId="081F3406" w15:paraIdParent="60484C27" w15:done="0"/>
  <w15:commentEx w15:paraId="62599AD5" w15:done="0"/>
  <w15:commentEx w15:paraId="4B6AD084" w15:paraIdParent="62599AD5" w15:done="0"/>
  <w15:commentEx w15:paraId="67938043" w15:done="0"/>
  <w15:commentEx w15:paraId="0EF2FFF1" w15:paraIdParent="67938043" w15:done="0"/>
  <w15:commentEx w15:paraId="43B4EBB5" w15:done="0"/>
  <w15:commentEx w15:paraId="3B1B5B08" w15:done="0"/>
  <w15:commentEx w15:paraId="053F39DB" w15:done="0"/>
  <w15:commentEx w15:paraId="0439C281" w15:done="0"/>
  <w15:commentEx w15:paraId="659B3397" w15:done="0"/>
  <w15:commentEx w15:paraId="6838C7A2" w15:paraIdParent="659B339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F1A332" w16cid:durableId="239E0FEA"/>
  <w16cid:commentId w16cid:paraId="2CD79606" w16cid:durableId="239F15C9"/>
  <w16cid:commentId w16cid:paraId="2E26E831" w16cid:durableId="239E0FEB"/>
  <w16cid:commentId w16cid:paraId="7F843F44" w16cid:durableId="239E0FF4"/>
  <w16cid:commentId w16cid:paraId="13FB3941" w16cid:durableId="239E0FFF"/>
  <w16cid:commentId w16cid:paraId="11716103" w16cid:durableId="239F074C"/>
  <w16cid:commentId w16cid:paraId="70B751FB" w16cid:durableId="239E1000"/>
  <w16cid:commentId w16cid:paraId="60484C27" w16cid:durableId="239E1003"/>
  <w16cid:commentId w16cid:paraId="081F3406" w16cid:durableId="239F09C7"/>
  <w16cid:commentId w16cid:paraId="62599AD5" w16cid:durableId="239E1009"/>
  <w16cid:commentId w16cid:paraId="4B6AD084" w16cid:durableId="239F0A5D"/>
  <w16cid:commentId w16cid:paraId="67938043" w16cid:durableId="239E100A"/>
  <w16cid:commentId w16cid:paraId="0EF2FFF1" w16cid:durableId="239F0B60"/>
  <w16cid:commentId w16cid:paraId="43B4EBB5" w16cid:durableId="23B18FE4"/>
  <w16cid:commentId w16cid:paraId="3B1B5B08" w16cid:durableId="239E100C"/>
  <w16cid:commentId w16cid:paraId="0439C281" w16cid:durableId="23B2CACD"/>
  <w16cid:commentId w16cid:paraId="659B3397" w16cid:durableId="239E100D"/>
  <w16cid:commentId w16cid:paraId="6838C7A2" w16cid:durableId="239F22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686564" w14:textId="77777777" w:rsidR="00D53D9F" w:rsidRDefault="00D53D9F">
      <w:pPr>
        <w:spacing w:after="0"/>
      </w:pPr>
      <w:r>
        <w:separator/>
      </w:r>
    </w:p>
  </w:endnote>
  <w:endnote w:type="continuationSeparator" w:id="0">
    <w:p w14:paraId="01E420A9" w14:textId="77777777" w:rsidR="00D53D9F" w:rsidRDefault="00D53D9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roman"/>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Liberation Serif">
    <w:altName w:val="Times New Roman"/>
    <w:panose1 w:val="020B0604020202020204"/>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AF2032" w14:textId="77777777" w:rsidR="00D53D9F" w:rsidRDefault="00D53D9F">
      <w:pPr>
        <w:spacing w:after="0"/>
      </w:pPr>
      <w:r>
        <w:separator/>
      </w:r>
    </w:p>
  </w:footnote>
  <w:footnote w:type="continuationSeparator" w:id="0">
    <w:p w14:paraId="0FF13566" w14:textId="77777777" w:rsidR="00D53D9F" w:rsidRDefault="00D53D9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B74C1A" w14:textId="77777777" w:rsidR="00D23187" w:rsidRDefault="00D23187">
    <w:pPr>
      <w:pStyle w:val="Header"/>
    </w:pPr>
    <w:r>
      <w:t>GAZE-DEPENDENT ACCUMULATION IN RISKY CHOICE</w:t>
    </w:r>
    <w:r>
      <w:tab/>
    </w:r>
    <w:r>
      <w:fldChar w:fldCharType="begin"/>
    </w:r>
    <w:r>
      <w:instrText>PAGE</w:instrText>
    </w:r>
    <w:r>
      <w:fldChar w:fldCharType="separate"/>
    </w:r>
    <w:r>
      <w:t>17</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43923"/>
    <w:multiLevelType w:val="hybridMultilevel"/>
    <w:tmpl w:val="80BC17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B35093"/>
    <w:multiLevelType w:val="hybridMultilevel"/>
    <w:tmpl w:val="71286E02"/>
    <w:lvl w:ilvl="0" w:tplc="DD52313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1854BC"/>
    <w:multiLevelType w:val="hybridMultilevel"/>
    <w:tmpl w:val="B54A6B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D31C83"/>
    <w:multiLevelType w:val="hybridMultilevel"/>
    <w:tmpl w:val="B31A76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AB11B8"/>
    <w:multiLevelType w:val="hybridMultilevel"/>
    <w:tmpl w:val="D2163E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0A7DFA"/>
    <w:multiLevelType w:val="hybridMultilevel"/>
    <w:tmpl w:val="6BD445E2"/>
    <w:lvl w:ilvl="0" w:tplc="A08E17D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787C6D"/>
    <w:multiLevelType w:val="hybridMultilevel"/>
    <w:tmpl w:val="C8804FB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476D76"/>
    <w:multiLevelType w:val="hybridMultilevel"/>
    <w:tmpl w:val="BB16E548"/>
    <w:lvl w:ilvl="0" w:tplc="D46A84CA">
      <w:numFmt w:val="bullet"/>
      <w:lvlText w:val="-"/>
      <w:lvlJc w:val="left"/>
      <w:pPr>
        <w:ind w:left="1097" w:hanging="360"/>
      </w:pPr>
      <w:rPr>
        <w:rFonts w:ascii="Times New Roman" w:eastAsiaTheme="minorHAnsi" w:hAnsi="Times New Roman" w:cs="Times New Roman" w:hint="default"/>
      </w:rPr>
    </w:lvl>
    <w:lvl w:ilvl="1" w:tplc="04090003">
      <w:start w:val="1"/>
      <w:numFmt w:val="bullet"/>
      <w:lvlText w:val="o"/>
      <w:lvlJc w:val="left"/>
      <w:pPr>
        <w:ind w:left="1817" w:hanging="360"/>
      </w:pPr>
      <w:rPr>
        <w:rFonts w:ascii="Courier New" w:hAnsi="Courier New" w:cs="Courier New" w:hint="default"/>
      </w:rPr>
    </w:lvl>
    <w:lvl w:ilvl="2" w:tplc="04090005" w:tentative="1">
      <w:start w:val="1"/>
      <w:numFmt w:val="bullet"/>
      <w:lvlText w:val=""/>
      <w:lvlJc w:val="left"/>
      <w:pPr>
        <w:ind w:left="2537" w:hanging="360"/>
      </w:pPr>
      <w:rPr>
        <w:rFonts w:ascii="Wingdings" w:hAnsi="Wingdings" w:hint="default"/>
      </w:rPr>
    </w:lvl>
    <w:lvl w:ilvl="3" w:tplc="04090001" w:tentative="1">
      <w:start w:val="1"/>
      <w:numFmt w:val="bullet"/>
      <w:lvlText w:val=""/>
      <w:lvlJc w:val="left"/>
      <w:pPr>
        <w:ind w:left="3257" w:hanging="360"/>
      </w:pPr>
      <w:rPr>
        <w:rFonts w:ascii="Symbol" w:hAnsi="Symbol" w:hint="default"/>
      </w:rPr>
    </w:lvl>
    <w:lvl w:ilvl="4" w:tplc="04090003" w:tentative="1">
      <w:start w:val="1"/>
      <w:numFmt w:val="bullet"/>
      <w:lvlText w:val="o"/>
      <w:lvlJc w:val="left"/>
      <w:pPr>
        <w:ind w:left="3977" w:hanging="360"/>
      </w:pPr>
      <w:rPr>
        <w:rFonts w:ascii="Courier New" w:hAnsi="Courier New" w:cs="Courier New" w:hint="default"/>
      </w:rPr>
    </w:lvl>
    <w:lvl w:ilvl="5" w:tplc="04090005" w:tentative="1">
      <w:start w:val="1"/>
      <w:numFmt w:val="bullet"/>
      <w:lvlText w:val=""/>
      <w:lvlJc w:val="left"/>
      <w:pPr>
        <w:ind w:left="4697" w:hanging="360"/>
      </w:pPr>
      <w:rPr>
        <w:rFonts w:ascii="Wingdings" w:hAnsi="Wingdings" w:hint="default"/>
      </w:rPr>
    </w:lvl>
    <w:lvl w:ilvl="6" w:tplc="04090001" w:tentative="1">
      <w:start w:val="1"/>
      <w:numFmt w:val="bullet"/>
      <w:lvlText w:val=""/>
      <w:lvlJc w:val="left"/>
      <w:pPr>
        <w:ind w:left="5417" w:hanging="360"/>
      </w:pPr>
      <w:rPr>
        <w:rFonts w:ascii="Symbol" w:hAnsi="Symbol" w:hint="default"/>
      </w:rPr>
    </w:lvl>
    <w:lvl w:ilvl="7" w:tplc="04090003" w:tentative="1">
      <w:start w:val="1"/>
      <w:numFmt w:val="bullet"/>
      <w:lvlText w:val="o"/>
      <w:lvlJc w:val="left"/>
      <w:pPr>
        <w:ind w:left="6137" w:hanging="360"/>
      </w:pPr>
      <w:rPr>
        <w:rFonts w:ascii="Courier New" w:hAnsi="Courier New" w:cs="Courier New" w:hint="default"/>
      </w:rPr>
    </w:lvl>
    <w:lvl w:ilvl="8" w:tplc="04090005" w:tentative="1">
      <w:start w:val="1"/>
      <w:numFmt w:val="bullet"/>
      <w:lvlText w:val=""/>
      <w:lvlJc w:val="left"/>
      <w:pPr>
        <w:ind w:left="6857" w:hanging="360"/>
      </w:pPr>
      <w:rPr>
        <w:rFonts w:ascii="Wingdings" w:hAnsi="Wingdings" w:hint="default"/>
      </w:rPr>
    </w:lvl>
  </w:abstractNum>
  <w:abstractNum w:abstractNumId="8" w15:restartNumberingAfterBreak="0">
    <w:nsid w:val="5627528E"/>
    <w:multiLevelType w:val="hybridMultilevel"/>
    <w:tmpl w:val="E8661A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5C76A2"/>
    <w:multiLevelType w:val="hybridMultilevel"/>
    <w:tmpl w:val="39E8C8C8"/>
    <w:lvl w:ilvl="0" w:tplc="134CA8A4">
      <w:numFmt w:val="bullet"/>
      <w:lvlText w:val="-"/>
      <w:lvlJc w:val="left"/>
      <w:pPr>
        <w:ind w:left="1457" w:hanging="360"/>
      </w:pPr>
      <w:rPr>
        <w:rFonts w:ascii="Times New Roman" w:eastAsiaTheme="minorHAnsi" w:hAnsi="Times New Roman" w:cs="Times New Roman"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10" w15:restartNumberingAfterBreak="0">
    <w:nsid w:val="64AD0076"/>
    <w:multiLevelType w:val="hybridMultilevel"/>
    <w:tmpl w:val="5FA6FE80"/>
    <w:lvl w:ilvl="0" w:tplc="B120B940">
      <w:numFmt w:val="bullet"/>
      <w:lvlText w:val="-"/>
      <w:lvlJc w:val="left"/>
      <w:pPr>
        <w:ind w:left="1097" w:hanging="360"/>
      </w:pPr>
      <w:rPr>
        <w:rFonts w:ascii="Times New Roman" w:eastAsiaTheme="minorHAnsi" w:hAnsi="Times New Roman" w:cs="Times New Roman" w:hint="default"/>
      </w:rPr>
    </w:lvl>
    <w:lvl w:ilvl="1" w:tplc="04090003" w:tentative="1">
      <w:start w:val="1"/>
      <w:numFmt w:val="bullet"/>
      <w:lvlText w:val="o"/>
      <w:lvlJc w:val="left"/>
      <w:pPr>
        <w:ind w:left="1817" w:hanging="360"/>
      </w:pPr>
      <w:rPr>
        <w:rFonts w:ascii="Courier New" w:hAnsi="Courier New" w:cs="Courier New" w:hint="default"/>
      </w:rPr>
    </w:lvl>
    <w:lvl w:ilvl="2" w:tplc="04090005" w:tentative="1">
      <w:start w:val="1"/>
      <w:numFmt w:val="bullet"/>
      <w:lvlText w:val=""/>
      <w:lvlJc w:val="left"/>
      <w:pPr>
        <w:ind w:left="2537" w:hanging="360"/>
      </w:pPr>
      <w:rPr>
        <w:rFonts w:ascii="Wingdings" w:hAnsi="Wingdings" w:hint="default"/>
      </w:rPr>
    </w:lvl>
    <w:lvl w:ilvl="3" w:tplc="04090001" w:tentative="1">
      <w:start w:val="1"/>
      <w:numFmt w:val="bullet"/>
      <w:lvlText w:val=""/>
      <w:lvlJc w:val="left"/>
      <w:pPr>
        <w:ind w:left="3257" w:hanging="360"/>
      </w:pPr>
      <w:rPr>
        <w:rFonts w:ascii="Symbol" w:hAnsi="Symbol" w:hint="default"/>
      </w:rPr>
    </w:lvl>
    <w:lvl w:ilvl="4" w:tplc="04090003" w:tentative="1">
      <w:start w:val="1"/>
      <w:numFmt w:val="bullet"/>
      <w:lvlText w:val="o"/>
      <w:lvlJc w:val="left"/>
      <w:pPr>
        <w:ind w:left="3977" w:hanging="360"/>
      </w:pPr>
      <w:rPr>
        <w:rFonts w:ascii="Courier New" w:hAnsi="Courier New" w:cs="Courier New" w:hint="default"/>
      </w:rPr>
    </w:lvl>
    <w:lvl w:ilvl="5" w:tplc="04090005" w:tentative="1">
      <w:start w:val="1"/>
      <w:numFmt w:val="bullet"/>
      <w:lvlText w:val=""/>
      <w:lvlJc w:val="left"/>
      <w:pPr>
        <w:ind w:left="4697" w:hanging="360"/>
      </w:pPr>
      <w:rPr>
        <w:rFonts w:ascii="Wingdings" w:hAnsi="Wingdings" w:hint="default"/>
      </w:rPr>
    </w:lvl>
    <w:lvl w:ilvl="6" w:tplc="04090001" w:tentative="1">
      <w:start w:val="1"/>
      <w:numFmt w:val="bullet"/>
      <w:lvlText w:val=""/>
      <w:lvlJc w:val="left"/>
      <w:pPr>
        <w:ind w:left="5417" w:hanging="360"/>
      </w:pPr>
      <w:rPr>
        <w:rFonts w:ascii="Symbol" w:hAnsi="Symbol" w:hint="default"/>
      </w:rPr>
    </w:lvl>
    <w:lvl w:ilvl="7" w:tplc="04090003" w:tentative="1">
      <w:start w:val="1"/>
      <w:numFmt w:val="bullet"/>
      <w:lvlText w:val="o"/>
      <w:lvlJc w:val="left"/>
      <w:pPr>
        <w:ind w:left="6137" w:hanging="360"/>
      </w:pPr>
      <w:rPr>
        <w:rFonts w:ascii="Courier New" w:hAnsi="Courier New" w:cs="Courier New" w:hint="default"/>
      </w:rPr>
    </w:lvl>
    <w:lvl w:ilvl="8" w:tplc="04090005" w:tentative="1">
      <w:start w:val="1"/>
      <w:numFmt w:val="bullet"/>
      <w:lvlText w:val=""/>
      <w:lvlJc w:val="left"/>
      <w:pPr>
        <w:ind w:left="6857" w:hanging="360"/>
      </w:pPr>
      <w:rPr>
        <w:rFonts w:ascii="Wingdings" w:hAnsi="Wingdings" w:hint="default"/>
      </w:rPr>
    </w:lvl>
  </w:abstractNum>
  <w:num w:numId="1">
    <w:abstractNumId w:val="3"/>
  </w:num>
  <w:num w:numId="2">
    <w:abstractNumId w:val="4"/>
  </w:num>
  <w:num w:numId="3">
    <w:abstractNumId w:val="8"/>
  </w:num>
  <w:num w:numId="4">
    <w:abstractNumId w:val="1"/>
  </w:num>
  <w:num w:numId="5">
    <w:abstractNumId w:val="2"/>
  </w:num>
  <w:num w:numId="6">
    <w:abstractNumId w:val="6"/>
  </w:num>
  <w:num w:numId="7">
    <w:abstractNumId w:val="0"/>
  </w:num>
  <w:num w:numId="8">
    <w:abstractNumId w:val="5"/>
  </w:num>
  <w:num w:numId="9">
    <w:abstractNumId w:val="10"/>
  </w:num>
  <w:num w:numId="10">
    <w:abstractNumId w:val="9"/>
  </w:num>
  <w:num w:numId="1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lix Molter">
    <w15:presenceInfo w15:providerId="Windows Live" w15:userId="1aa9f4776944cb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embedSystemFonts/>
  <w:proofState w:grammar="clean"/>
  <w:trackRevisions/>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76BF1"/>
    <w:rsid w:val="00000539"/>
    <w:rsid w:val="00015E31"/>
    <w:rsid w:val="00030907"/>
    <w:rsid w:val="00031274"/>
    <w:rsid w:val="000368AD"/>
    <w:rsid w:val="00040010"/>
    <w:rsid w:val="00042DE0"/>
    <w:rsid w:val="000432E4"/>
    <w:rsid w:val="000706B1"/>
    <w:rsid w:val="00076D21"/>
    <w:rsid w:val="00086C51"/>
    <w:rsid w:val="00093637"/>
    <w:rsid w:val="000A751A"/>
    <w:rsid w:val="000C5B01"/>
    <w:rsid w:val="000C6490"/>
    <w:rsid w:val="000C64DF"/>
    <w:rsid w:val="000D457A"/>
    <w:rsid w:val="000F4DED"/>
    <w:rsid w:val="00112112"/>
    <w:rsid w:val="001205B6"/>
    <w:rsid w:val="00127975"/>
    <w:rsid w:val="00131E45"/>
    <w:rsid w:val="00134A05"/>
    <w:rsid w:val="001423C1"/>
    <w:rsid w:val="0014478C"/>
    <w:rsid w:val="00157F80"/>
    <w:rsid w:val="0016431B"/>
    <w:rsid w:val="00165FFF"/>
    <w:rsid w:val="00166849"/>
    <w:rsid w:val="00173A3B"/>
    <w:rsid w:val="00190EF1"/>
    <w:rsid w:val="001A2142"/>
    <w:rsid w:val="001A2F76"/>
    <w:rsid w:val="001A4723"/>
    <w:rsid w:val="001C1F83"/>
    <w:rsid w:val="001E1D41"/>
    <w:rsid w:val="00237D1F"/>
    <w:rsid w:val="0024469B"/>
    <w:rsid w:val="002536F5"/>
    <w:rsid w:val="00257877"/>
    <w:rsid w:val="00267D82"/>
    <w:rsid w:val="002716B1"/>
    <w:rsid w:val="002D5A74"/>
    <w:rsid w:val="002E3A5E"/>
    <w:rsid w:val="002F2160"/>
    <w:rsid w:val="002F2AED"/>
    <w:rsid w:val="002F5CF7"/>
    <w:rsid w:val="002F6535"/>
    <w:rsid w:val="00301204"/>
    <w:rsid w:val="00305B64"/>
    <w:rsid w:val="003220BF"/>
    <w:rsid w:val="00326803"/>
    <w:rsid w:val="00326A4E"/>
    <w:rsid w:val="00331FA3"/>
    <w:rsid w:val="00335A1E"/>
    <w:rsid w:val="0034265E"/>
    <w:rsid w:val="003466E0"/>
    <w:rsid w:val="00346AF1"/>
    <w:rsid w:val="00350720"/>
    <w:rsid w:val="003608FC"/>
    <w:rsid w:val="00365435"/>
    <w:rsid w:val="00366C19"/>
    <w:rsid w:val="0036751B"/>
    <w:rsid w:val="00367EA8"/>
    <w:rsid w:val="00392218"/>
    <w:rsid w:val="003B5F4E"/>
    <w:rsid w:val="003C6397"/>
    <w:rsid w:val="003F44DB"/>
    <w:rsid w:val="00412F82"/>
    <w:rsid w:val="00431CC5"/>
    <w:rsid w:val="00442557"/>
    <w:rsid w:val="004627E1"/>
    <w:rsid w:val="00470576"/>
    <w:rsid w:val="00473495"/>
    <w:rsid w:val="00477686"/>
    <w:rsid w:val="00486C45"/>
    <w:rsid w:val="004C530A"/>
    <w:rsid w:val="004D2483"/>
    <w:rsid w:val="004E07AF"/>
    <w:rsid w:val="004E0E9F"/>
    <w:rsid w:val="005079F6"/>
    <w:rsid w:val="005175F2"/>
    <w:rsid w:val="00524ECE"/>
    <w:rsid w:val="005355CA"/>
    <w:rsid w:val="00542F2C"/>
    <w:rsid w:val="005644D3"/>
    <w:rsid w:val="00572D82"/>
    <w:rsid w:val="005A0673"/>
    <w:rsid w:val="005A2AA3"/>
    <w:rsid w:val="005B587E"/>
    <w:rsid w:val="005C04A1"/>
    <w:rsid w:val="005C1265"/>
    <w:rsid w:val="005F229B"/>
    <w:rsid w:val="00603604"/>
    <w:rsid w:val="0060554F"/>
    <w:rsid w:val="006151ED"/>
    <w:rsid w:val="00620A14"/>
    <w:rsid w:val="00631E62"/>
    <w:rsid w:val="00651E9B"/>
    <w:rsid w:val="00665A15"/>
    <w:rsid w:val="00671E0D"/>
    <w:rsid w:val="006B420C"/>
    <w:rsid w:val="006B5214"/>
    <w:rsid w:val="006B68BA"/>
    <w:rsid w:val="006D1133"/>
    <w:rsid w:val="0070133B"/>
    <w:rsid w:val="00724721"/>
    <w:rsid w:val="0073537F"/>
    <w:rsid w:val="00735E2F"/>
    <w:rsid w:val="00743E46"/>
    <w:rsid w:val="00752614"/>
    <w:rsid w:val="00774FF0"/>
    <w:rsid w:val="007821E2"/>
    <w:rsid w:val="007C27B8"/>
    <w:rsid w:val="007D0B63"/>
    <w:rsid w:val="007E15C1"/>
    <w:rsid w:val="007E4677"/>
    <w:rsid w:val="007E47CD"/>
    <w:rsid w:val="007E6C30"/>
    <w:rsid w:val="007F72FE"/>
    <w:rsid w:val="008064C6"/>
    <w:rsid w:val="008177C7"/>
    <w:rsid w:val="00844F79"/>
    <w:rsid w:val="00846B5B"/>
    <w:rsid w:val="008A247A"/>
    <w:rsid w:val="008D25B6"/>
    <w:rsid w:val="008D72FC"/>
    <w:rsid w:val="008F4B55"/>
    <w:rsid w:val="009140E0"/>
    <w:rsid w:val="0093154D"/>
    <w:rsid w:val="0093259A"/>
    <w:rsid w:val="00962E17"/>
    <w:rsid w:val="00972275"/>
    <w:rsid w:val="0097331E"/>
    <w:rsid w:val="00973E0C"/>
    <w:rsid w:val="00992C87"/>
    <w:rsid w:val="00993C85"/>
    <w:rsid w:val="009B1CA9"/>
    <w:rsid w:val="009D6D05"/>
    <w:rsid w:val="009F0B78"/>
    <w:rsid w:val="009F2677"/>
    <w:rsid w:val="009F7069"/>
    <w:rsid w:val="00A41DBB"/>
    <w:rsid w:val="00A55B18"/>
    <w:rsid w:val="00A55C15"/>
    <w:rsid w:val="00A7295B"/>
    <w:rsid w:val="00A77FB2"/>
    <w:rsid w:val="00A84993"/>
    <w:rsid w:val="00AD110F"/>
    <w:rsid w:val="00AE23AB"/>
    <w:rsid w:val="00B01351"/>
    <w:rsid w:val="00B20E49"/>
    <w:rsid w:val="00B20F7C"/>
    <w:rsid w:val="00B27185"/>
    <w:rsid w:val="00B37F55"/>
    <w:rsid w:val="00B54B29"/>
    <w:rsid w:val="00B76BF1"/>
    <w:rsid w:val="00B956D7"/>
    <w:rsid w:val="00BA0C40"/>
    <w:rsid w:val="00BA312B"/>
    <w:rsid w:val="00BB7E7E"/>
    <w:rsid w:val="00BC3508"/>
    <w:rsid w:val="00BE2A9E"/>
    <w:rsid w:val="00BF4A14"/>
    <w:rsid w:val="00C32187"/>
    <w:rsid w:val="00C418A2"/>
    <w:rsid w:val="00C5065F"/>
    <w:rsid w:val="00C53A58"/>
    <w:rsid w:val="00C67BA0"/>
    <w:rsid w:val="00C87923"/>
    <w:rsid w:val="00C92133"/>
    <w:rsid w:val="00CA4B9A"/>
    <w:rsid w:val="00CC695C"/>
    <w:rsid w:val="00CD0985"/>
    <w:rsid w:val="00CD2235"/>
    <w:rsid w:val="00CD6BDE"/>
    <w:rsid w:val="00CD7D93"/>
    <w:rsid w:val="00CF6785"/>
    <w:rsid w:val="00D00CFB"/>
    <w:rsid w:val="00D03773"/>
    <w:rsid w:val="00D23187"/>
    <w:rsid w:val="00D26AF4"/>
    <w:rsid w:val="00D36F34"/>
    <w:rsid w:val="00D50B5F"/>
    <w:rsid w:val="00D53D9F"/>
    <w:rsid w:val="00D63D4A"/>
    <w:rsid w:val="00D72BEE"/>
    <w:rsid w:val="00D85654"/>
    <w:rsid w:val="00D96B12"/>
    <w:rsid w:val="00DA79B9"/>
    <w:rsid w:val="00DB79B1"/>
    <w:rsid w:val="00DC1361"/>
    <w:rsid w:val="00DC7937"/>
    <w:rsid w:val="00DD2C73"/>
    <w:rsid w:val="00DD564F"/>
    <w:rsid w:val="00DD68FD"/>
    <w:rsid w:val="00DF37FE"/>
    <w:rsid w:val="00E10408"/>
    <w:rsid w:val="00E23CBA"/>
    <w:rsid w:val="00E53719"/>
    <w:rsid w:val="00E5599D"/>
    <w:rsid w:val="00E606A8"/>
    <w:rsid w:val="00E60D19"/>
    <w:rsid w:val="00E66AAF"/>
    <w:rsid w:val="00E67318"/>
    <w:rsid w:val="00E978AD"/>
    <w:rsid w:val="00EC5D32"/>
    <w:rsid w:val="00ED1EE9"/>
    <w:rsid w:val="00EE1FBE"/>
    <w:rsid w:val="00EF31EF"/>
    <w:rsid w:val="00EF364F"/>
    <w:rsid w:val="00EF366C"/>
    <w:rsid w:val="00F07886"/>
    <w:rsid w:val="00F07F4C"/>
    <w:rsid w:val="00F14599"/>
    <w:rsid w:val="00F23204"/>
    <w:rsid w:val="00F24393"/>
    <w:rsid w:val="00F82B2B"/>
    <w:rsid w:val="00F93C67"/>
    <w:rsid w:val="00FC0D54"/>
    <w:rsid w:val="00FD0710"/>
    <w:rsid w:val="00FD1C1F"/>
    <w:rsid w:val="00FF17E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88E54"/>
  <w15:docId w15:val="{973CABC0-837C-3448-8597-F8C63AAC5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uppressAutoHyphens/>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200"/>
    </w:pPr>
    <w:rPr>
      <w:rFonts w:ascii="Times New Roman" w:hAnsi="Times New Roman"/>
    </w:rPr>
  </w:style>
  <w:style w:type="paragraph" w:styleId="Heading1">
    <w:name w:val="heading 1"/>
    <w:basedOn w:val="Normal"/>
    <w:next w:val="BodyText"/>
    <w:uiPriority w:val="9"/>
    <w:qFormat/>
    <w:pPr>
      <w:keepNext/>
      <w:keepLines/>
      <w:spacing w:before="480" w:after="0"/>
      <w:jc w:val="center"/>
      <w:outlineLvl w:val="0"/>
    </w:pPr>
    <w:rPr>
      <w:rFonts w:eastAsiaTheme="majorEastAsia" w:cstheme="majorBidi"/>
      <w:b/>
      <w:bCs/>
      <w:color w:val="000000"/>
    </w:rPr>
  </w:style>
  <w:style w:type="paragraph" w:styleId="Heading2">
    <w:name w:val="heading 2"/>
    <w:basedOn w:val="Normal"/>
    <w:next w:val="BodyText"/>
    <w:uiPriority w:val="9"/>
    <w:unhideWhenUsed/>
    <w:qFormat/>
    <w:pPr>
      <w:keepNext/>
      <w:keepLines/>
      <w:spacing w:before="200" w:after="0"/>
      <w:outlineLvl w:val="1"/>
    </w:pPr>
    <w:rPr>
      <w:rFonts w:eastAsiaTheme="majorEastAsia" w:cstheme="majorBidi"/>
      <w:b/>
      <w:bCs/>
      <w:color w:val="000000"/>
    </w:rPr>
  </w:style>
  <w:style w:type="paragraph" w:styleId="Heading3">
    <w:name w:val="heading 3"/>
    <w:basedOn w:val="Normal"/>
    <w:next w:val="BodyText"/>
    <w:uiPriority w:val="9"/>
    <w:unhideWhenUsed/>
    <w:qFormat/>
    <w:pPr>
      <w:keepNext/>
      <w:keepLines/>
      <w:spacing w:before="200" w:after="0" w:line="360" w:lineRule="auto"/>
      <w:outlineLvl w:val="2"/>
    </w:pPr>
    <w:rPr>
      <w:rFonts w:eastAsiaTheme="majorEastAsia" w:cstheme="majorBidi"/>
      <w:b/>
      <w:bCs/>
      <w:color w:val="000000"/>
    </w:rPr>
  </w:style>
  <w:style w:type="paragraph" w:styleId="Heading4">
    <w:name w:val="heading 4"/>
    <w:basedOn w:val="Normal"/>
    <w:next w:val="BodyText"/>
    <w:uiPriority w:val="9"/>
    <w:unhideWhenUsed/>
    <w:qFormat/>
    <w:pPr>
      <w:keepNext/>
      <w:keepLines/>
      <w:spacing w:before="200" w:after="0" w:line="360" w:lineRule="auto"/>
      <w:ind w:firstLine="737"/>
      <w:outlineLvl w:val="3"/>
    </w:pPr>
    <w:rPr>
      <w:rFonts w:eastAsiaTheme="majorEastAsia" w:cstheme="majorBidi"/>
      <w:bCs/>
      <w:i/>
      <w:color w:val="000000"/>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SectionNumber">
    <w:name w:val="Section Number"/>
    <w:basedOn w:val="CaptionChar"/>
    <w:qFormat/>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styleId="Hyperlink">
    <w:name w:val="Hyperlink"/>
    <w:basedOn w:val="CaptionChar"/>
    <w:rPr>
      <w:color w:val="4F81BD" w:themeColor="accent1"/>
    </w:rPr>
  </w:style>
  <w:style w:type="character" w:customStyle="1" w:styleId="KeywordTok">
    <w:name w:val="KeywordTok"/>
    <w:basedOn w:val="VerbatimChar"/>
    <w:qFormat/>
    <w:rPr>
      <w:rFonts w:ascii="Consolas" w:hAnsi="Consolas"/>
      <w:b/>
      <w:color w:val="007020"/>
      <w:sz w:val="22"/>
    </w:rPr>
  </w:style>
  <w:style w:type="character" w:customStyle="1" w:styleId="DataTypeTok">
    <w:name w:val="DataTypeTok"/>
    <w:basedOn w:val="VerbatimChar"/>
    <w:qFormat/>
    <w:rPr>
      <w:rFonts w:ascii="Consolas" w:hAnsi="Consolas"/>
      <w:color w:val="902000"/>
      <w:sz w:val="22"/>
    </w:rPr>
  </w:style>
  <w:style w:type="character" w:customStyle="1" w:styleId="DecValTok">
    <w:name w:val="DecValTok"/>
    <w:basedOn w:val="VerbatimChar"/>
    <w:qFormat/>
    <w:rPr>
      <w:rFonts w:ascii="Consolas" w:hAnsi="Consolas"/>
      <w:color w:val="40A070"/>
      <w:sz w:val="22"/>
    </w:rPr>
  </w:style>
  <w:style w:type="character" w:customStyle="1" w:styleId="BaseNTok">
    <w:name w:val="BaseNTok"/>
    <w:basedOn w:val="VerbatimChar"/>
    <w:qFormat/>
    <w:rPr>
      <w:rFonts w:ascii="Consolas" w:hAnsi="Consolas"/>
      <w:color w:val="40A070"/>
      <w:sz w:val="22"/>
    </w:rPr>
  </w:style>
  <w:style w:type="character" w:customStyle="1" w:styleId="FloatTok">
    <w:name w:val="FloatTok"/>
    <w:basedOn w:val="VerbatimChar"/>
    <w:qFormat/>
    <w:rPr>
      <w:rFonts w:ascii="Consolas" w:hAnsi="Consolas"/>
      <w:color w:val="40A070"/>
      <w:sz w:val="22"/>
    </w:rPr>
  </w:style>
  <w:style w:type="character" w:customStyle="1" w:styleId="ConstantTok">
    <w:name w:val="ConstantTok"/>
    <w:basedOn w:val="VerbatimChar"/>
    <w:qFormat/>
    <w:rPr>
      <w:rFonts w:ascii="Consolas" w:hAnsi="Consolas"/>
      <w:color w:val="880000"/>
      <w:sz w:val="22"/>
    </w:rPr>
  </w:style>
  <w:style w:type="character" w:customStyle="1" w:styleId="CharTok">
    <w:name w:val="CharTok"/>
    <w:basedOn w:val="VerbatimChar"/>
    <w:qFormat/>
    <w:rPr>
      <w:rFonts w:ascii="Consolas" w:hAnsi="Consolas"/>
      <w:color w:val="4070A0"/>
      <w:sz w:val="22"/>
    </w:rPr>
  </w:style>
  <w:style w:type="character" w:customStyle="1" w:styleId="SpecialCharTok">
    <w:name w:val="SpecialCharTok"/>
    <w:basedOn w:val="VerbatimChar"/>
    <w:qFormat/>
    <w:rPr>
      <w:rFonts w:ascii="Consolas" w:hAnsi="Consolas"/>
      <w:color w:val="4070A0"/>
      <w:sz w:val="22"/>
    </w:rPr>
  </w:style>
  <w:style w:type="character" w:customStyle="1" w:styleId="StringTok">
    <w:name w:val="StringTok"/>
    <w:basedOn w:val="VerbatimChar"/>
    <w:qFormat/>
    <w:rPr>
      <w:rFonts w:ascii="Consolas" w:hAnsi="Consolas"/>
      <w:color w:val="4070A0"/>
      <w:sz w:val="22"/>
    </w:rPr>
  </w:style>
  <w:style w:type="character" w:customStyle="1" w:styleId="VerbatimStringTok">
    <w:name w:val="VerbatimStringTok"/>
    <w:basedOn w:val="VerbatimChar"/>
    <w:qFormat/>
    <w:rPr>
      <w:rFonts w:ascii="Consolas" w:hAnsi="Consolas"/>
      <w:color w:val="4070A0"/>
      <w:sz w:val="22"/>
    </w:rPr>
  </w:style>
  <w:style w:type="character" w:customStyle="1" w:styleId="SpecialStringTok">
    <w:name w:val="SpecialStringTok"/>
    <w:basedOn w:val="VerbatimChar"/>
    <w:qFormat/>
    <w:rPr>
      <w:rFonts w:ascii="Consolas" w:hAnsi="Consolas"/>
      <w:color w:val="BB6688"/>
      <w:sz w:val="22"/>
    </w:rPr>
  </w:style>
  <w:style w:type="character" w:customStyle="1" w:styleId="ImportTok">
    <w:name w:val="ImportTok"/>
    <w:basedOn w:val="VerbatimChar"/>
    <w:qFormat/>
    <w:rPr>
      <w:rFonts w:ascii="Consolas" w:hAnsi="Consolas"/>
      <w:sz w:val="22"/>
    </w:rPr>
  </w:style>
  <w:style w:type="character" w:customStyle="1" w:styleId="CommentTok">
    <w:name w:val="CommentTok"/>
    <w:basedOn w:val="VerbatimChar"/>
    <w:qFormat/>
    <w:rPr>
      <w:rFonts w:ascii="Consolas" w:hAnsi="Consolas"/>
      <w:i/>
      <w:color w:val="60A0B0"/>
      <w:sz w:val="22"/>
    </w:rPr>
  </w:style>
  <w:style w:type="character" w:customStyle="1" w:styleId="DocumentationTok">
    <w:name w:val="DocumentationTok"/>
    <w:basedOn w:val="VerbatimChar"/>
    <w:qFormat/>
    <w:rPr>
      <w:rFonts w:ascii="Consolas" w:hAnsi="Consolas"/>
      <w:i/>
      <w:color w:val="BA2121"/>
      <w:sz w:val="22"/>
    </w:rPr>
  </w:style>
  <w:style w:type="character" w:customStyle="1" w:styleId="AnnotationTok">
    <w:name w:val="AnnotationTok"/>
    <w:basedOn w:val="VerbatimChar"/>
    <w:qFormat/>
    <w:rPr>
      <w:rFonts w:ascii="Consolas" w:hAnsi="Consolas"/>
      <w:b/>
      <w:i/>
      <w:color w:val="60A0B0"/>
      <w:sz w:val="22"/>
    </w:rPr>
  </w:style>
  <w:style w:type="character" w:customStyle="1" w:styleId="CommentVarTok">
    <w:name w:val="CommentVarTok"/>
    <w:basedOn w:val="VerbatimChar"/>
    <w:qFormat/>
    <w:rPr>
      <w:rFonts w:ascii="Consolas" w:hAnsi="Consolas"/>
      <w:b/>
      <w:i/>
      <w:color w:val="60A0B0"/>
      <w:sz w:val="22"/>
    </w:rPr>
  </w:style>
  <w:style w:type="character" w:customStyle="1" w:styleId="OtherTok">
    <w:name w:val="OtherTok"/>
    <w:basedOn w:val="VerbatimChar"/>
    <w:qFormat/>
    <w:rPr>
      <w:rFonts w:ascii="Consolas" w:hAnsi="Consolas"/>
      <w:color w:val="007020"/>
      <w:sz w:val="22"/>
    </w:rPr>
  </w:style>
  <w:style w:type="character" w:customStyle="1" w:styleId="FunctionTok">
    <w:name w:val="FunctionTok"/>
    <w:basedOn w:val="VerbatimChar"/>
    <w:qFormat/>
    <w:rPr>
      <w:rFonts w:ascii="Consolas" w:hAnsi="Consolas"/>
      <w:color w:val="06287E"/>
      <w:sz w:val="22"/>
    </w:rPr>
  </w:style>
  <w:style w:type="character" w:customStyle="1" w:styleId="VariableTok">
    <w:name w:val="VariableTok"/>
    <w:basedOn w:val="VerbatimChar"/>
    <w:qFormat/>
    <w:rPr>
      <w:rFonts w:ascii="Consolas" w:hAnsi="Consolas"/>
      <w:color w:val="19177C"/>
      <w:sz w:val="22"/>
    </w:rPr>
  </w:style>
  <w:style w:type="character" w:customStyle="1" w:styleId="ControlFlowTok">
    <w:name w:val="ControlFlowTok"/>
    <w:basedOn w:val="VerbatimChar"/>
    <w:qFormat/>
    <w:rPr>
      <w:rFonts w:ascii="Consolas" w:hAnsi="Consolas"/>
      <w:b/>
      <w:color w:val="007020"/>
      <w:sz w:val="22"/>
    </w:rPr>
  </w:style>
  <w:style w:type="character" w:customStyle="1" w:styleId="OperatorTok">
    <w:name w:val="OperatorTok"/>
    <w:basedOn w:val="VerbatimChar"/>
    <w:qFormat/>
    <w:rPr>
      <w:rFonts w:ascii="Consolas" w:hAnsi="Consolas"/>
      <w:color w:val="666666"/>
      <w:sz w:val="22"/>
    </w:rPr>
  </w:style>
  <w:style w:type="character" w:customStyle="1" w:styleId="BuiltInTok">
    <w:name w:val="BuiltInTok"/>
    <w:basedOn w:val="VerbatimChar"/>
    <w:qFormat/>
    <w:rPr>
      <w:rFonts w:ascii="Consolas" w:hAnsi="Consolas"/>
      <w:sz w:val="22"/>
    </w:rPr>
  </w:style>
  <w:style w:type="character" w:customStyle="1" w:styleId="ExtensionTok">
    <w:name w:val="ExtensionTok"/>
    <w:basedOn w:val="VerbatimChar"/>
    <w:qFormat/>
    <w:rPr>
      <w:rFonts w:ascii="Consolas" w:hAnsi="Consolas"/>
      <w:sz w:val="22"/>
    </w:rPr>
  </w:style>
  <w:style w:type="character" w:customStyle="1" w:styleId="PreprocessorTok">
    <w:name w:val="PreprocessorTok"/>
    <w:basedOn w:val="VerbatimChar"/>
    <w:qFormat/>
    <w:rPr>
      <w:rFonts w:ascii="Consolas" w:hAnsi="Consolas"/>
      <w:color w:val="BC7A00"/>
      <w:sz w:val="22"/>
    </w:rPr>
  </w:style>
  <w:style w:type="character" w:customStyle="1" w:styleId="AttributeTok">
    <w:name w:val="AttributeTok"/>
    <w:basedOn w:val="VerbatimChar"/>
    <w:qFormat/>
    <w:rPr>
      <w:rFonts w:ascii="Consolas" w:hAnsi="Consolas"/>
      <w:color w:val="7D9029"/>
      <w:sz w:val="22"/>
    </w:rPr>
  </w:style>
  <w:style w:type="character" w:customStyle="1" w:styleId="RegionMarkerTok">
    <w:name w:val="RegionMarkerTok"/>
    <w:basedOn w:val="VerbatimChar"/>
    <w:qFormat/>
    <w:rPr>
      <w:rFonts w:ascii="Consolas" w:hAnsi="Consolas"/>
      <w:sz w:val="22"/>
    </w:rPr>
  </w:style>
  <w:style w:type="character" w:customStyle="1" w:styleId="InformationTok">
    <w:name w:val="InformationTok"/>
    <w:basedOn w:val="VerbatimChar"/>
    <w:qFormat/>
    <w:rPr>
      <w:rFonts w:ascii="Consolas" w:hAnsi="Consolas"/>
      <w:b/>
      <w:i/>
      <w:color w:val="60A0B0"/>
      <w:sz w:val="22"/>
    </w:rPr>
  </w:style>
  <w:style w:type="character" w:customStyle="1" w:styleId="WarningTok">
    <w:name w:val="WarningTok"/>
    <w:basedOn w:val="VerbatimChar"/>
    <w:qFormat/>
    <w:rPr>
      <w:rFonts w:ascii="Consolas" w:hAnsi="Consolas"/>
      <w:b/>
      <w:i/>
      <w:color w:val="60A0B0"/>
      <w:sz w:val="22"/>
    </w:rPr>
  </w:style>
  <w:style w:type="character" w:customStyle="1" w:styleId="AlertTok">
    <w:name w:val="AlertTok"/>
    <w:basedOn w:val="VerbatimChar"/>
    <w:qFormat/>
    <w:rPr>
      <w:rFonts w:ascii="Consolas" w:hAnsi="Consolas"/>
      <w:b/>
      <w:color w:val="FF0000"/>
      <w:sz w:val="22"/>
    </w:rPr>
  </w:style>
  <w:style w:type="character" w:customStyle="1" w:styleId="ErrorTok">
    <w:name w:val="ErrorTok"/>
    <w:basedOn w:val="VerbatimChar"/>
    <w:qFormat/>
    <w:rPr>
      <w:rFonts w:ascii="Consolas" w:hAnsi="Consolas"/>
      <w:b/>
      <w:color w:val="FF0000"/>
      <w:sz w:val="22"/>
    </w:rPr>
  </w:style>
  <w:style w:type="character" w:customStyle="1" w:styleId="NormalTok">
    <w:name w:val="NormalTok"/>
    <w:basedOn w:val="VerbatimChar"/>
    <w:qFormat/>
    <w:rPr>
      <w:rFonts w:ascii="Consolas" w:hAnsi="Consolas"/>
      <w:sz w:val="22"/>
    </w:rPr>
  </w:style>
  <w:style w:type="character" w:customStyle="1" w:styleId="LineNumbering">
    <w:name w:val="Line Numbering"/>
    <w:rPr>
      <w:rFonts w:ascii="Times New Roman" w:hAnsi="Times New Roman"/>
    </w:rPr>
  </w:style>
  <w:style w:type="character" w:styleId="FollowedHyperlink">
    <w:name w:val="FollowedHyperlink"/>
    <w:rPr>
      <w:color w:val="800000"/>
      <w:u w:val="single"/>
    </w:rPr>
  </w:style>
  <w:style w:type="character" w:customStyle="1" w:styleId="CommentTextChar">
    <w:name w:val="Comment Text Char"/>
    <w:basedOn w:val="DefaultParagraphFont"/>
    <w:link w:val="CommentText"/>
    <w:semiHidden/>
    <w:qFormat/>
    <w:rPr>
      <w:rFonts w:ascii="Times New Roman" w:hAnsi="Times New Roman"/>
      <w:sz w:val="20"/>
      <w:szCs w:val="20"/>
    </w:rPr>
  </w:style>
  <w:style w:type="character" w:styleId="CommentReference">
    <w:name w:val="annotation reference"/>
    <w:basedOn w:val="DefaultParagraphFont"/>
    <w:semiHidden/>
    <w:unhideWhenUsed/>
    <w:qFormat/>
    <w:rPr>
      <w:sz w:val="16"/>
      <w:szCs w:val="16"/>
    </w:rPr>
  </w:style>
  <w:style w:type="character" w:customStyle="1" w:styleId="BalloonTextChar">
    <w:name w:val="Balloon Text Char"/>
    <w:basedOn w:val="DefaultParagraphFont"/>
    <w:link w:val="BalloonText"/>
    <w:semiHidden/>
    <w:qFormat/>
    <w:rsid w:val="00FE48F2"/>
    <w:rPr>
      <w:rFonts w:ascii="Times New Roman" w:hAnsi="Times New Roman" w:cs="Times New Roman"/>
      <w:sz w:val="18"/>
      <w:szCs w:val="18"/>
    </w:rPr>
  </w:style>
  <w:style w:type="character" w:styleId="LineNumber">
    <w:name w:val="line number"/>
    <w:basedOn w:val="DefaultParagraphFont"/>
    <w:semiHidden/>
    <w:unhideWhenUsed/>
    <w:qFormat/>
    <w:rsid w:val="00FE48F2"/>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qFormat/>
    <w:pPr>
      <w:spacing w:before="180" w:after="180" w:line="360" w:lineRule="auto"/>
      <w:ind w:firstLine="737"/>
    </w:pPr>
  </w:style>
  <w:style w:type="paragraph" w:styleId="List">
    <w:name w:val="List"/>
    <w:basedOn w:val="BodyText"/>
    <w:rPr>
      <w:rFonts w:cs="Arial Unicode MS"/>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Arial Unicode MS"/>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eastAsiaTheme="majorEastAsia" w:cstheme="majorBidi"/>
      <w:b/>
      <w:bCs/>
      <w:color w:val="000000"/>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spacing w:after="200"/>
      <w:jc w:val="center"/>
    </w:pPr>
  </w:style>
  <w:style w:type="paragraph" w:styleId="Date">
    <w:name w:val="Date"/>
    <w:next w:val="BodyText"/>
    <w:qFormat/>
    <w:pPr>
      <w:keepNext/>
      <w:keepLines/>
      <w:spacing w:after="200"/>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ind w:firstLine="737"/>
    </w:pPr>
    <w:rPr>
      <w:i w:val="0"/>
    </w:rPr>
  </w:style>
  <w:style w:type="paragraph" w:customStyle="1" w:styleId="ImageCaption">
    <w:name w:val="Image Caption"/>
    <w:basedOn w:val="Caption"/>
    <w:qFormat/>
    <w:pPr>
      <w:ind w:firstLine="737"/>
    </w:pPr>
    <w:rPr>
      <w:i w:val="0"/>
    </w:rPr>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next w:val="BodyText"/>
    <w:uiPriority w:val="39"/>
    <w:unhideWhenUsed/>
    <w:qFormat/>
    <w:pPr>
      <w:spacing w:before="240" w:line="259" w:lineRule="auto"/>
    </w:pPr>
    <w:rPr>
      <w:rFonts w:asciiTheme="majorHAnsi" w:hAnsiTheme="majorHAnsi"/>
      <w:b w:val="0"/>
      <w:bCs w:val="0"/>
      <w:color w:val="365F91" w:themeColor="accent1" w:themeShade="BF"/>
    </w:rPr>
  </w:style>
  <w:style w:type="paragraph" w:customStyle="1" w:styleId="SourceCode">
    <w:name w:val="Source Code"/>
    <w:basedOn w:val="Normal"/>
    <w:link w:val="VerbatimChar"/>
    <w:qFormat/>
  </w:style>
  <w:style w:type="paragraph" w:customStyle="1" w:styleId="HeaderandFooter">
    <w:name w:val="Header and Footer"/>
    <w:basedOn w:val="Normal"/>
    <w:qFormat/>
    <w:pPr>
      <w:suppressLineNumbers/>
      <w:tabs>
        <w:tab w:val="center" w:pos="4680"/>
        <w:tab w:val="right" w:pos="9360"/>
      </w:tabs>
    </w:pPr>
  </w:style>
  <w:style w:type="paragraph" w:styleId="Footer">
    <w:name w:val="footer"/>
    <w:basedOn w:val="HeaderandFooter"/>
  </w:style>
  <w:style w:type="paragraph" w:styleId="Header">
    <w:name w:val="header"/>
    <w:basedOn w:val="HeaderandFooter"/>
  </w:style>
  <w:style w:type="paragraph" w:customStyle="1" w:styleId="HangingIndent">
    <w:name w:val="Hanging Indent"/>
    <w:basedOn w:val="BodyText"/>
    <w:qFormat/>
    <w:pPr>
      <w:tabs>
        <w:tab w:val="left" w:pos="0"/>
      </w:tabs>
      <w:ind w:left="567" w:hanging="283"/>
    </w:pPr>
  </w:style>
  <w:style w:type="paragraph" w:styleId="TOC1">
    <w:name w:val="toc 1"/>
    <w:basedOn w:val="Index"/>
    <w:pPr>
      <w:tabs>
        <w:tab w:val="right" w:leader="dot" w:pos="9360"/>
      </w:tabs>
    </w:pPr>
  </w:style>
  <w:style w:type="paragraph" w:styleId="TOC2">
    <w:name w:val="toc 2"/>
    <w:basedOn w:val="Index"/>
    <w:pPr>
      <w:tabs>
        <w:tab w:val="right" w:leader="dot" w:pos="9077"/>
      </w:tabs>
      <w:ind w:left="283"/>
    </w:pPr>
  </w:style>
  <w:style w:type="paragraph" w:styleId="TOC3">
    <w:name w:val="toc 3"/>
    <w:basedOn w:val="Index"/>
    <w:pPr>
      <w:tabs>
        <w:tab w:val="right" w:leader="dot" w:pos="8794"/>
      </w:tabs>
      <w:ind w:left="566"/>
    </w:pPr>
  </w:style>
  <w:style w:type="paragraph" w:styleId="TOC4">
    <w:name w:val="toc 4"/>
    <w:basedOn w:val="Index"/>
    <w:pPr>
      <w:tabs>
        <w:tab w:val="right" w:leader="dot" w:pos="8511"/>
      </w:tabs>
      <w:ind w:left="849"/>
    </w:pPr>
  </w:style>
  <w:style w:type="paragraph" w:styleId="CommentText">
    <w:name w:val="annotation text"/>
    <w:basedOn w:val="Normal"/>
    <w:link w:val="CommentTextChar"/>
    <w:semiHidden/>
    <w:unhideWhenUsed/>
    <w:qFormat/>
    <w:rPr>
      <w:sz w:val="20"/>
      <w:szCs w:val="20"/>
    </w:rPr>
  </w:style>
  <w:style w:type="paragraph" w:styleId="BalloonText">
    <w:name w:val="Balloon Text"/>
    <w:basedOn w:val="Normal"/>
    <w:link w:val="BalloonTextChar"/>
    <w:semiHidden/>
    <w:unhideWhenUsed/>
    <w:qFormat/>
    <w:rsid w:val="00FE48F2"/>
    <w:pPr>
      <w:spacing w:after="0"/>
    </w:pPr>
    <w:rPr>
      <w:rFonts w:cs="Times New Roman"/>
      <w:sz w:val="18"/>
      <w:szCs w:val="18"/>
    </w:rPr>
  </w:style>
  <w:style w:type="table" w:customStyle="1" w:styleId="Table">
    <w:name w:val="Table"/>
    <w:semiHidden/>
    <w:unhideWhenUsed/>
    <w:qFormat/>
    <w:tblPr>
      <w:tblCellMar>
        <w:top w:w="0" w:type="dxa"/>
        <w:left w:w="108" w:type="dxa"/>
        <w:bottom w:w="0" w:type="dxa"/>
        <w:right w:w="108" w:type="dxa"/>
      </w:tblCellMar>
    </w:tblPr>
  </w:style>
  <w:style w:type="paragraph" w:styleId="CommentSubject">
    <w:name w:val="annotation subject"/>
    <w:basedOn w:val="CommentText"/>
    <w:next w:val="CommentText"/>
    <w:link w:val="CommentSubjectChar"/>
    <w:semiHidden/>
    <w:unhideWhenUsed/>
    <w:rsid w:val="00D72BEE"/>
    <w:rPr>
      <w:b/>
      <w:bCs/>
    </w:rPr>
  </w:style>
  <w:style w:type="character" w:customStyle="1" w:styleId="CommentSubjectChar">
    <w:name w:val="Comment Subject Char"/>
    <w:basedOn w:val="CommentTextChar"/>
    <w:link w:val="CommentSubject"/>
    <w:semiHidden/>
    <w:rsid w:val="00D72BEE"/>
    <w:rPr>
      <w:rFonts w:ascii="Times New Roman" w:hAnsi="Times New Roman"/>
      <w:b/>
      <w:bCs/>
      <w:sz w:val="20"/>
      <w:szCs w:val="20"/>
    </w:rPr>
  </w:style>
  <w:style w:type="paragraph" w:styleId="Revision">
    <w:name w:val="Revision"/>
    <w:hidden/>
    <w:semiHidden/>
    <w:rsid w:val="001E1D41"/>
    <w:pPr>
      <w:suppressAutoHyphens w:val="0"/>
    </w:pPr>
    <w:rPr>
      <w:rFonts w:ascii="Times New Roman" w:hAnsi="Times New Roman"/>
    </w:rPr>
  </w:style>
  <w:style w:type="paragraph" w:styleId="ListParagraph">
    <w:name w:val="List Paragraph"/>
    <w:basedOn w:val="Normal"/>
    <w:rsid w:val="005F229B"/>
    <w:pPr>
      <w:ind w:left="720"/>
      <w:contextualSpacing/>
    </w:pPr>
  </w:style>
  <w:style w:type="table" w:styleId="TableGrid">
    <w:name w:val="Table Grid"/>
    <w:basedOn w:val="TableNormal"/>
    <w:rsid w:val="00A55B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semiHidden/>
    <w:rsid w:val="00992C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oi.org/10.3389/fpsyg.2012.00335" TargetMode="External"/><Relationship Id="rId26" Type="http://schemas.openxmlformats.org/officeDocument/2006/relationships/hyperlink" Target="https://doi.org/10.3758/s13423-016-1032-7" TargetMode="External"/><Relationship Id="rId39" Type="http://schemas.openxmlformats.org/officeDocument/2006/relationships/hyperlink" Target="https://doi.org/10.1038/s41592-019-0686-2" TargetMode="External"/><Relationship Id="rId21" Type="http://schemas.openxmlformats.org/officeDocument/2006/relationships/hyperlink" Target="https://doi.org/10.1038/s41586-020-2649-2" TargetMode="External"/><Relationship Id="rId34" Type="http://schemas.openxmlformats.org/officeDocument/2006/relationships/hyperlink" Target="https://doi.org/10.3758/BF03213243" TargetMode="External"/><Relationship Id="rId42" Type="http://schemas.openxmlformats.org/officeDocument/2006/relationships/hyperlink" Target="https://doi.org/10.31219/osf.io/rv7sn" TargetMode="External"/><Relationship Id="rId47" Type="http://schemas.openxmlformats.org/officeDocument/2006/relationships/image" Target="media/image12.png"/><Relationship Id="rId50" Type="http://schemas.openxmlformats.org/officeDocument/2006/relationships/image" Target="media/image14.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doi.org/10.1016/j.jcps.2011.10.002" TargetMode="External"/><Relationship Id="rId11" Type="http://schemas.openxmlformats.org/officeDocument/2006/relationships/image" Target="media/image1.emf"/><Relationship Id="rId24" Type="http://schemas.openxmlformats.org/officeDocument/2006/relationships/hyperlink" Target="https://doi.org/10.1037/0033-295X.115.1.263" TargetMode="External"/><Relationship Id="rId32" Type="http://schemas.openxmlformats.org/officeDocument/2006/relationships/hyperlink" Target="https://doi.org/10.1016/0030-5073(76)90022-2" TargetMode="External"/><Relationship Id="rId37" Type="http://schemas.openxmlformats.org/officeDocument/2006/relationships/hyperlink" Target="https://doi.org/10.1002/bdm.1854" TargetMode="External"/><Relationship Id="rId40" Type="http://schemas.openxmlformats.org/officeDocument/2006/relationships/hyperlink" Target="https://doi.org/10.1037/0278-7393.17.4.767" TargetMode="External"/><Relationship Id="rId45" Type="http://schemas.openxmlformats.org/officeDocument/2006/relationships/image" Target="media/image10.emf"/><Relationship Id="rId53" Type="http://schemas.openxmlformats.org/officeDocument/2006/relationships/theme" Target="theme/theme1.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hyperlink" Target="https://doi.org/10.1002/bdm.684" TargetMode="External"/><Relationship Id="rId31" Type="http://schemas.openxmlformats.org/officeDocument/2006/relationships/hyperlink" Target="https://doi.org/10.1016/j.cognition.2014.03.006" TargetMode="External"/><Relationship Id="rId44" Type="http://schemas.openxmlformats.org/officeDocument/2006/relationships/image" Target="media/image9.png"/><Relationship Id="rId52"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 Id="rId22" Type="http://schemas.openxmlformats.org/officeDocument/2006/relationships/hyperlink" Target="https://doi.org/10.1109/MCSE.2007.55" TargetMode="External"/><Relationship Id="rId27" Type="http://schemas.openxmlformats.org/officeDocument/2006/relationships/hyperlink" Target="https://doi.org/10.1002/bdm.2219" TargetMode="External"/><Relationship Id="rId30" Type="http://schemas.openxmlformats.org/officeDocument/2006/relationships/hyperlink" Target="https://doi.org/10.1037/dec0000049" TargetMode="External"/><Relationship Id="rId35" Type="http://schemas.openxmlformats.org/officeDocument/2006/relationships/hyperlink" Target="https://doi.org/10.1037/0278-7393.9.4.676" TargetMode="External"/><Relationship Id="rId43" Type="http://schemas.openxmlformats.org/officeDocument/2006/relationships/image" Target="media/image8.png"/><Relationship Id="rId48" Type="http://schemas.openxmlformats.org/officeDocument/2006/relationships/header" Target="header1.xml"/><Relationship Id="rId8" Type="http://schemas.openxmlformats.org/officeDocument/2006/relationships/comments" Target="comment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hyperlink" Target="https://doi.org/10.2307/1914185" TargetMode="External"/><Relationship Id="rId33" Type="http://schemas.openxmlformats.org/officeDocument/2006/relationships/hyperlink" Target="https://doi.org/10.3758/BF03198244" TargetMode="External"/><Relationship Id="rId38" Type="http://schemas.openxmlformats.org/officeDocument/2006/relationships/hyperlink" Target="https://doi.org/10.1037/a0032861" TargetMode="External"/><Relationship Id="rId46" Type="http://schemas.openxmlformats.org/officeDocument/2006/relationships/image" Target="media/image11.emf"/><Relationship Id="rId20" Type="http://schemas.openxmlformats.org/officeDocument/2006/relationships/hyperlink" Target="https://doi.org/10.1016/j.cognition.2018.10.012" TargetMode="External"/><Relationship Id="rId41" Type="http://schemas.openxmlformats.org/officeDocument/2006/relationships/hyperlink" Target="http://arxiv.org/abs/1702.0120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oi.org/10.1371/journal.pone.0071698" TargetMode="External"/><Relationship Id="rId28" Type="http://schemas.openxmlformats.org/officeDocument/2006/relationships/hyperlink" Target="https://doi.org/10.25080/Majora-92bf1922-00a" TargetMode="External"/><Relationship Id="rId36" Type="http://schemas.openxmlformats.org/officeDocument/2006/relationships/hyperlink" Target="https://doi.org/10.7717/peerj-cs.55" TargetMode="External"/><Relationship Id="rId4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2C6E38-A3DD-3347-95DC-1B5BB184C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61</Pages>
  <Words>17690</Words>
  <Characters>100838</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Gaze-dependent accumulation as a model of context-dependent risky choice</vt:lpstr>
    </vt:vector>
  </TitlesOfParts>
  <Company/>
  <LinksUpToDate>false</LinksUpToDate>
  <CharactersWithSpaces>118292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Gaze-dependent accumulation as a model of context-dependent risky choice</dc:title>
  <dc:subject/>
  <dc:creator>Felix Molter; Armin W. Thomas; Scott A. Huettel; Hauke R. Heekeren; Peter N. C. Mohr</dc:creator>
  <dc:description/>
  <cp:lastModifiedBy>Felix Molter</cp:lastModifiedBy>
  <cp:revision>291</cp:revision>
  <dcterms:created xsi:type="dcterms:W3CDTF">2020-12-16T12:31:00Z</dcterms:created>
  <dcterms:modified xsi:type="dcterms:W3CDTF">2021-01-20T15:46:00Z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y fmtid="{D5CDD505-2E9C-101B-9397-08002B2CF9AE}" pid="6" name="bibliography">
    <vt:lpwstr/>
  </property>
  <property fmtid="{D5CDD505-2E9C-101B-9397-08002B2CF9AE}" pid="7" name="csl">
    <vt:lpwstr>apa-6th-edition.csl</vt:lpwstr>
  </property>
  <property fmtid="{D5CDD505-2E9C-101B-9397-08002B2CF9AE}" pid="8" name="date">
    <vt:lpwstr/>
  </property>
</Properties>
</file>