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F16EDB" w:rsidRDefault="00992C87">
      <w:pPr>
        <w:pStyle w:val="Title"/>
        <w:rPr>
          <w:lang w:val="en-GB"/>
        </w:rPr>
      </w:pPr>
      <w:r w:rsidRPr="00F16EDB">
        <w:rPr>
          <w:sz w:val="28"/>
          <w:szCs w:val="28"/>
          <w:lang w:val="en-GB"/>
        </w:rPr>
        <w:t xml:space="preserve">  </w:t>
      </w:r>
      <w:r w:rsidR="00C418A2" w:rsidRPr="00F16EDB">
        <w:rPr>
          <w:sz w:val="28"/>
          <w:szCs w:val="28"/>
          <w:lang w:val="en-GB"/>
        </w:rPr>
        <w:t>Gaze-dependent evidence accumulation predicts multi-alternative risky choice behaviour</w:t>
      </w:r>
    </w:p>
    <w:p w14:paraId="20F1DCA4"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Felix Molter</w:t>
      </w:r>
    </w:p>
    <w:p w14:paraId="79AA3A3E"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Armin W. Thomas</w:t>
      </w:r>
    </w:p>
    <w:p w14:paraId="12896558"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Scott A. Huettel</w:t>
      </w:r>
    </w:p>
    <w:p w14:paraId="3C01AE85"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Hauke R. Heekeren</w:t>
      </w:r>
    </w:p>
    <w:p w14:paraId="2790FE15" w14:textId="77777777" w:rsidR="00B76BF1" w:rsidRPr="00F16EDB" w:rsidRDefault="00C418A2">
      <w:pPr>
        <w:pStyle w:val="Author"/>
        <w:spacing w:line="360" w:lineRule="auto"/>
        <w:rPr>
          <w:rFonts w:ascii="Times New Roman" w:hAnsi="Times New Roman"/>
          <w:lang w:val="en-GB"/>
        </w:rPr>
      </w:pPr>
      <w:r w:rsidRPr="00F16EDB">
        <w:rPr>
          <w:rFonts w:ascii="Times New Roman" w:hAnsi="Times New Roman"/>
          <w:lang w:val="en-GB"/>
        </w:rPr>
        <w:t>Peter N. C. Mohr</w:t>
      </w:r>
    </w:p>
    <w:p w14:paraId="00703656" w14:textId="77777777" w:rsidR="00B76BF1" w:rsidRPr="00F16EDB" w:rsidRDefault="00C418A2">
      <w:pPr>
        <w:pStyle w:val="Heading1"/>
        <w:rPr>
          <w:lang w:val="en-GB"/>
        </w:rPr>
      </w:pPr>
      <w:r w:rsidRPr="00F16EDB">
        <w:rPr>
          <w:lang w:val="en-GB"/>
        </w:rPr>
        <w:t>Abstract</w:t>
      </w:r>
    </w:p>
    <w:p w14:paraId="6BE13863" w14:textId="4E3DBDF5" w:rsidR="00B76BF1" w:rsidRPr="00F16EDB" w:rsidRDefault="00C418A2">
      <w:pPr>
        <w:pStyle w:val="BodyText"/>
        <w:ind w:firstLine="0"/>
        <w:rPr>
          <w:lang w:val="en-GB"/>
        </w:rPr>
      </w:pPr>
      <w:r w:rsidRPr="00F16EDB">
        <w:rPr>
          <w:lang w:val="en-GB"/>
        </w:rPr>
        <w:t xml:space="preserve">Choices are influenced by gaze allocation during deliberation, so that fixating an alternative longer leads to increased </w:t>
      </w:r>
      <w:r w:rsidR="00BA2011" w:rsidRPr="00F16EDB">
        <w:rPr>
          <w:lang w:val="en-GB"/>
        </w:rPr>
        <w:t xml:space="preserve">probability </w:t>
      </w:r>
      <w:r w:rsidRPr="00F16EDB">
        <w:rPr>
          <w:lang w:val="en-GB"/>
        </w:rPr>
        <w:t xml:space="preserve">of choosing it. Gaze-dependent evidence accumulation provides a parsimonious account of choices, response times and gaze-behaviour in many simple decision scenarios. </w:t>
      </w:r>
      <w:commentRangeStart w:id="0"/>
      <w:r w:rsidRPr="00F16EDB">
        <w:rPr>
          <w:lang w:val="en-GB"/>
        </w:rPr>
        <w:t xml:space="preserve">Here, we test whether this framework can also predict more complex patterns of choice, namely context effects where preferences depend on the set of available alternatives. In a three-alternative risky choice task, we found choices and eye movements to be influenced by the context of available alternatives. </w:t>
      </w:r>
      <w:commentRangeEnd w:id="0"/>
      <w:r w:rsidR="00BA2011" w:rsidRPr="00F16EDB">
        <w:rPr>
          <w:rStyle w:val="CommentReference"/>
          <w:lang w:val="en-GB"/>
        </w:rPr>
        <w:commentReference w:id="0"/>
      </w:r>
      <w:r w:rsidRPr="00F16EDB">
        <w:rPr>
          <w:lang w:val="en-GB"/>
        </w:rPr>
        <w:t xml:space="preserve">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w:t>
      </w:r>
      <w:r w:rsidR="00F5208B" w:rsidRPr="00F16EDB">
        <w:rPr>
          <w:lang w:val="en-GB"/>
        </w:rPr>
        <w:t xml:space="preserve">attraction </w:t>
      </w:r>
      <w:r w:rsidRPr="00F16EDB">
        <w:rPr>
          <w:lang w:val="en-GB"/>
        </w:rPr>
        <w:t>effects employed an additional similarity-dependent inhibition mechanism found in other models of multi-alternative multi-attribute choice.</w:t>
      </w:r>
      <w:r w:rsidRPr="00F16EDB">
        <w:rPr>
          <w:lang w:val="en-GB"/>
        </w:rPr>
        <w:br w:type="page"/>
      </w:r>
    </w:p>
    <w:p w14:paraId="3A3D222E" w14:textId="77777777" w:rsidR="00B76BF1" w:rsidRPr="00F16EDB" w:rsidRDefault="00C418A2">
      <w:pPr>
        <w:pStyle w:val="Heading1"/>
        <w:rPr>
          <w:lang w:val="en-GB"/>
        </w:rPr>
      </w:pPr>
      <w:r w:rsidRPr="00F16EDB">
        <w:rPr>
          <w:lang w:val="en-GB"/>
        </w:rPr>
        <w:lastRenderedPageBreak/>
        <w:t>Introduction</w:t>
      </w:r>
    </w:p>
    <w:p w14:paraId="56551999" w14:textId="0DCF5F37" w:rsidR="00B76BF1" w:rsidRPr="00F16EDB" w:rsidRDefault="00C418A2">
      <w:pPr>
        <w:pStyle w:val="FirstParagraph"/>
        <w:rPr>
          <w:lang w:val="en-GB"/>
        </w:rPr>
      </w:pPr>
      <w:r w:rsidRPr="00F16EDB">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Gluth, Spektor, &amp; Rieskamp, 2018; Smith &amp; Krajbich, 2018). Instead, as in other forms of preferential and perceptual decision making, visual fixations have a constructive role in the decision process, so that alternatives that are looked at for a longer time are generally more likely to be chosen (Armel, Beaumel, &amp; Rangel, 2008; Cavanagh, Wiecki, Kochar, &amp; Frank, 2014; Krajbich, Armel, &amp; Rangel, 2010; Pärnamets et al., 2015; Shimojo, Simion, Shimojo, &amp; Scheier, 2003; Sui, Liu, &amp; Rao, 2020; Tavares, Perona, &amp; Rangel, 2017). </w:t>
      </w:r>
    </w:p>
    <w:p w14:paraId="0BD1B70E" w14:textId="00B0B0E2" w:rsidR="00B76BF1" w:rsidRPr="00F16EDB" w:rsidRDefault="00C418A2">
      <w:pPr>
        <w:pStyle w:val="FirstParagraph"/>
        <w:rPr>
          <w:lang w:val="en-GB"/>
        </w:rPr>
      </w:pPr>
      <w:r w:rsidRPr="00F16EDB">
        <w:rPr>
          <w:lang w:val="en-GB"/>
        </w:rPr>
        <w:t xml:space="preserve">This association between gaze and choice has been formalized in gaze-dependent evidence accumulation models (e.g., Cavanagh, Wiecki, Kochar, &amp; Frank, 2014; Glickman et al., 2019; Gluth, Kern, Kortmann, &amp; Vitali, 2020; Gluth, Spektor, &amp; Rieskamp, 2018; Krajbich, Armel, &amp; Rangel, 2010; Krajbich &amp; Rangel, 2011; Molter, Thomas, Heekeren, &amp; Mohr, 2019; Tavares, Perona, &amp; Rangel, 2017; Thomas, Molter, Krajbich, Heekeren, &amp; Mohr, 2019). </w:t>
      </w:r>
      <w:r w:rsidR="00C2788D" w:rsidRPr="00F16EDB">
        <w:rPr>
          <w:lang w:val="en-GB"/>
        </w:rPr>
        <w:t>T</w:t>
      </w:r>
      <w:r w:rsidRPr="00F16EDB">
        <w:rPr>
          <w:lang w:val="en-GB"/>
        </w:rPr>
        <w:t>he attentional Drift Diffusion Model (aDDM; Krajbich, Armel, &amp; Rangel, 2010), Gaze-weighted Linear Accumulator Model (Molter, Thomas, Heekeren, &amp; Mohr, 2019; Thomas, Molter, Krajbich, Heekeren, &amp; Mohr, 2019)</w:t>
      </w:r>
      <w:r w:rsidR="00C2788D" w:rsidRPr="00F16EDB">
        <w:rPr>
          <w:lang w:val="en-GB"/>
        </w:rPr>
        <w:t>,</w:t>
      </w:r>
      <w:r w:rsidRPr="00F16EDB">
        <w:rPr>
          <w:lang w:val="en-GB"/>
        </w:rPr>
        <w:t xml:space="preserve">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F16EDB">
        <w:rPr>
          <w:lang w:val="en-GB"/>
        </w:rPr>
        <w:t xml:space="preserve"> </w:t>
      </w:r>
      <w:r w:rsidRPr="00F16EDB">
        <w:rPr>
          <w:lang w:val="en-GB"/>
        </w:rPr>
        <w:t xml:space="preserve">Like the example of choosing an investment plan, however, many </w:t>
      </w:r>
      <w:r w:rsidR="00B0508A" w:rsidRPr="00F16EDB">
        <w:rPr>
          <w:lang w:val="en-GB"/>
        </w:rPr>
        <w:t>real-life</w:t>
      </w:r>
      <w:r w:rsidRPr="00F16EDB">
        <w:rPr>
          <w:lang w:val="en-GB"/>
        </w:rPr>
        <w:t xml:space="preserve"> decisions are more complex than </w:t>
      </w:r>
      <w:r w:rsidR="00BA2011" w:rsidRPr="00F16EDB">
        <w:rPr>
          <w:lang w:val="en-GB"/>
        </w:rPr>
        <w:t xml:space="preserve">simple binary choice. </w:t>
      </w:r>
      <w:r w:rsidRPr="00F16EDB">
        <w:rPr>
          <w:lang w:val="en-GB"/>
        </w:rPr>
        <w:t xml:space="preserve">For example, </w:t>
      </w:r>
      <w:r w:rsidR="00BA2011" w:rsidRPr="00F16EDB">
        <w:rPr>
          <w:lang w:val="en-GB"/>
        </w:rPr>
        <w:t xml:space="preserve">investment decisions can involve </w:t>
      </w:r>
      <w:r w:rsidRPr="00F16EDB">
        <w:rPr>
          <w:lang w:val="en-GB"/>
        </w:rPr>
        <w:t xml:space="preserve">more than two </w:t>
      </w:r>
      <w:r w:rsidRPr="00F16EDB">
        <w:rPr>
          <w:lang w:val="en-GB"/>
        </w:rPr>
        <w:lastRenderedPageBreak/>
        <w:t xml:space="preserve">alternatives </w:t>
      </w:r>
      <w:r w:rsidR="00BA2011" w:rsidRPr="00F16EDB">
        <w:rPr>
          <w:lang w:val="en-GB"/>
        </w:rPr>
        <w:t xml:space="preserve">that </w:t>
      </w:r>
      <w:r w:rsidR="00C2788D" w:rsidRPr="00F16EDB">
        <w:rPr>
          <w:lang w:val="en-GB"/>
        </w:rPr>
        <w:t xml:space="preserve">vary </w:t>
      </w:r>
      <w:r w:rsidRPr="00F16EDB">
        <w:rPr>
          <w:lang w:val="en-GB"/>
        </w:rPr>
        <w:t>on multiple attributes</w:t>
      </w:r>
      <w:r w:rsidR="00871CB9" w:rsidRPr="00F16EDB">
        <w:rPr>
          <w:lang w:val="en-GB"/>
        </w:rPr>
        <w:t xml:space="preserve"> (</w:t>
      </w:r>
      <w:r w:rsidR="00C2788D" w:rsidRPr="00F16EDB">
        <w:rPr>
          <w:lang w:val="en-GB"/>
        </w:rPr>
        <w:t xml:space="preserve">such as </w:t>
      </w:r>
      <w:r w:rsidRPr="00F16EDB">
        <w:rPr>
          <w:lang w:val="en-GB"/>
        </w:rPr>
        <w:t xml:space="preserve">expected return, associated risk, </w:t>
      </w:r>
      <w:r w:rsidR="00871CB9" w:rsidRPr="00F16EDB">
        <w:rPr>
          <w:lang w:val="en-GB"/>
        </w:rPr>
        <w:t xml:space="preserve">and </w:t>
      </w:r>
      <w:r w:rsidRPr="00F16EDB">
        <w:rPr>
          <w:lang w:val="en-GB"/>
        </w:rPr>
        <w:t>fees</w:t>
      </w:r>
      <w:r w:rsidR="00871CB9" w:rsidRPr="00F16EDB">
        <w:rPr>
          <w:lang w:val="en-GB"/>
        </w:rPr>
        <w:t xml:space="preserve">), </w:t>
      </w:r>
      <w:r w:rsidR="00FC092C" w:rsidRPr="00F16EDB">
        <w:rPr>
          <w:lang w:val="en-GB"/>
        </w:rPr>
        <w:t>including both</w:t>
      </w:r>
      <w:r w:rsidR="00F14B74" w:rsidRPr="00F16EDB">
        <w:rPr>
          <w:lang w:val="en-GB"/>
        </w:rPr>
        <w:t xml:space="preserve"> sets of </w:t>
      </w:r>
      <w:r w:rsidR="00C2788D" w:rsidRPr="00F16EDB">
        <w:rPr>
          <w:lang w:val="en-GB"/>
        </w:rPr>
        <w:t xml:space="preserve">options with similarly low </w:t>
      </w:r>
      <w:r w:rsidRPr="00F16EDB">
        <w:rPr>
          <w:lang w:val="en-GB"/>
        </w:rPr>
        <w:t>expected returns (e.g., government bonds, fixed deposits)</w:t>
      </w:r>
      <w:r w:rsidR="00871CB9" w:rsidRPr="00F16EDB">
        <w:rPr>
          <w:lang w:val="en-GB"/>
        </w:rPr>
        <w:t xml:space="preserve"> </w:t>
      </w:r>
      <w:r w:rsidRPr="00F16EDB">
        <w:rPr>
          <w:lang w:val="en-GB"/>
        </w:rPr>
        <w:t xml:space="preserve">and </w:t>
      </w:r>
      <w:r w:rsidR="00FC092C" w:rsidRPr="00F16EDB">
        <w:rPr>
          <w:lang w:val="en-GB"/>
        </w:rPr>
        <w:t xml:space="preserve">sets of </w:t>
      </w:r>
      <w:r w:rsidR="00C2788D" w:rsidRPr="00F16EDB">
        <w:rPr>
          <w:lang w:val="en-GB"/>
        </w:rPr>
        <w:t xml:space="preserve">other </w:t>
      </w:r>
      <w:r w:rsidRPr="00F16EDB">
        <w:rPr>
          <w:lang w:val="en-GB"/>
        </w:rPr>
        <w:t>riskier options promising larger gains at higher risk (e.g., stocks or derivatives).</w:t>
      </w:r>
    </w:p>
    <w:p w14:paraId="07684132" w14:textId="4F7F0793" w:rsidR="00B76BF1" w:rsidRPr="00F16EDB" w:rsidRDefault="00C418A2">
      <w:pPr>
        <w:pStyle w:val="BodyText"/>
        <w:rPr>
          <w:lang w:val="en-GB"/>
        </w:rPr>
      </w:pPr>
      <w:r w:rsidRPr="00F16EDB">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Luce, 1959). Briefly, IIA asserts that the preference between two alternatives should not depend on other alternatives. At least three </w:t>
      </w:r>
      <w:r w:rsidRPr="00F16EDB">
        <w:rPr>
          <w:i/>
          <w:lang w:val="en-GB"/>
        </w:rPr>
        <w:t>context effects</w:t>
      </w:r>
      <w:r w:rsidRPr="00F16EDB">
        <w:rPr>
          <w:lang w:val="en-GB"/>
        </w:rPr>
        <w:t xml:space="preserve"> – the attraction (Huber, Payne, &amp; Puto, 1982), compromise (Simonson, 1989)</w:t>
      </w:r>
      <w:r w:rsidR="00DF5C54" w:rsidRPr="00F16EDB">
        <w:rPr>
          <w:lang w:val="en-GB"/>
        </w:rPr>
        <w:t>,</w:t>
      </w:r>
      <w:r w:rsidRPr="00F16EDB">
        <w:rPr>
          <w:lang w:val="en-GB"/>
        </w:rPr>
        <w:t xml:space="preserve">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Puto, 1982; Mohr, Heekeren, &amp; Rieskamp, 2017; Soltani, De Martino, &amp; Camerer, 2012; Tversky, 1972; Wedell, 1991).</w:t>
      </w:r>
    </w:p>
    <w:p w14:paraId="4599DBFA" w14:textId="6EF5DA8A" w:rsidR="00B76BF1" w:rsidRPr="00F16EDB" w:rsidRDefault="00C418A2">
      <w:pPr>
        <w:pStyle w:val="BodyText"/>
        <w:rPr>
          <w:lang w:val="en-GB"/>
        </w:rPr>
      </w:pPr>
      <w:r w:rsidRPr="00F16EDB">
        <w:rPr>
          <w:lang w:val="en-GB"/>
        </w:rPr>
        <w:t xml:space="preserve">Generally, models that assume that each alternative can independently be assigned a single scale value denoting its utility (fixed utility or simple scalability models; Rieskamp, Busemeyer, &amp; Mellers, 2006) cannot account for the observed violations. In contrast, models that can predict the effects often assume that preferences are constructed by means of comparisons between alternatives on different attribute dimensions (Roe, Busemeyer, &amp; Townsend, 2001; Trueblood, Brown, &amp; Heathcote, 2014; Tversky, 1972; Tversky &amp; Simonson, 1993; Usher &amp; McClelland, 2004), and employ additional psychological or neurobiologically-inspired mechanisms, </w:t>
      </w:r>
      <w:r w:rsidR="00F43A3E" w:rsidRPr="00F16EDB">
        <w:rPr>
          <w:lang w:val="en-GB"/>
        </w:rPr>
        <w:t xml:space="preserve">such as </w:t>
      </w:r>
      <w:r w:rsidRPr="00F16EDB">
        <w:rPr>
          <w:lang w:val="en-GB"/>
        </w:rPr>
        <w:t>loss-aversion or inhibition between alternatives.</w:t>
      </w:r>
    </w:p>
    <w:p w14:paraId="3A98E43B" w14:textId="5B05DB32" w:rsidR="00B76BF1" w:rsidRPr="00F16EDB" w:rsidRDefault="00C418A2">
      <w:pPr>
        <w:pStyle w:val="BodyText"/>
        <w:rPr>
          <w:lang w:val="en-GB"/>
        </w:rPr>
      </w:pPr>
      <w:r w:rsidRPr="00F16EDB">
        <w:rPr>
          <w:lang w:val="en-GB"/>
        </w:rPr>
        <w:lastRenderedPageBreak/>
        <w:t xml:space="preserve">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w:t>
      </w:r>
      <w:r w:rsidRPr="00F16EDB">
        <w:rPr>
          <w:lang w:val="en-GB"/>
        </w:rPr>
        <w:t>g</w:t>
      </w:r>
      <w:r w:rsidRPr="00F16EDB">
        <w:rPr>
          <w:lang w:val="en-GB"/>
        </w:rPr>
        <w:t xml:space="preserve">aze-dependent accumulation models </w:t>
      </w:r>
      <w:r w:rsidR="004813F8" w:rsidRPr="00F16EDB">
        <w:rPr>
          <w:lang w:val="en-GB"/>
        </w:rPr>
        <w:t xml:space="preserve">potentially could </w:t>
      </w:r>
      <w:r w:rsidRPr="00F16EDB">
        <w:rPr>
          <w:lang w:val="en-GB"/>
        </w:rPr>
        <w:t>account for violations of IIA or regularity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Ansani, &amp; Paglieri, 2020). Furthermore, recent work has suggested gaze-dependent evidence accumulation as a model of multi-alternative, multi-attribute choice in the absence of context effects (Cohen, Kang, &amp; Leise, 2017; Gluth, Spektor, &amp; Rieskamp, 2018).</w:t>
      </w:r>
    </w:p>
    <w:p w14:paraId="1678802E" w14:textId="2A4FDE48" w:rsidR="00B76BF1" w:rsidRPr="00F16EDB" w:rsidRDefault="00C418A2">
      <w:pPr>
        <w:pStyle w:val="BodyText"/>
        <w:rPr>
          <w:lang w:val="en-GB"/>
        </w:rPr>
      </w:pPr>
      <w:r w:rsidRPr="00F16EDB">
        <w:rPr>
          <w:lang w:val="en-GB"/>
        </w:rPr>
        <w:t>Here, we test to what extent gaze-dependent accumulation can explain risky choice</w:t>
      </w:r>
      <w:r w:rsidR="00F863C3" w:rsidRPr="00F16EDB">
        <w:rPr>
          <w:lang w:val="en-GB"/>
        </w:rPr>
        <w:t>s</w:t>
      </w:r>
      <w:r w:rsidRPr="00F16EDB">
        <w:rPr>
          <w:lang w:val="en-GB"/>
        </w:rPr>
        <w:t xml:space="preserve"> in the presence of context effects. We </w:t>
      </w:r>
      <w:del w:id="1" w:author="Felix Molter" w:date="2020-12-16T18:19:00Z">
        <w:r w:rsidRPr="00F16EDB">
          <w:rPr>
            <w:lang w:val="en-GB"/>
          </w:rPr>
          <w:delText xml:space="preserve">hypothesize that we can </w:delText>
        </w:r>
      </w:del>
      <w:commentRangeStart w:id="2"/>
      <w:r w:rsidRPr="00F16EDB">
        <w:rPr>
          <w:lang w:val="en-GB"/>
        </w:rPr>
        <w:t>replicate the attraction and compromise</w:t>
      </w:r>
      <w:commentRangeEnd w:id="2"/>
      <w:r w:rsidRPr="00F16EDB">
        <w:rPr>
          <w:lang w:val="en-GB"/>
        </w:rPr>
        <w:commentReference w:id="2"/>
      </w:r>
      <w:r w:rsidRPr="00F16EDB">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w:t>
      </w:r>
      <w:r w:rsidR="00A1574B" w:rsidRPr="00F16EDB">
        <w:rPr>
          <w:lang w:val="en-GB"/>
        </w:rPr>
        <w:t>an established</w:t>
      </w:r>
      <w:r w:rsidRPr="00F16EDB">
        <w:rPr>
          <w:lang w:val="en-GB"/>
        </w:rPr>
        <w:t xml:space="preserve"> model of context-dependent</w:t>
      </w:r>
      <w:r w:rsidR="0070133B" w:rsidRPr="00F16EDB">
        <w:rPr>
          <w:lang w:val="en-GB"/>
        </w:rPr>
        <w:t xml:space="preserve"> </w:t>
      </w:r>
      <w:r w:rsidRPr="00F16EDB">
        <w:rPr>
          <w:lang w:val="en-GB"/>
        </w:rPr>
        <w:t xml:space="preserve">multi-alternative, multi-attribute choice </w:t>
      </w:r>
      <w:del w:id="3" w:author="Felix Molter" w:date="2021-01-30T15:38:00Z">
        <w:r w:rsidR="00A1574B" w:rsidRPr="00F16EDB" w:rsidDel="00E779ED">
          <w:rPr>
            <w:lang w:val="en-GB"/>
          </w:rPr>
          <w:delText>that does not account for gaze data</w:delText>
        </w:r>
      </w:del>
      <w:ins w:id="4" w:author="Felix Molter" w:date="2021-01-30T15:38:00Z">
        <w:r w:rsidR="00E779ED">
          <w:rPr>
            <w:lang w:val="en-GB"/>
          </w:rPr>
          <w:t>without gaze-dependence</w:t>
        </w:r>
      </w:ins>
      <w:r w:rsidR="00A1574B" w:rsidRPr="00F16EDB">
        <w:rPr>
          <w:lang w:val="en-GB"/>
        </w:rPr>
        <w:t xml:space="preserve"> </w:t>
      </w:r>
      <w:r w:rsidRPr="00F16EDB">
        <w:rPr>
          <w:lang w:val="en-GB"/>
        </w:rPr>
        <w:t xml:space="preserve">and </w:t>
      </w:r>
      <w:r w:rsidR="004813F8" w:rsidRPr="00F16EDB">
        <w:rPr>
          <w:lang w:val="en-GB"/>
        </w:rPr>
        <w:t xml:space="preserve">with </w:t>
      </w:r>
      <w:r w:rsidRPr="00F16EDB">
        <w:rPr>
          <w:lang w:val="en-GB"/>
        </w:rPr>
        <w:t>other traditional models of risky choice.</w:t>
      </w:r>
      <w:r w:rsidR="001E1D41" w:rsidRPr="00F16EDB">
        <w:rPr>
          <w:lang w:val="en-GB"/>
        </w:rPr>
        <w:t xml:space="preserve"> </w:t>
      </w:r>
      <w:r w:rsidRPr="00F16EDB">
        <w:rPr>
          <w:lang w:val="en-GB"/>
        </w:rPr>
        <w:t xml:space="preserve">Notably, the gaze-dependent </w:t>
      </w:r>
      <w:r w:rsidR="00A1574B" w:rsidRPr="00F16EDB">
        <w:rPr>
          <w:lang w:val="en-GB"/>
        </w:rPr>
        <w:t xml:space="preserve">accumulation </w:t>
      </w:r>
      <w:r w:rsidRPr="00F16EDB">
        <w:rPr>
          <w:lang w:val="en-GB"/>
        </w:rPr>
        <w:t xml:space="preserve">model did not include any dedicated mechanisms </w:t>
      </w:r>
      <w:r w:rsidR="00A1574B" w:rsidRPr="00F16EDB">
        <w:rPr>
          <w:lang w:val="en-GB"/>
        </w:rPr>
        <w:t>to produce context effects</w:t>
      </w:r>
      <w:r w:rsidRPr="00F16EDB">
        <w:rPr>
          <w:lang w:val="en-GB"/>
        </w:rPr>
        <w:t xml:space="preserve">. Our task induced a set of context effects across the group, </w:t>
      </w:r>
      <w:r w:rsidR="00A1574B" w:rsidRPr="00F16EDB">
        <w:rPr>
          <w:lang w:val="en-GB"/>
        </w:rPr>
        <w:t xml:space="preserve">with </w:t>
      </w:r>
      <w:r w:rsidRPr="00F16EDB">
        <w:rPr>
          <w:lang w:val="en-GB"/>
        </w:rPr>
        <w:t xml:space="preserve">substantial variability between individuals, providing a complex testing scenario to compare gaze-dependent accumulation models with competing theoretical accounts. We found the gaze-dependent model to give the </w:t>
      </w:r>
      <w:r w:rsidR="00A1574B" w:rsidRPr="00F16EDB">
        <w:rPr>
          <w:lang w:val="en-GB"/>
        </w:rPr>
        <w:t xml:space="preserve">overall </w:t>
      </w:r>
      <w:r w:rsidRPr="00F16EDB">
        <w:rPr>
          <w:lang w:val="en-GB"/>
        </w:rPr>
        <w:t xml:space="preserve">best account of the choice data, </w:t>
      </w:r>
      <w:r w:rsidR="00A1574B" w:rsidRPr="00F16EDB">
        <w:rPr>
          <w:lang w:val="en-GB"/>
        </w:rPr>
        <w:t xml:space="preserve">while underestimating </w:t>
      </w:r>
      <w:r w:rsidRPr="00F16EDB">
        <w:rPr>
          <w:lang w:val="en-GB"/>
        </w:rPr>
        <w:t>strong attraction effects</w:t>
      </w:r>
      <w:r w:rsidR="00A1574B" w:rsidRPr="00F16EDB">
        <w:rPr>
          <w:lang w:val="en-GB"/>
        </w:rPr>
        <w:t xml:space="preserve"> of some individuals</w:t>
      </w:r>
      <w:r w:rsidRPr="00F16EDB">
        <w:rPr>
          <w:lang w:val="en-GB"/>
        </w:rPr>
        <w:t xml:space="preserve">. </w:t>
      </w:r>
      <w:r w:rsidR="00E36641" w:rsidRPr="00F16EDB">
        <w:rPr>
          <w:lang w:val="en-GB"/>
        </w:rPr>
        <w:t>A</w:t>
      </w:r>
      <w:r w:rsidRPr="00F16EDB">
        <w:rPr>
          <w:lang w:val="en-GB"/>
        </w:rPr>
        <w:t xml:space="preserve"> systematic search over a large model space combining features across model classes</w:t>
      </w:r>
      <w:r w:rsidR="00E36641" w:rsidRPr="00F16EDB">
        <w:rPr>
          <w:lang w:val="en-GB"/>
        </w:rPr>
        <w:t xml:space="preserve"> </w:t>
      </w:r>
      <w:r w:rsidR="00C11F56">
        <w:rPr>
          <w:lang w:val="en-GB"/>
        </w:rPr>
        <w:t>c</w:t>
      </w:r>
      <w:r w:rsidRPr="00F16EDB">
        <w:rPr>
          <w:lang w:val="en-GB"/>
        </w:rPr>
        <w:t xml:space="preserve">onfirmed that all participants’ behaviour was best described by </w:t>
      </w:r>
      <w:r w:rsidR="00A1574B" w:rsidRPr="00F16EDB">
        <w:rPr>
          <w:lang w:val="en-GB"/>
        </w:rPr>
        <w:t xml:space="preserve">a </w:t>
      </w:r>
      <w:r w:rsidRPr="00F16EDB">
        <w:rPr>
          <w:lang w:val="en-GB"/>
        </w:rPr>
        <w:t xml:space="preserve">gaze-dependent </w:t>
      </w:r>
      <w:r w:rsidR="007E4677" w:rsidRPr="00F16EDB">
        <w:rPr>
          <w:lang w:val="en-GB"/>
        </w:rPr>
        <w:t>accumulation</w:t>
      </w:r>
      <w:r w:rsidR="00A1574B" w:rsidRPr="00F16EDB">
        <w:rPr>
          <w:lang w:val="en-GB"/>
        </w:rPr>
        <w:t xml:space="preserve"> process</w:t>
      </w:r>
      <w:r w:rsidR="007E4677" w:rsidRPr="00F16EDB">
        <w:rPr>
          <w:lang w:val="en-GB"/>
        </w:rPr>
        <w:t>, but</w:t>
      </w:r>
      <w:r w:rsidRPr="00F16EDB">
        <w:rPr>
          <w:lang w:val="en-GB"/>
        </w:rPr>
        <w:t xml:space="preserve"> that integration with mechanisms from other models </w:t>
      </w:r>
      <w:commentRangeStart w:id="5"/>
      <w:r w:rsidRPr="00F16EDB">
        <w:rPr>
          <w:lang w:val="en-GB"/>
        </w:rPr>
        <w:t xml:space="preserve">is necessary to predict strong </w:t>
      </w:r>
      <w:commentRangeStart w:id="6"/>
      <w:r w:rsidRPr="00F16EDB">
        <w:rPr>
          <w:lang w:val="en-GB"/>
        </w:rPr>
        <w:t xml:space="preserve">context </w:t>
      </w:r>
      <w:commentRangeEnd w:id="6"/>
      <w:r w:rsidR="00C2788D" w:rsidRPr="00F16EDB">
        <w:rPr>
          <w:rStyle w:val="CommentReference"/>
          <w:lang w:val="en-GB"/>
        </w:rPr>
        <w:commentReference w:id="6"/>
      </w:r>
      <w:r w:rsidRPr="00F16EDB">
        <w:rPr>
          <w:lang w:val="en-GB"/>
        </w:rPr>
        <w:t>effec</w:t>
      </w:r>
      <w:bookmarkStart w:id="7" w:name="introduction"/>
      <w:bookmarkEnd w:id="7"/>
      <w:r w:rsidRPr="00F16EDB">
        <w:rPr>
          <w:lang w:val="en-GB"/>
        </w:rPr>
        <w:t>ts</w:t>
      </w:r>
      <w:commentRangeEnd w:id="5"/>
      <w:r w:rsidR="004813F8" w:rsidRPr="00F16EDB">
        <w:rPr>
          <w:rStyle w:val="CommentReference"/>
          <w:lang w:val="en-GB"/>
        </w:rPr>
        <w:commentReference w:id="5"/>
      </w:r>
      <w:r w:rsidRPr="00F16EDB">
        <w:rPr>
          <w:lang w:val="en-GB"/>
        </w:rPr>
        <w:t>.</w:t>
      </w:r>
    </w:p>
    <w:p w14:paraId="775FBE44" w14:textId="77777777" w:rsidR="00B76BF1" w:rsidRPr="00F16EDB" w:rsidRDefault="00C418A2">
      <w:pPr>
        <w:pStyle w:val="Heading1"/>
        <w:rPr>
          <w:lang w:val="en-GB"/>
        </w:rPr>
      </w:pPr>
      <w:r w:rsidRPr="00F16EDB">
        <w:rPr>
          <w:lang w:val="en-GB"/>
        </w:rPr>
        <w:lastRenderedPageBreak/>
        <w:t>Results</w:t>
      </w:r>
    </w:p>
    <w:p w14:paraId="2F13382E" w14:textId="77777777" w:rsidR="00B76BF1" w:rsidRPr="00F16EDB" w:rsidRDefault="00C418A2">
      <w:pPr>
        <w:pStyle w:val="Heading2"/>
        <w:rPr>
          <w:lang w:val="en-GB"/>
        </w:rPr>
      </w:pPr>
      <w:r w:rsidRPr="00F16EDB">
        <w:rPr>
          <w:lang w:val="en-GB"/>
        </w:rPr>
        <w:t>Choice task</w:t>
      </w:r>
    </w:p>
    <w:p w14:paraId="4D38F92C" w14:textId="2E1DF08D" w:rsidR="00B76BF1" w:rsidRPr="00F16EDB" w:rsidRDefault="00093637" w:rsidP="00093637">
      <w:pPr>
        <w:pStyle w:val="Heading2"/>
        <w:rPr>
          <w:lang w:val="en-GB"/>
        </w:rPr>
      </w:pPr>
      <w:r w:rsidRPr="00F16EDB">
        <w:rPr>
          <w:noProof/>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F16EDB" w:rsidRDefault="00C418A2">
      <w:pPr>
        <w:pStyle w:val="ImageCaption"/>
        <w:spacing w:line="276" w:lineRule="auto"/>
        <w:rPr>
          <w:lang w:val="en-GB"/>
        </w:rPr>
      </w:pPr>
      <w:r w:rsidRPr="00F16EDB">
        <w:rPr>
          <w:b/>
          <w:lang w:val="en-GB"/>
        </w:rPr>
        <w:t>Figure 1. Choice task and attribute space of stimuli.</w:t>
      </w:r>
      <w:r w:rsidRPr="00F16EDB">
        <w:rPr>
          <w:lang w:val="en-GB"/>
        </w:rPr>
        <w:t xml:space="preserve"> </w:t>
      </w:r>
      <w:r w:rsidRPr="00F16EDB">
        <w:rPr>
          <w:b/>
          <w:lang w:val="en-GB"/>
        </w:rPr>
        <w:t>(a)</w:t>
      </w:r>
      <w:r w:rsidRPr="00F16EDB">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F16EDB">
        <w:rPr>
          <w:b/>
          <w:lang w:val="en-GB"/>
        </w:rPr>
        <w:t>(b)</w:t>
      </w:r>
      <w:r w:rsidRPr="00F16EDB">
        <w:rPr>
          <w:lang w:val="en-GB"/>
        </w:rPr>
        <w:t xml:space="preserve"> Attribute space. Each gamble is described by two attributes: Probability </w:t>
      </w:r>
      <m:oMath>
        <m:r>
          <w:rPr>
            <w:rFonts w:ascii="Cambria Math" w:hAnsi="Cambria Math"/>
            <w:lang w:val="en-GB"/>
          </w:rPr>
          <m:t>p</m:t>
        </m:r>
      </m:oMath>
      <w:r w:rsidRPr="00F16EDB">
        <w:rPr>
          <w:lang w:val="en-GB"/>
        </w:rPr>
        <w:t xml:space="preserve"> and outcome </w:t>
      </w:r>
      <m:oMath>
        <m:r>
          <w:rPr>
            <w:rFonts w:ascii="Cambria Math" w:hAnsi="Cambria Math"/>
            <w:lang w:val="en-GB"/>
          </w:rPr>
          <m:t>m</m:t>
        </m:r>
      </m:oMath>
      <w:r w:rsidRPr="00F16EDB">
        <w:rPr>
          <w:lang w:val="en-GB"/>
        </w:rPr>
        <w:t xml:space="preserve">. The core options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are expected to elicit compromise and attraction effects, respectively. Dashed lines indicate possible stimulus placements. </w:t>
      </w:r>
      <w:r w:rsidRPr="00F16EDB">
        <w:rPr>
          <w:b/>
          <w:lang w:val="en-GB"/>
        </w:rPr>
        <w:t>(c)</w:t>
      </w:r>
      <w:r w:rsidRPr="00F16EDB">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t>
      </w:r>
      <m:oMath>
        <m:r>
          <w:rPr>
            <w:rFonts w:ascii="Cambria Math" w:hAnsi="Cambria Math"/>
            <w:lang w:val="en-GB"/>
          </w:rPr>
          <m:t>A</m:t>
        </m:r>
      </m:oMath>
      <w:r w:rsidRPr="00F16EDB">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were always 2% and 1 EUR worse than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xml:space="preserve"> respectively.</w:t>
      </w:r>
    </w:p>
    <w:p w14:paraId="4BC9C760" w14:textId="77777777" w:rsidR="00B76BF1" w:rsidRPr="00F16EDB" w:rsidRDefault="00C418A2">
      <w:pPr>
        <w:pStyle w:val="BodyText"/>
        <w:rPr>
          <w:lang w:val="en-GB"/>
        </w:rPr>
      </w:pPr>
      <w:r w:rsidRPr="00F16EDB">
        <w:rPr>
          <w:lang w:val="en-GB"/>
        </w:rPr>
        <w:br w:type="page"/>
      </w:r>
    </w:p>
    <w:p w14:paraId="16F29B33" w14:textId="7B21F6C5" w:rsidR="00B76BF1" w:rsidRPr="00F16EDB" w:rsidRDefault="00C418A2">
      <w:pPr>
        <w:pStyle w:val="BodyText"/>
        <w:rPr>
          <w:lang w:val="en-GB"/>
        </w:rPr>
      </w:pPr>
      <w:r w:rsidRPr="00F16EDB">
        <w:rPr>
          <w:lang w:val="en-GB"/>
        </w:rPr>
        <w:lastRenderedPageBreak/>
        <w:t>In our experiment, 40 participant</w:t>
      </w:r>
      <w:r w:rsidR="00FC092C" w:rsidRPr="00F16EDB">
        <w:rPr>
          <w:lang w:val="en-GB"/>
        </w:rPr>
        <w:t>s</w:t>
      </w:r>
      <w:r w:rsidRPr="00F16EDB">
        <w:rPr>
          <w:lang w:val="en-GB"/>
        </w:rPr>
        <w:t xml:space="preserve"> made repeated decisions between three all-or-nothing gambles, each described by a probability </w:t>
      </w:r>
      <m:oMath>
        <m:r>
          <w:rPr>
            <w:rFonts w:ascii="Cambria Math" w:hAnsi="Cambria Math"/>
            <w:lang w:val="en-GB"/>
          </w:rPr>
          <m:t>p</m:t>
        </m:r>
      </m:oMath>
      <w:r w:rsidRPr="00F16EDB">
        <w:rPr>
          <w:lang w:val="en-GB"/>
        </w:rPr>
        <w:t xml:space="preserve"> to win an outcome </w:t>
      </w:r>
      <m:oMath>
        <m:r>
          <w:rPr>
            <w:rFonts w:ascii="Cambria Math" w:hAnsi="Cambria Math"/>
            <w:lang w:val="en-GB"/>
          </w:rPr>
          <m:t>m</m:t>
        </m:r>
      </m:oMath>
      <w:r w:rsidRPr="00F16EDB">
        <w:rPr>
          <w:lang w:val="en-GB"/>
        </w:rPr>
        <w:t xml:space="preserve"> and nothing otherwise (Figure </w:t>
      </w:r>
      <w:hyperlink w:anchor="fig:fig1-task">
        <w:r w:rsidRPr="00F16EDB">
          <w:rPr>
            <w:rStyle w:val="Hyperlink"/>
            <w:lang w:val="en-GB"/>
          </w:rPr>
          <w:t>1</w:t>
        </w:r>
      </w:hyperlink>
      <w:r w:rsidRPr="00F16EDB">
        <w:rPr>
          <w:lang w:val="en-GB"/>
        </w:rPr>
        <w:t xml:space="preserve">a). We recorded participants’ eye movements during the task with an eye tracker (see </w:t>
      </w:r>
      <w:r w:rsidR="00927837" w:rsidRPr="00F16EDB">
        <w:rPr>
          <w:lang w:val="en-GB"/>
        </w:rPr>
        <w:t xml:space="preserve">Methods </w:t>
      </w:r>
      <w:r w:rsidRPr="00F16EDB">
        <w:rPr>
          <w:lang w:val="en-GB"/>
        </w:rPr>
        <w:t xml:space="preserve">for details). Participants were instructed that after completing the task, </w:t>
      </w:r>
      <w:r w:rsidR="00FC092C" w:rsidRPr="00F16EDB">
        <w:rPr>
          <w:lang w:val="en-GB"/>
        </w:rPr>
        <w:t xml:space="preserve">their chosen gamble from </w:t>
      </w:r>
      <w:r w:rsidRPr="00F16EDB">
        <w:rPr>
          <w:lang w:val="en-GB"/>
        </w:rPr>
        <w:t xml:space="preserve">one randomly determined </w:t>
      </w:r>
      <w:r w:rsidR="00FC092C" w:rsidRPr="00F16EDB">
        <w:rPr>
          <w:lang w:val="en-GB"/>
        </w:rPr>
        <w:t xml:space="preserve">trial </w:t>
      </w:r>
      <w:r w:rsidRPr="00F16EDB">
        <w:rPr>
          <w:lang w:val="en-GB"/>
        </w:rPr>
        <w:t xml:space="preserve">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F16EDB">
          <w:rPr>
            <w:rStyle w:val="Hyperlink"/>
            <w:lang w:val="en-GB"/>
          </w:rPr>
          <w:t>1</w:t>
        </w:r>
      </w:hyperlink>
      <w:r w:rsidRPr="00F16EDB">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F16EDB">
          <w:rPr>
            <w:rStyle w:val="Hyperlink"/>
            <w:lang w:val="en-GB"/>
          </w:rPr>
          <w:t>1</w:t>
        </w:r>
      </w:hyperlink>
      <w:r w:rsidRPr="00F16EDB">
        <w:rPr>
          <w:lang w:val="en-GB"/>
        </w:rPr>
        <w:t xml:space="preserve">c). Gamble outcomes </w:t>
      </w:r>
      <m:oMath>
        <m:r>
          <w:rPr>
            <w:rFonts w:ascii="Cambria Math" w:hAnsi="Cambria Math"/>
            <w:lang w:val="en-GB"/>
          </w:rPr>
          <m:t>m</m:t>
        </m:r>
      </m:oMath>
      <w:r w:rsidRPr="00F16EDB">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t>
      </w:r>
      <m:oMath>
        <m:r>
          <w:rPr>
            <w:rFonts w:ascii="Cambria Math" w:hAnsi="Cambria Math"/>
            <w:lang w:val="en-GB"/>
          </w:rPr>
          <m:t>B</m:t>
        </m:r>
      </m:oMath>
      <w:r w:rsidRPr="00F16EDB">
        <w:rPr>
          <w:lang w:val="en-GB"/>
        </w:rPr>
        <w:t xml:space="preserve">, </w:t>
      </w:r>
      <m:oMath>
        <m:r>
          <w:rPr>
            <w:rFonts w:ascii="Cambria Math" w:hAnsi="Cambria Math"/>
            <w:lang w:val="en-GB"/>
          </w:rPr>
          <m:t>A</m:t>
        </m:r>
      </m:oMath>
      <w:r w:rsidRPr="00F16EDB">
        <w:rPr>
          <w:lang w:val="en-GB"/>
        </w:rPr>
        <w:t xml:space="preserve">, </w:t>
      </w:r>
      <w:r w:rsidR="00927837" w:rsidRPr="00F16EDB">
        <w:rPr>
          <w:lang w:val="en-GB"/>
        </w:rPr>
        <w:t xml:space="preserve">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w:t>
      </w:r>
      <w:r w:rsidR="00927837" w:rsidRPr="00F16EDB">
        <w:rPr>
          <w:lang w:val="en-GB"/>
        </w:rPr>
        <w:t xml:space="preserve">were constructed </w:t>
      </w:r>
      <w:r w:rsidRPr="00F16EDB">
        <w:rPr>
          <w:lang w:val="en-GB"/>
        </w:rPr>
        <w:t xml:space="preserve">with winning probabilities </w:t>
      </w:r>
      <m:oMath>
        <m:r>
          <w:rPr>
            <w:rFonts w:ascii="Cambria Math" w:hAnsi="Cambria Math"/>
            <w:lang w:val="en-GB"/>
          </w:rPr>
          <m:t>p</m:t>
        </m:r>
      </m:oMath>
      <w:r w:rsidRPr="00F16EDB">
        <w:rPr>
          <w:lang w:val="en-GB"/>
        </w:rPr>
        <w:t xml:space="preserve"> = 55%, 65%, 75%, </w:t>
      </w:r>
      <w:r w:rsidR="00927837" w:rsidRPr="00F16EDB">
        <w:rPr>
          <w:lang w:val="en-GB"/>
        </w:rPr>
        <w:t xml:space="preserve">and </w:t>
      </w:r>
      <w:r w:rsidRPr="00F16EDB">
        <w:rPr>
          <w:lang w:val="en-GB"/>
        </w:rPr>
        <w:t xml:space="preserve">85%.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were defined to be 2% and 1 EUR worse than gambles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xml:space="preserve">,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F16EDB">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F16EDB">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F16EDB">
        <w:rPr>
          <w:lang w:val="en-GB"/>
        </w:rPr>
        <w:t xml:space="preserve">. Uniform noise was added to all outcomes </w:t>
      </w:r>
      <m:oMath>
        <m:r>
          <w:rPr>
            <w:rFonts w:ascii="Cambria Math" w:hAnsi="Cambria Math"/>
            <w:lang w:val="en-GB"/>
          </w:rPr>
          <m:t>m</m:t>
        </m:r>
      </m:oMath>
      <w:r w:rsidRPr="00F16EDB">
        <w:rPr>
          <w:lang w:val="en-GB"/>
        </w:rPr>
        <w:t xml:space="preserve"> (</w:t>
      </w:r>
      <m:oMath>
        <m:r>
          <w:rPr>
            <w:rFonts w:ascii="Cambria Math" w:hAnsi="Cambria Math"/>
            <w:lang w:val="en-GB"/>
          </w:rPr>
          <m:t>±</m:t>
        </m:r>
      </m:oMath>
      <w:r w:rsidRPr="00F16EDB">
        <w:rPr>
          <w:lang w:val="en-GB"/>
        </w:rPr>
        <w:t xml:space="preserve">0 EUR, +1 EUR) and probabilities </w:t>
      </w:r>
      <m:oMath>
        <m:r>
          <w:rPr>
            <w:rFonts w:ascii="Cambria Math" w:hAnsi="Cambria Math"/>
            <w:lang w:val="en-GB"/>
          </w:rPr>
          <m:t>p</m:t>
        </m:r>
      </m:oMath>
      <w:r w:rsidRPr="00F16EDB">
        <w:rPr>
          <w:lang w:val="en-GB"/>
        </w:rPr>
        <w:t xml:space="preserve"> (–3%, </w:t>
      </w:r>
      <m:oMath>
        <m:r>
          <w:rPr>
            <w:rFonts w:ascii="Cambria Math" w:hAnsi="Cambria Math"/>
            <w:lang w:val="en-GB"/>
          </w:rPr>
          <m:t>±</m:t>
        </m:r>
      </m:oMath>
      <w:r w:rsidRPr="00F16EDB">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received the same noise as the target option to preserve the dominance relation.</w:t>
      </w:r>
    </w:p>
    <w:p w14:paraId="7438A786" w14:textId="77777777" w:rsidR="00B76BF1" w:rsidRPr="00F16EDB" w:rsidRDefault="00C418A2">
      <w:pPr>
        <w:pStyle w:val="Heading2"/>
        <w:rPr>
          <w:lang w:val="en-GB"/>
        </w:rPr>
      </w:pPr>
      <w:r w:rsidRPr="00F16EDB">
        <w:rPr>
          <w:lang w:val="en-GB"/>
        </w:rPr>
        <w:br w:type="page"/>
      </w:r>
    </w:p>
    <w:p w14:paraId="3C7FC221" w14:textId="77777777" w:rsidR="00B76BF1" w:rsidRPr="00F16EDB" w:rsidRDefault="00C418A2">
      <w:pPr>
        <w:pStyle w:val="Heading2"/>
        <w:rPr>
          <w:lang w:val="en-GB"/>
        </w:rPr>
      </w:pPr>
      <w:r w:rsidRPr="00F16EDB">
        <w:rPr>
          <w:lang w:val="en-GB"/>
        </w:rPr>
        <w:lastRenderedPageBreak/>
        <w:t>Context effects</w:t>
      </w:r>
    </w:p>
    <w:p w14:paraId="0C474EF9" w14:textId="77777777" w:rsidR="00B76BF1" w:rsidRPr="00F16EDB" w:rsidRDefault="00B76BF1">
      <w:pPr>
        <w:pStyle w:val="BodyText"/>
        <w:rPr>
          <w:lang w:val="en-GB"/>
        </w:rPr>
      </w:pPr>
    </w:p>
    <w:p w14:paraId="26AD57E9" w14:textId="77777777" w:rsidR="00B76BF1" w:rsidRPr="00F16EDB" w:rsidRDefault="00C418A2">
      <w:pPr>
        <w:pStyle w:val="CaptionedFigure"/>
        <w:spacing w:line="360" w:lineRule="auto"/>
        <w:ind w:firstLine="737"/>
        <w:rPr>
          <w:lang w:val="en-GB"/>
        </w:rPr>
      </w:pPr>
      <w:bookmarkStart w:id="8" w:name="fig%252525253Afig2-cfs2"/>
      <w:r w:rsidRPr="00F16EDB">
        <w:rPr>
          <w:noProof/>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8"/>
    </w:p>
    <w:p w14:paraId="63125AFC" w14:textId="0082583B" w:rsidR="00B76BF1" w:rsidRPr="00F16EDB" w:rsidRDefault="00C418A2">
      <w:pPr>
        <w:pStyle w:val="ImageCaption"/>
        <w:spacing w:line="276" w:lineRule="auto"/>
        <w:rPr>
          <w:lang w:val="en-GB"/>
        </w:rPr>
      </w:pPr>
      <w:r w:rsidRPr="00F16EDB">
        <w:rPr>
          <w:b/>
          <w:lang w:val="en-GB"/>
        </w:rPr>
        <w:t>Figure 2. Context effects are present in choices and relative dwell time.</w:t>
      </w:r>
      <w:r w:rsidRPr="00F16EDB">
        <w:rPr>
          <w:lang w:val="en-GB"/>
        </w:rPr>
        <w:t xml:space="preserve"> Participants choices were influenced by asymmetrically dominated decoys and, to a lesser extent, by extreme compromise-making decoys. </w:t>
      </w:r>
      <w:r w:rsidRPr="00F16EDB">
        <w:rPr>
          <w:b/>
          <w:lang w:val="en-GB"/>
        </w:rPr>
        <w:t>(a, d)</w:t>
      </w:r>
      <w:r w:rsidRPr="00F16EDB">
        <w:rPr>
          <w:lang w:val="en-GB"/>
        </w:rPr>
        <w:t xml:space="preserve"> Ternary plots of individual relative choice frequencies for target (lower left, teal), competitor (top, pink), and decoy (lower right, yellow) alternatives in attraction </w:t>
      </w:r>
      <w:r w:rsidRPr="00F16EDB">
        <w:rPr>
          <w:b/>
          <w:lang w:val="en-GB"/>
        </w:rPr>
        <w:t>(a)</w:t>
      </w:r>
      <w:r w:rsidRPr="00F16EDB">
        <w:rPr>
          <w:lang w:val="en-GB"/>
        </w:rPr>
        <w:t xml:space="preserve"> and compromise </w:t>
      </w:r>
      <w:r w:rsidRPr="00F16EDB">
        <w:rPr>
          <w:b/>
          <w:lang w:val="en-GB"/>
        </w:rPr>
        <w:t>(d)</w:t>
      </w:r>
      <w:r w:rsidRPr="00F16EDB">
        <w:rPr>
          <w:lang w:val="en-GB"/>
        </w:rPr>
        <w:t xml:space="preserve"> trials. Each dot represents one participant. The position on the simplex indicates relative choice frequencies for alternatives. Straight lines from the </w:t>
      </w:r>
      <w:r w:rsidR="00D36F34" w:rsidRPr="00F16EDB">
        <w:rPr>
          <w:lang w:val="en-GB"/>
        </w:rPr>
        <w:t>centre</w:t>
      </w:r>
      <w:r w:rsidRPr="00F16EDB">
        <w:rPr>
          <w:lang w:val="en-GB"/>
        </w:rPr>
        <w:t xml:space="preserve"> indicate equal frequencies for two alternatives. The red "x" indicates the group average. </w:t>
      </w:r>
      <w:r w:rsidRPr="00F16EDB">
        <w:rPr>
          <w:b/>
          <w:lang w:val="en-GB"/>
        </w:rPr>
        <w:t>(b, e)</w:t>
      </w:r>
      <w:r w:rsidRPr="00F16EDB">
        <w:rPr>
          <w:lang w:val="en-GB"/>
        </w:rPr>
        <w:t xml:space="preserve"> Relative choice frequencies in attraction </w:t>
      </w:r>
      <w:r w:rsidRPr="00F16EDB">
        <w:rPr>
          <w:b/>
          <w:lang w:val="en-GB"/>
        </w:rPr>
        <w:t>(b)</w:t>
      </w:r>
      <w:r w:rsidRPr="00F16EDB">
        <w:rPr>
          <w:lang w:val="en-GB"/>
        </w:rPr>
        <w:t xml:space="preserve"> and compromise </w:t>
      </w:r>
      <w:r w:rsidRPr="00F16EDB">
        <w:rPr>
          <w:b/>
          <w:lang w:val="en-GB"/>
        </w:rPr>
        <w:t>(e)</w:t>
      </w:r>
      <w:r w:rsidRPr="00F16EDB">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F16EDB">
        <w:rPr>
          <w:b/>
          <w:lang w:val="en-GB"/>
        </w:rPr>
        <w:t>(c, f)</w:t>
      </w:r>
      <w:r w:rsidRPr="00F16EDB">
        <w:rPr>
          <w:lang w:val="en-GB"/>
        </w:rPr>
        <w:t xml:space="preserve"> Relative dwell time towards alternatives. In both, attraction </w:t>
      </w:r>
      <w:r w:rsidRPr="00F16EDB">
        <w:rPr>
          <w:b/>
          <w:lang w:val="en-GB"/>
        </w:rPr>
        <w:t>(c)</w:t>
      </w:r>
      <w:r w:rsidRPr="00F16EDB">
        <w:rPr>
          <w:lang w:val="en-GB"/>
        </w:rPr>
        <w:t xml:space="preserve"> and compromise </w:t>
      </w:r>
      <w:r w:rsidRPr="00F16EDB">
        <w:rPr>
          <w:b/>
          <w:lang w:val="en-GB"/>
        </w:rPr>
        <w:t>(f)</w:t>
      </w:r>
      <w:r w:rsidRPr="00F16EDB">
        <w:rPr>
          <w:lang w:val="en-GB"/>
        </w:rPr>
        <w:t xml:space="preserve"> trials, target alternatives were dwelled at longer than competitors. </w:t>
      </w:r>
      <m:oMath>
        <m:r>
          <w:rPr>
            <w:rFonts w:ascii="Cambria Math" w:hAnsi="Cambria Math"/>
            <w:lang w:val="en-GB"/>
          </w:rPr>
          <m:t>d</m:t>
        </m:r>
      </m:oMath>
      <w:r w:rsidRPr="00F16EDB">
        <w:rPr>
          <w:lang w:val="en-GB"/>
        </w:rPr>
        <w:t xml:space="preserve"> denotes Cohen’s </w:t>
      </w:r>
      <m:oMath>
        <m:r>
          <w:rPr>
            <w:rFonts w:ascii="Cambria Math" w:hAnsi="Cambria Math"/>
            <w:lang w:val="en-GB"/>
          </w:rPr>
          <m:t>d</m:t>
        </m:r>
      </m:oMath>
      <w:r w:rsidRPr="00F16EDB">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F16EDB">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F16EDB" w14:paraId="7DCDC7E0" w14:textId="77777777">
        <w:trPr>
          <w:trHeight w:val="106"/>
          <w:jc w:val="center"/>
        </w:trPr>
        <w:tc>
          <w:tcPr>
            <w:tcW w:w="1243" w:type="dxa"/>
            <w:tcBorders>
              <w:bottom w:val="single" w:sz="6" w:space="0" w:color="000000"/>
            </w:tcBorders>
            <w:vAlign w:val="center"/>
          </w:tcPr>
          <w:p w14:paraId="5239717A" w14:textId="77777777" w:rsidR="00B76BF1" w:rsidRPr="00F16EDB" w:rsidRDefault="00C418A2">
            <w:pPr>
              <w:pStyle w:val="Compact"/>
              <w:pageBreakBefore/>
              <w:widowControl w:val="0"/>
              <w:spacing w:before="0" w:after="0" w:line="240" w:lineRule="auto"/>
              <w:ind w:firstLine="0"/>
              <w:jc w:val="center"/>
              <w:rPr>
                <w:rFonts w:eastAsia="Cambria"/>
                <w:lang w:val="en-GB"/>
              </w:rPr>
            </w:pPr>
            <w:r w:rsidRPr="00F16EDB">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F16EDB" w:rsidRDefault="00C418A2">
            <w:pPr>
              <w:pStyle w:val="Compact"/>
              <w:widowControl w:val="0"/>
              <w:ind w:firstLine="0"/>
              <w:jc w:val="center"/>
              <w:rPr>
                <w:rFonts w:eastAsia="Cambria"/>
                <w:lang w:val="en-GB"/>
              </w:rPr>
            </w:pPr>
            <w:r w:rsidRPr="00F16EDB">
              <w:rPr>
                <w:rFonts w:eastAsia="Cambria"/>
                <w:b/>
                <w:lang w:val="en-GB"/>
              </w:rPr>
              <w:t>Target</w:t>
            </w:r>
          </w:p>
        </w:tc>
        <w:tc>
          <w:tcPr>
            <w:tcW w:w="1407" w:type="dxa"/>
            <w:tcBorders>
              <w:bottom w:val="single" w:sz="6" w:space="0" w:color="000000"/>
            </w:tcBorders>
            <w:vAlign w:val="center"/>
          </w:tcPr>
          <w:p w14:paraId="5D732CDB" w14:textId="77777777" w:rsidR="00B76BF1" w:rsidRPr="00F16EDB" w:rsidRDefault="00C418A2">
            <w:pPr>
              <w:pStyle w:val="Compact"/>
              <w:widowControl w:val="0"/>
              <w:ind w:firstLine="0"/>
              <w:jc w:val="center"/>
              <w:rPr>
                <w:rFonts w:eastAsia="Cambria"/>
                <w:lang w:val="en-GB"/>
              </w:rPr>
            </w:pPr>
            <w:r w:rsidRPr="00F16EDB">
              <w:rPr>
                <w:rFonts w:eastAsia="Cambria"/>
                <w:b/>
                <w:lang w:val="en-GB"/>
              </w:rPr>
              <w:t>Competitor</w:t>
            </w:r>
          </w:p>
        </w:tc>
        <w:tc>
          <w:tcPr>
            <w:tcW w:w="853" w:type="dxa"/>
            <w:tcBorders>
              <w:bottom w:val="single" w:sz="6" w:space="0" w:color="000000"/>
            </w:tcBorders>
            <w:vAlign w:val="center"/>
          </w:tcPr>
          <w:p w14:paraId="268CACCC" w14:textId="77777777" w:rsidR="00B76BF1" w:rsidRPr="00F16EDB" w:rsidRDefault="00C418A2">
            <w:pPr>
              <w:pStyle w:val="Compact"/>
              <w:widowControl w:val="0"/>
              <w:ind w:firstLine="0"/>
              <w:jc w:val="center"/>
              <w:rPr>
                <w:rFonts w:eastAsia="Cambria"/>
                <w:lang w:val="en-GB"/>
              </w:rPr>
            </w:pPr>
            <w:r w:rsidRPr="00F16EDB">
              <w:rPr>
                <w:rFonts w:eastAsia="Cambria"/>
                <w:b/>
                <w:lang w:val="en-GB"/>
              </w:rPr>
              <w:t>Decoy</w:t>
            </w:r>
          </w:p>
        </w:tc>
      </w:tr>
      <w:tr w:rsidR="00B76BF1" w:rsidRPr="00F16EDB" w14:paraId="611CE96B" w14:textId="77777777">
        <w:trPr>
          <w:jc w:val="center"/>
        </w:trPr>
        <w:tc>
          <w:tcPr>
            <w:tcW w:w="1243" w:type="dxa"/>
            <w:vAlign w:val="center"/>
          </w:tcPr>
          <w:p w14:paraId="5A79DE4D" w14:textId="77777777" w:rsidR="00B76BF1" w:rsidRPr="00F16EDB" w:rsidRDefault="00B0508A">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F16EDB" w:rsidRDefault="00C418A2">
            <w:pPr>
              <w:pStyle w:val="Compact"/>
              <w:widowControl w:val="0"/>
              <w:ind w:firstLine="0"/>
              <w:jc w:val="center"/>
              <w:rPr>
                <w:rFonts w:eastAsia="Cambria"/>
                <w:lang w:val="en-GB"/>
              </w:rPr>
            </w:pPr>
            <w:r w:rsidRPr="00F16EDB">
              <w:rPr>
                <w:rFonts w:eastAsia="Cambria"/>
                <w:lang w:val="en-GB"/>
              </w:rPr>
              <w:t>0.60</w:t>
            </w:r>
          </w:p>
        </w:tc>
        <w:tc>
          <w:tcPr>
            <w:tcW w:w="1407" w:type="dxa"/>
            <w:vAlign w:val="center"/>
          </w:tcPr>
          <w:p w14:paraId="3621444E" w14:textId="77777777" w:rsidR="00B76BF1" w:rsidRPr="00F16EDB" w:rsidRDefault="00C418A2">
            <w:pPr>
              <w:pStyle w:val="Compact"/>
              <w:widowControl w:val="0"/>
              <w:ind w:firstLine="0"/>
              <w:jc w:val="center"/>
              <w:rPr>
                <w:rFonts w:eastAsia="Cambria"/>
                <w:lang w:val="en-GB"/>
              </w:rPr>
            </w:pPr>
            <w:r w:rsidRPr="00F16EDB">
              <w:rPr>
                <w:rFonts w:eastAsia="Cambria"/>
                <w:lang w:val="en-GB"/>
              </w:rPr>
              <w:t>0.39</w:t>
            </w:r>
          </w:p>
        </w:tc>
        <w:tc>
          <w:tcPr>
            <w:tcW w:w="853" w:type="dxa"/>
            <w:vAlign w:val="center"/>
          </w:tcPr>
          <w:p w14:paraId="354632F0" w14:textId="77777777" w:rsidR="00B76BF1" w:rsidRPr="00F16EDB" w:rsidRDefault="00C418A2">
            <w:pPr>
              <w:pStyle w:val="Compact"/>
              <w:widowControl w:val="0"/>
              <w:ind w:firstLine="0"/>
              <w:jc w:val="center"/>
              <w:rPr>
                <w:rFonts w:eastAsia="Cambria"/>
                <w:lang w:val="en-GB"/>
              </w:rPr>
            </w:pPr>
            <w:r w:rsidRPr="00F16EDB">
              <w:rPr>
                <w:rFonts w:eastAsia="Cambria"/>
                <w:lang w:val="en-GB"/>
              </w:rPr>
              <w:t>0.01</w:t>
            </w:r>
          </w:p>
        </w:tc>
      </w:tr>
      <w:tr w:rsidR="00B76BF1" w:rsidRPr="00F16EDB" w14:paraId="7D6C1378" w14:textId="77777777">
        <w:trPr>
          <w:jc w:val="center"/>
        </w:trPr>
        <w:tc>
          <w:tcPr>
            <w:tcW w:w="1243" w:type="dxa"/>
            <w:vAlign w:val="center"/>
          </w:tcPr>
          <w:p w14:paraId="2D338B9C" w14:textId="77777777" w:rsidR="00B76BF1" w:rsidRPr="00F16EDB" w:rsidRDefault="00B0508A">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F16EDB" w:rsidRDefault="00C418A2">
            <w:pPr>
              <w:pStyle w:val="Compact"/>
              <w:widowControl w:val="0"/>
              <w:ind w:firstLine="0"/>
              <w:jc w:val="center"/>
              <w:rPr>
                <w:rFonts w:eastAsia="Cambria"/>
                <w:lang w:val="en-GB"/>
              </w:rPr>
            </w:pPr>
            <w:r w:rsidRPr="00F16EDB">
              <w:rPr>
                <w:rFonts w:eastAsia="Cambria"/>
                <w:lang w:val="en-GB"/>
              </w:rPr>
              <w:t>0.53</w:t>
            </w:r>
          </w:p>
        </w:tc>
        <w:tc>
          <w:tcPr>
            <w:tcW w:w="1407" w:type="dxa"/>
            <w:vAlign w:val="center"/>
          </w:tcPr>
          <w:p w14:paraId="1392FB17" w14:textId="77777777" w:rsidR="00B76BF1" w:rsidRPr="00F16EDB" w:rsidRDefault="00C418A2">
            <w:pPr>
              <w:pStyle w:val="Compact"/>
              <w:widowControl w:val="0"/>
              <w:ind w:firstLine="0"/>
              <w:jc w:val="center"/>
              <w:rPr>
                <w:rFonts w:eastAsia="Cambria"/>
                <w:lang w:val="en-GB"/>
              </w:rPr>
            </w:pPr>
            <w:r w:rsidRPr="00F16EDB">
              <w:rPr>
                <w:rFonts w:eastAsia="Cambria"/>
                <w:lang w:val="en-GB"/>
              </w:rPr>
              <w:t>0.45</w:t>
            </w:r>
          </w:p>
        </w:tc>
        <w:tc>
          <w:tcPr>
            <w:tcW w:w="853" w:type="dxa"/>
            <w:vAlign w:val="center"/>
          </w:tcPr>
          <w:p w14:paraId="08B75CB4" w14:textId="77777777" w:rsidR="00B76BF1" w:rsidRPr="00F16EDB" w:rsidRDefault="00C418A2">
            <w:pPr>
              <w:pStyle w:val="Compact"/>
              <w:widowControl w:val="0"/>
              <w:ind w:firstLine="0"/>
              <w:jc w:val="center"/>
              <w:rPr>
                <w:rFonts w:eastAsia="Cambria"/>
                <w:lang w:val="en-GB"/>
              </w:rPr>
            </w:pPr>
            <w:r w:rsidRPr="00F16EDB">
              <w:rPr>
                <w:rFonts w:eastAsia="Cambria"/>
                <w:lang w:val="en-GB"/>
              </w:rPr>
              <w:t>0.02</w:t>
            </w:r>
          </w:p>
        </w:tc>
      </w:tr>
      <w:tr w:rsidR="00B76BF1" w:rsidRPr="00F16EDB" w14:paraId="4B719169" w14:textId="77777777">
        <w:trPr>
          <w:jc w:val="center"/>
        </w:trPr>
        <w:tc>
          <w:tcPr>
            <w:tcW w:w="1243" w:type="dxa"/>
            <w:vAlign w:val="center"/>
          </w:tcPr>
          <w:p w14:paraId="3633D7A2" w14:textId="77777777" w:rsidR="00B76BF1" w:rsidRPr="00F16EDB" w:rsidRDefault="00B0508A">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F16EDB" w:rsidRDefault="00C418A2">
            <w:pPr>
              <w:pStyle w:val="Compact"/>
              <w:widowControl w:val="0"/>
              <w:ind w:firstLine="0"/>
              <w:jc w:val="center"/>
              <w:rPr>
                <w:rFonts w:eastAsia="Cambria"/>
                <w:lang w:val="en-GB"/>
              </w:rPr>
            </w:pPr>
            <w:r w:rsidRPr="00F16EDB">
              <w:rPr>
                <w:rFonts w:eastAsia="Cambria"/>
                <w:lang w:val="en-GB"/>
              </w:rPr>
              <w:t>0.46</w:t>
            </w:r>
          </w:p>
        </w:tc>
        <w:tc>
          <w:tcPr>
            <w:tcW w:w="1407" w:type="dxa"/>
            <w:vAlign w:val="center"/>
          </w:tcPr>
          <w:p w14:paraId="36405914" w14:textId="77777777" w:rsidR="00B76BF1" w:rsidRPr="00F16EDB" w:rsidRDefault="00C418A2">
            <w:pPr>
              <w:pStyle w:val="Compact"/>
              <w:widowControl w:val="0"/>
              <w:ind w:firstLine="0"/>
              <w:jc w:val="center"/>
              <w:rPr>
                <w:rFonts w:eastAsia="Cambria"/>
                <w:lang w:val="en-GB"/>
              </w:rPr>
            </w:pPr>
            <w:r w:rsidRPr="00F16EDB">
              <w:rPr>
                <w:rFonts w:eastAsia="Cambria"/>
                <w:lang w:val="en-GB"/>
              </w:rPr>
              <w:t>0.37</w:t>
            </w:r>
          </w:p>
        </w:tc>
        <w:tc>
          <w:tcPr>
            <w:tcW w:w="853" w:type="dxa"/>
            <w:vAlign w:val="center"/>
          </w:tcPr>
          <w:p w14:paraId="5DA62F4D" w14:textId="77777777" w:rsidR="00B76BF1" w:rsidRPr="00F16EDB" w:rsidRDefault="00C418A2">
            <w:pPr>
              <w:pStyle w:val="Compact"/>
              <w:widowControl w:val="0"/>
              <w:ind w:firstLine="0"/>
              <w:jc w:val="center"/>
              <w:rPr>
                <w:rFonts w:eastAsia="Cambria"/>
                <w:lang w:val="en-GB"/>
              </w:rPr>
            </w:pPr>
            <w:r w:rsidRPr="00F16EDB">
              <w:rPr>
                <w:rFonts w:eastAsia="Cambria"/>
                <w:lang w:val="en-GB"/>
              </w:rPr>
              <w:t>0.16</w:t>
            </w:r>
          </w:p>
        </w:tc>
      </w:tr>
      <w:tr w:rsidR="00B76BF1" w:rsidRPr="00F16EDB" w14:paraId="7FD95B38" w14:textId="77777777">
        <w:trPr>
          <w:trHeight w:val="119"/>
          <w:jc w:val="center"/>
        </w:trPr>
        <w:tc>
          <w:tcPr>
            <w:tcW w:w="1243" w:type="dxa"/>
            <w:vAlign w:val="center"/>
          </w:tcPr>
          <w:p w14:paraId="5EE44D52" w14:textId="77777777" w:rsidR="00B76BF1" w:rsidRPr="00F16EDB" w:rsidRDefault="00B0508A">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F16EDB" w:rsidRDefault="00C418A2">
            <w:pPr>
              <w:pStyle w:val="Compact"/>
              <w:widowControl w:val="0"/>
              <w:ind w:firstLine="0"/>
              <w:jc w:val="center"/>
              <w:rPr>
                <w:rFonts w:eastAsia="Cambria"/>
                <w:lang w:val="en-GB"/>
              </w:rPr>
            </w:pPr>
            <w:r w:rsidRPr="00F16EDB">
              <w:rPr>
                <w:rFonts w:eastAsia="Cambria"/>
                <w:lang w:val="en-GB"/>
              </w:rPr>
              <w:t>0.32</w:t>
            </w:r>
          </w:p>
        </w:tc>
        <w:tc>
          <w:tcPr>
            <w:tcW w:w="1407" w:type="dxa"/>
            <w:vAlign w:val="center"/>
          </w:tcPr>
          <w:p w14:paraId="347A45A5" w14:textId="77777777" w:rsidR="00B76BF1" w:rsidRPr="00F16EDB" w:rsidRDefault="00C418A2">
            <w:pPr>
              <w:pStyle w:val="Compact"/>
              <w:widowControl w:val="0"/>
              <w:ind w:firstLine="0"/>
              <w:jc w:val="center"/>
              <w:rPr>
                <w:rFonts w:eastAsia="Cambria"/>
                <w:lang w:val="en-GB"/>
              </w:rPr>
            </w:pPr>
            <w:r w:rsidRPr="00F16EDB">
              <w:rPr>
                <w:rFonts w:eastAsia="Cambria"/>
                <w:lang w:val="en-GB"/>
              </w:rPr>
              <w:t>0.31</w:t>
            </w:r>
          </w:p>
        </w:tc>
        <w:tc>
          <w:tcPr>
            <w:tcW w:w="853" w:type="dxa"/>
            <w:vAlign w:val="center"/>
          </w:tcPr>
          <w:p w14:paraId="51CEA694" w14:textId="77777777" w:rsidR="00B76BF1" w:rsidRPr="00F16EDB" w:rsidRDefault="00C418A2">
            <w:pPr>
              <w:pStyle w:val="Compact"/>
              <w:widowControl w:val="0"/>
              <w:ind w:firstLine="0"/>
              <w:jc w:val="center"/>
              <w:rPr>
                <w:rFonts w:eastAsia="Cambria"/>
                <w:lang w:val="en-GB"/>
              </w:rPr>
            </w:pPr>
            <w:r w:rsidRPr="00F16EDB">
              <w:rPr>
                <w:rFonts w:eastAsia="Cambria"/>
                <w:lang w:val="en-GB"/>
              </w:rPr>
              <w:t>0.37</w:t>
            </w:r>
            <w:bookmarkStart w:id="9" w:name="tab%252525253Atab1-cfs"/>
            <w:bookmarkEnd w:id="9"/>
          </w:p>
        </w:tc>
      </w:tr>
    </w:tbl>
    <w:p w14:paraId="508D8348" w14:textId="77777777" w:rsidR="00B76BF1" w:rsidRPr="00F16EDB" w:rsidRDefault="00B76BF1">
      <w:pPr>
        <w:pStyle w:val="TableCaption"/>
        <w:spacing w:line="276" w:lineRule="auto"/>
        <w:rPr>
          <w:b/>
          <w:lang w:val="en-GB"/>
        </w:rPr>
      </w:pPr>
    </w:p>
    <w:p w14:paraId="5FF23872" w14:textId="1D380CD6" w:rsidR="00B76BF1" w:rsidRPr="00F16EDB" w:rsidRDefault="00C418A2">
      <w:pPr>
        <w:pStyle w:val="TableCaption"/>
        <w:spacing w:line="276" w:lineRule="auto"/>
        <w:rPr>
          <w:lang w:val="en-GB"/>
        </w:rPr>
      </w:pPr>
      <w:r w:rsidRPr="00F16EDB">
        <w:rPr>
          <w:b/>
          <w:lang w:val="en-GB"/>
        </w:rPr>
        <w:t>Table 1. Relative choice frequencies across participants in the four trial types.</w:t>
      </w:r>
      <w:r w:rsidRPr="00F16EDB">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Dominated decoys were almost never chosen. In compromise trials including the high-outcome decoy</w:t>
      </w:r>
      <w:r w:rsidR="00FC092C" w:rsidRPr="00F16EDB">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 the decoy was chosen more frequently than core options.</w:t>
      </w:r>
      <w:bookmarkStart w:id="10" w:name="fig%252525253Afig2-cfs1"/>
      <w:bookmarkEnd w:id="10"/>
    </w:p>
    <w:p w14:paraId="6A6C5EB4" w14:textId="77777777" w:rsidR="00B76BF1" w:rsidRPr="00F16EDB" w:rsidRDefault="00B76BF1">
      <w:pPr>
        <w:pStyle w:val="BodyText"/>
        <w:rPr>
          <w:lang w:val="en-GB"/>
        </w:rPr>
      </w:pPr>
    </w:p>
    <w:p w14:paraId="5A7A11CE" w14:textId="19D384DE" w:rsidR="00B76BF1" w:rsidRPr="00F16EDB" w:rsidRDefault="00C418A2">
      <w:pPr>
        <w:pStyle w:val="BodyText"/>
        <w:rPr>
          <w:lang w:val="en-GB"/>
        </w:rPr>
      </w:pPr>
      <w:r w:rsidRPr="00F16EDB">
        <w:rPr>
          <w:lang w:val="en-GB"/>
        </w:rPr>
        <w:t xml:space="preserve">We first analysed participants’ choice behaviour to test whether their choices could be influenced by the set of available alternatives (see Table </w:t>
      </w:r>
      <w:hyperlink w:anchor="tab:tab1-cfs">
        <w:r w:rsidRPr="00F16EDB">
          <w:rPr>
            <w:rStyle w:val="Hyperlink"/>
            <w:lang w:val="en-GB"/>
          </w:rPr>
          <w:t>1</w:t>
        </w:r>
      </w:hyperlink>
      <w:r w:rsidRPr="00F16EDB">
        <w:rPr>
          <w:lang w:val="en-GB"/>
        </w:rPr>
        <w:t xml:space="preserve"> and Figure </w:t>
      </w:r>
      <w:hyperlink w:anchor="fig:fig2-cfs">
        <w:r w:rsidRPr="00F16EDB">
          <w:rPr>
            <w:rStyle w:val="Hyperlink"/>
            <w:lang w:val="en-GB"/>
          </w:rPr>
          <w:t>2</w:t>
        </w:r>
      </w:hyperlink>
      <w:r w:rsidRPr="00F16EDB">
        <w:rPr>
          <w:lang w:val="en-GB"/>
        </w:rPr>
        <w:t xml:space="preserve">). Participants rarely chose the dominated decoys in attraction trials (mean </w:t>
      </w:r>
      <m:oMath>
        <m:r>
          <w:rPr>
            <w:rFonts w:ascii="Cambria Math" w:hAnsi="Cambria Math"/>
            <w:lang w:val="en-GB"/>
          </w:rPr>
          <m:t>±</m:t>
        </m:r>
      </m:oMath>
      <w:r w:rsidRPr="00F16EDB">
        <w:rPr>
          <w:lang w:val="en-GB"/>
        </w:rPr>
        <w:t xml:space="preserve"> s.d. = 0.02 </w:t>
      </w:r>
      <m:oMath>
        <m:r>
          <w:rPr>
            <w:rFonts w:ascii="Cambria Math" w:hAnsi="Cambria Math"/>
            <w:lang w:val="en-GB"/>
          </w:rPr>
          <m:t>±</m:t>
        </m:r>
      </m:oMath>
      <w:r w:rsidRPr="00F16EDB">
        <w:rPr>
          <w:lang w:val="en-GB"/>
        </w:rPr>
        <w:t xml:space="preserve"> 0.02 of attraction trials), indicating that participants understood the </w:t>
      </w:r>
      <w:r w:rsidR="00FC092C" w:rsidRPr="00F16EDB">
        <w:rPr>
          <w:lang w:val="en-GB"/>
        </w:rPr>
        <w:t xml:space="preserve">dominance relationships among </w:t>
      </w:r>
      <w:r w:rsidRPr="00F16EDB">
        <w:rPr>
          <w:lang w:val="en-GB"/>
        </w:rPr>
        <w:t xml:space="preserve">the stimuli. In compromise trials, participants chose (non-dominated) decoy alternatives more frequently (mean </w:t>
      </w:r>
      <m:oMath>
        <m:r>
          <w:rPr>
            <w:rFonts w:ascii="Cambria Math" w:hAnsi="Cambria Math"/>
            <w:lang w:val="en-GB"/>
          </w:rPr>
          <m:t>±</m:t>
        </m:r>
      </m:oMath>
      <w:r w:rsidRPr="00F16EDB">
        <w:rPr>
          <w:lang w:val="en-GB"/>
        </w:rPr>
        <w:t xml:space="preserve"> s.d. = 0.27 </w:t>
      </w:r>
      <m:oMath>
        <m:r>
          <w:rPr>
            <w:rFonts w:ascii="Cambria Math" w:hAnsi="Cambria Math"/>
            <w:lang w:val="en-GB"/>
          </w:rPr>
          <m:t>±</m:t>
        </m:r>
      </m:oMath>
      <w:r w:rsidRPr="00F16EDB">
        <w:rPr>
          <w:lang w:val="en-GB"/>
        </w:rPr>
        <w:t xml:space="preserve"> 0.16). In particular, the decoy with the highest possible outcome C</w:t>
      </w:r>
      <w:r w:rsidRPr="00F16EDB">
        <w:rPr>
          <w:vertAlign w:val="subscript"/>
          <w:lang w:val="en-GB"/>
        </w:rPr>
        <w:t>B</w:t>
      </w:r>
      <w:r w:rsidRPr="00F16EDB">
        <w:rPr>
          <w:lang w:val="en-GB"/>
        </w:rPr>
        <w:t xml:space="preserve"> (</w:t>
      </w:r>
      <m:oMath>
        <m:r>
          <w:rPr>
            <w:rFonts w:ascii="Cambria Math" w:hAnsi="Cambria Math"/>
            <w:lang w:val="en-GB"/>
          </w:rPr>
          <m:t>p≈</m:t>
        </m:r>
      </m:oMath>
      <w:r w:rsidRPr="00F16EDB">
        <w:rPr>
          <w:lang w:val="en-GB"/>
        </w:rPr>
        <w:t xml:space="preserve"> 55, </w:t>
      </w:r>
      <m:oMath>
        <m:r>
          <w:rPr>
            <w:rFonts w:ascii="Cambria Math" w:hAnsi="Cambria Math"/>
            <w:lang w:val="en-GB"/>
          </w:rPr>
          <m:t>m≈</m:t>
        </m:r>
      </m:oMath>
      <w:r w:rsidRPr="00F16EDB">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F16EDB" w:rsidRDefault="00C418A2">
      <w:pPr>
        <w:pStyle w:val="BodyText"/>
        <w:rPr>
          <w:lang w:val="en-GB"/>
        </w:rPr>
      </w:pPr>
      <w:r w:rsidRPr="00F16EDB">
        <w:rPr>
          <w:lang w:val="en-GB"/>
        </w:rPr>
        <w:t>We tested the presence of the attraction and compromise effects by first computing the relative choice share of the target alternative (RST; Berkowitsch, Scheibehenne, &amp; Rieskamp, 2014) for each individual, and separately for attraction and compromise trials. The RST is computed as</w:t>
      </w:r>
    </w:p>
    <w:p w14:paraId="50D67756" w14:textId="77777777" w:rsidR="00B76BF1" w:rsidRPr="00F16EDB"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F16EDB" w:rsidRDefault="00C418A2">
      <w:pPr>
        <w:pStyle w:val="FirstParagraph"/>
        <w:rPr>
          <w:lang w:val="en-GB"/>
        </w:rPr>
      </w:pPr>
      <w:r w:rsidRPr="00F16EDB">
        <w:rPr>
          <w:lang w:val="en-GB"/>
        </w:rPr>
        <w:lastRenderedPageBreak/>
        <w:t xml:space="preserve">where </w:t>
      </w:r>
      <m:oMath>
        <m:r>
          <w:rPr>
            <w:rFonts w:ascii="Cambria Math" w:hAnsi="Cambria Math"/>
            <w:lang w:val="en-GB"/>
          </w:rPr>
          <m:t>N</m:t>
        </m:r>
      </m:oMath>
      <w:r w:rsidRPr="00F16EDB">
        <w:rPr>
          <w:lang w:val="en-GB"/>
        </w:rPr>
        <w:t xml:space="preserve"> 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Kruschke, 2013; Kruschke, 2014). </w:t>
      </w:r>
    </w:p>
    <w:p w14:paraId="5C2375E5" w14:textId="77777777" w:rsidR="00B76BF1" w:rsidRPr="00F16EDB" w:rsidRDefault="00C418A2">
      <w:pPr>
        <w:pStyle w:val="FirstParagraph"/>
        <w:rPr>
          <w:lang w:val="en-GB"/>
        </w:rPr>
      </w:pPr>
      <w:r w:rsidRPr="00F16EDB">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[0.51, 0.60], mean </w:t>
      </w:r>
      <m:oMath>
        <m:r>
          <w:rPr>
            <w:rFonts w:ascii="Cambria Math" w:hAnsi="Cambria Math"/>
            <w:lang w:val="en-GB"/>
          </w:rPr>
          <m:t>d</m:t>
        </m:r>
      </m:oMath>
      <w:r w:rsidRPr="00F16EDB">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[0.02, 0.21], mean </w:t>
      </w:r>
      <m:oMath>
        <m:r>
          <w:rPr>
            <w:rFonts w:ascii="Cambria Math" w:hAnsi="Cambria Math"/>
            <w:lang w:val="en-GB"/>
          </w:rPr>
          <m:t>d</m:t>
        </m:r>
      </m:oMath>
      <w:r w:rsidRPr="00F16EDB">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[0.13, 0.82], Figure </w:t>
      </w:r>
      <w:hyperlink w:anchor="fig:fig2-cfs">
        <w:r w:rsidRPr="00F16EDB">
          <w:rPr>
            <w:rStyle w:val="Hyperlink"/>
            <w:lang w:val="en-GB"/>
          </w:rPr>
          <w:t>2</w:t>
        </w:r>
      </w:hyperlink>
      <w:r w:rsidRPr="00F16EDB">
        <w:rPr>
          <w:lang w:val="en-GB"/>
        </w:rPr>
        <w:t xml:space="preserve">b). </w:t>
      </w:r>
    </w:p>
    <w:p w14:paraId="576EBDF0" w14:textId="77777777" w:rsidR="00B76BF1" w:rsidRPr="00F16EDB" w:rsidRDefault="00C418A2">
      <w:pPr>
        <w:pStyle w:val="FirstParagraph"/>
        <w:rPr>
          <w:lang w:val="en-GB"/>
        </w:rPr>
      </w:pPr>
      <w:r w:rsidRPr="00F16EDB">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[0.49, 0.58], 91.4% of posterior mass above 0.5, mean </w:t>
      </w:r>
      <m:oMath>
        <m:r>
          <w:rPr>
            <w:rFonts w:ascii="Cambria Math" w:hAnsi="Cambria Math"/>
            <w:lang w:val="en-GB"/>
          </w:rPr>
          <m:t>d</m:t>
        </m:r>
      </m:oMath>
      <w:r w:rsidRPr="00F16EDB">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 0.12], mean </w:t>
      </w:r>
      <m:oMath>
        <m:r>
          <w:rPr>
            <w:rFonts w:ascii="Cambria Math" w:hAnsi="Cambria Math"/>
            <w:lang w:val="en-GB"/>
          </w:rPr>
          <m:t>d</m:t>
        </m:r>
      </m:oMath>
      <w:r w:rsidRPr="00F16EDB">
        <w:rPr>
          <w:lang w:val="en-GB"/>
        </w:rPr>
        <w:t xml:space="preserve"> = 0.29, % HDI = [-0.05, 0.65], 94.9% of posterior mass above 0; Figure </w:t>
      </w:r>
      <w:hyperlink w:anchor="fig:fig2-cfs">
        <w:r w:rsidRPr="00F16EDB">
          <w:rPr>
            <w:rStyle w:val="Hyperlink"/>
            <w:lang w:val="en-GB"/>
          </w:rPr>
          <w:t>2</w:t>
        </w:r>
      </w:hyperlink>
      <w:r w:rsidRPr="00F16EDB">
        <w:rPr>
          <w:lang w:val="en-GB"/>
        </w:rPr>
        <w:t xml:space="preserve">e). These results are similar to the marginal effects obtained using perceptual stimuli in previous work (Trueblood, Brown, &amp; Heathcote, 2015; Trueblood, Brown, Heathcote, &amp; Busemeyer, 2013). </w:t>
      </w:r>
    </w:p>
    <w:p w14:paraId="4E7981AB" w14:textId="10093D3D" w:rsidR="00B76BF1" w:rsidRPr="00F16EDB" w:rsidRDefault="00C322C1">
      <w:pPr>
        <w:pStyle w:val="FirstParagraph"/>
        <w:rPr>
          <w:lang w:val="en-GB"/>
        </w:rPr>
      </w:pPr>
      <w:r w:rsidRPr="00F16EDB">
        <w:rPr>
          <w:lang w:val="en-GB"/>
        </w:rPr>
        <w:t>Similar to other work</w:t>
      </w:r>
      <w:r w:rsidR="00C418A2" w:rsidRPr="00F16EDB">
        <w:rPr>
          <w:lang w:val="en-GB"/>
        </w:rPr>
        <w:t xml:space="preserve"> (Berkowitsch, Scheibehenne, &amp; Rieskamp, 2014; Trueblood, Brown, &amp; Heathcote, 2014), we found a positive correlation between the effects across participants, even though it was weaker in our task (</w:t>
      </w:r>
      <m:oMath>
        <m:r>
          <w:rPr>
            <w:rFonts w:ascii="Cambria Math" w:hAnsi="Cambria Math"/>
            <w:lang w:val="en-GB"/>
          </w:rPr>
          <m:t>r</m:t>
        </m:r>
      </m:oMath>
      <w:r w:rsidR="00C418A2" w:rsidRPr="00F16EDB">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C418A2" w:rsidRPr="00F16EDB">
        <w:rPr>
          <w:lang w:val="en-GB"/>
        </w:rPr>
        <w:t xml:space="preserve"> = [-0.07, 0.51], 94.7% of posterior mass above 0). </w:t>
      </w:r>
    </w:p>
    <w:p w14:paraId="26706307" w14:textId="3157D9F2" w:rsidR="00B76BF1" w:rsidRPr="00F16EDB" w:rsidRDefault="00C418A2">
      <w:pPr>
        <w:pStyle w:val="FirstParagraph"/>
        <w:rPr>
          <w:lang w:val="en-GB"/>
        </w:rPr>
      </w:pPr>
      <w:r w:rsidRPr="00F16EDB">
        <w:rPr>
          <w:lang w:val="en-GB"/>
        </w:rPr>
        <w:lastRenderedPageBreak/>
        <w:t xml:space="preserve">Taken together, we successfully induced context effects </w:t>
      </w:r>
      <w:r w:rsidR="0065213E" w:rsidRPr="00F16EDB">
        <w:rPr>
          <w:lang w:val="en-GB"/>
        </w:rPr>
        <w:t xml:space="preserve">within our </w:t>
      </w:r>
      <w:r w:rsidRPr="00F16EDB">
        <w:rPr>
          <w:lang w:val="en-GB"/>
        </w:rPr>
        <w:t xml:space="preserve">participant </w:t>
      </w:r>
      <w:r w:rsidR="0065213E" w:rsidRPr="00F16EDB">
        <w:rPr>
          <w:lang w:val="en-GB"/>
        </w:rPr>
        <w:t>sample</w:t>
      </w:r>
      <w:r w:rsidRPr="00F16EDB">
        <w:rPr>
          <w:lang w:val="en-GB"/>
        </w:rPr>
        <w:t xml:space="preserve">, </w:t>
      </w:r>
      <w:r w:rsidR="0065213E" w:rsidRPr="00F16EDB">
        <w:rPr>
          <w:lang w:val="en-GB"/>
        </w:rPr>
        <w:t xml:space="preserve">with </w:t>
      </w:r>
      <w:r w:rsidRPr="00F16EDB">
        <w:rPr>
          <w:lang w:val="en-GB"/>
        </w:rPr>
        <w:t xml:space="preserve">non-trivial variability </w:t>
      </w:r>
      <w:r w:rsidR="0065213E" w:rsidRPr="00F16EDB">
        <w:rPr>
          <w:lang w:val="en-GB"/>
        </w:rPr>
        <w:t xml:space="preserve">in the strength of those effects across </w:t>
      </w:r>
      <w:r w:rsidRPr="00F16EDB">
        <w:rPr>
          <w:lang w:val="en-GB"/>
        </w:rPr>
        <w:t xml:space="preserve">individuals. These data provide a complex testing scenario to investigate gaze-bias effects in multi-alternative multi-attribute choice and </w:t>
      </w:r>
      <w:r w:rsidR="0065213E" w:rsidRPr="00F16EDB">
        <w:rPr>
          <w:lang w:val="en-GB"/>
        </w:rPr>
        <w:t xml:space="preserve">to </w:t>
      </w:r>
      <w:r w:rsidRPr="00F16EDB">
        <w:rPr>
          <w:lang w:val="en-GB"/>
        </w:rPr>
        <w:t>compare gaze-dependent accumulation models with competing theories.</w:t>
      </w:r>
    </w:p>
    <w:p w14:paraId="4093B838" w14:textId="77777777" w:rsidR="00B76BF1" w:rsidRPr="00F16EDB" w:rsidRDefault="00C418A2">
      <w:pPr>
        <w:pStyle w:val="Heading2"/>
        <w:rPr>
          <w:lang w:val="en-GB"/>
        </w:rPr>
      </w:pPr>
      <w:r w:rsidRPr="00F16EDB">
        <w:rPr>
          <w:lang w:val="en-GB"/>
        </w:rPr>
        <w:t>Context effects are present in relative dwell times</w:t>
      </w:r>
    </w:p>
    <w:p w14:paraId="7E0F0A6A" w14:textId="04079B79" w:rsidR="00B76BF1" w:rsidRPr="00F16EDB" w:rsidRDefault="00C418A2">
      <w:pPr>
        <w:pStyle w:val="FirstParagraph"/>
        <w:rPr>
          <w:lang w:val="en-GB"/>
        </w:rPr>
      </w:pPr>
      <w:r w:rsidRPr="00F16EDB">
        <w:rPr>
          <w:lang w:val="en-GB"/>
        </w:rPr>
        <w:t xml:space="preserve">Next, we tested whether participants’ eye movements were affected by the set of available alternatives, similar to their choices.  Both patterns of context effects of choice behaviour were present in the relative dwell data: Target options received greater </w:t>
      </w:r>
      <w:commentRangeStart w:id="11"/>
      <w:r w:rsidRPr="00F16EDB">
        <w:rPr>
          <w:lang w:val="en-GB"/>
        </w:rPr>
        <w:t xml:space="preserve">total dwell </w:t>
      </w:r>
      <w:commentRangeEnd w:id="11"/>
      <w:r w:rsidR="00A06B4E">
        <w:rPr>
          <w:rStyle w:val="CommentReference"/>
        </w:rPr>
        <w:commentReference w:id="11"/>
      </w:r>
      <w:r w:rsidRPr="00F16EDB">
        <w:rPr>
          <w:lang w:val="en-GB"/>
        </w:rPr>
        <w:t>time</w:t>
      </w:r>
      <w:r w:rsidR="007E4677" w:rsidRPr="00F16EDB">
        <w:rPr>
          <w:lang w:val="en-GB"/>
        </w:rPr>
        <w:t xml:space="preserve"> </w:t>
      </w:r>
      <w:r w:rsidRPr="00F16EDB">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[0.005, 0.4], mean </w:t>
      </w:r>
      <m:oMath>
        <m:r>
          <w:rPr>
            <w:rFonts w:ascii="Cambria Math" w:hAnsi="Cambria Math"/>
            <w:lang w:val="en-GB"/>
          </w:rPr>
          <m:t>d</m:t>
        </m:r>
      </m:oMath>
      <w:r w:rsidRPr="00F16EDB">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[0.16, 0.97], Figure </w:t>
      </w:r>
      <w:hyperlink w:anchor="fig:fig2-cfs">
        <w:r w:rsidRPr="00F16EDB">
          <w:rPr>
            <w:rStyle w:val="Hyperlink"/>
            <w:lang w:val="en-GB"/>
          </w:rPr>
          <w:t>2</w:t>
        </w:r>
      </w:hyperlink>
      <w:r w:rsidRPr="00F16EDB">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[0.014, 0.03], mean </w:t>
      </w:r>
      <m:oMath>
        <m:r>
          <w:rPr>
            <w:rFonts w:ascii="Cambria Math" w:hAnsi="Cambria Math"/>
            <w:lang w:val="en-GB"/>
          </w:rPr>
          <m:t>d</m:t>
        </m:r>
      </m:oMath>
      <w:r w:rsidRPr="00F16EDB">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[0.53, 1.31], Figure </w:t>
      </w:r>
      <w:hyperlink w:anchor="fig:fig2-cfs">
        <w:r w:rsidRPr="00F16EDB">
          <w:rPr>
            <w:rStyle w:val="Hyperlink"/>
            <w:lang w:val="en-GB"/>
          </w:rPr>
          <w:t>2</w:t>
        </w:r>
      </w:hyperlink>
      <w:r w:rsidRPr="00F16EDB">
        <w:rPr>
          <w:lang w:val="en-GB"/>
        </w:rPr>
        <w:t>f). Targets and competitors also received longer greater total dwell time than</w:t>
      </w:r>
      <w:r w:rsidR="007E4677" w:rsidRPr="00F16EDB">
        <w:rPr>
          <w:lang w:val="en-GB"/>
        </w:rPr>
        <w:t xml:space="preserve"> </w:t>
      </w:r>
      <w:r w:rsidRPr="00F16EDB">
        <w:rPr>
          <w:lang w:val="en-GB"/>
        </w:rPr>
        <w:t>decoys in both trial types.</w:t>
      </w:r>
    </w:p>
    <w:p w14:paraId="220F8F0D" w14:textId="2F9DE14A" w:rsidR="00B76BF1" w:rsidRPr="00F16EDB" w:rsidRDefault="00C418A2">
      <w:pPr>
        <w:pStyle w:val="BodyText"/>
        <w:rPr>
          <w:lang w:val="en-GB"/>
        </w:rPr>
      </w:pPr>
      <w:r w:rsidRPr="00F16EDB">
        <w:rPr>
          <w:lang w:val="en-GB"/>
        </w:rPr>
        <w:t xml:space="preserve">To </w:t>
      </w:r>
      <w:r w:rsidR="00C322C1" w:rsidRPr="00F16EDB">
        <w:rPr>
          <w:lang w:val="en-GB"/>
        </w:rPr>
        <w:t xml:space="preserve">better understand </w:t>
      </w:r>
      <w:r w:rsidRPr="00F16EDB">
        <w:rPr>
          <w:lang w:val="en-GB"/>
        </w:rPr>
        <w:t xml:space="preserve">participants’ eye movements over the course of the trial, we performed additional exploratory analyses of gaze </w:t>
      </w:r>
      <w:r w:rsidR="00C322C1" w:rsidRPr="00F16EDB">
        <w:rPr>
          <w:lang w:val="en-GB"/>
        </w:rPr>
        <w:t xml:space="preserve">location </w:t>
      </w:r>
      <w:r w:rsidRPr="00F16EDB">
        <w:rPr>
          <w:lang w:val="en-GB"/>
        </w:rPr>
        <w:t>and transition</w:t>
      </w:r>
      <w:r w:rsidR="00EB149F" w:rsidRPr="00F16EDB">
        <w:rPr>
          <w:lang w:val="en-GB"/>
        </w:rPr>
        <w:t>s</w:t>
      </w:r>
      <w:r w:rsidRPr="00F16EDB">
        <w:rPr>
          <w:lang w:val="en-GB"/>
        </w:rPr>
        <w:t>.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F16EDB">
        <w:rPr>
          <w:lang w:val="en-GB"/>
        </w:rPr>
        <w:br w:type="page"/>
      </w:r>
    </w:p>
    <w:p w14:paraId="0CC0128F" w14:textId="634C4C30" w:rsidR="00B76BF1" w:rsidRPr="00F16EDB" w:rsidRDefault="00C418A2" w:rsidP="00173A3B">
      <w:pPr>
        <w:pStyle w:val="Heading2"/>
        <w:rPr>
          <w:lang w:val="en-GB"/>
        </w:rPr>
      </w:pPr>
      <w:r w:rsidRPr="00F16EDB">
        <w:rPr>
          <w:lang w:val="en-GB"/>
        </w:rPr>
        <w:lastRenderedPageBreak/>
        <w:t>Behavioural mode</w:t>
      </w:r>
      <w:r w:rsidR="005B587E" w:rsidRPr="00F16EDB">
        <w:rPr>
          <w:lang w:val="en-GB"/>
        </w:rPr>
        <w:t>l</w:t>
      </w:r>
      <w:r w:rsidRPr="00F16EDB">
        <w:rPr>
          <w:lang w:val="en-GB"/>
        </w:rPr>
        <w:t>ling and model comparison</w:t>
      </w:r>
    </w:p>
    <w:p w14:paraId="4E509B47" w14:textId="77777777" w:rsidR="00173A3B" w:rsidRPr="00F16EDB" w:rsidRDefault="00173A3B" w:rsidP="00173A3B">
      <w:pPr>
        <w:pStyle w:val="BodyText"/>
        <w:rPr>
          <w:lang w:val="en-GB"/>
        </w:rPr>
      </w:pPr>
    </w:p>
    <w:p w14:paraId="3F94A907" w14:textId="6F8BF520" w:rsidR="00B76BF1" w:rsidRPr="00F16EDB" w:rsidRDefault="005A2AA3">
      <w:pPr>
        <w:pStyle w:val="CaptionedFigure"/>
        <w:spacing w:line="360" w:lineRule="auto"/>
        <w:jc w:val="center"/>
        <w:rPr>
          <w:lang w:val="en-GB"/>
        </w:rPr>
      </w:pPr>
      <w:r w:rsidRPr="00F16EDB">
        <w:rPr>
          <w:noProof/>
          <w:lang w:val="en-GB"/>
        </w:rPr>
        <w:drawing>
          <wp:inline distT="0" distB="0" distL="0" distR="0" wp14:anchorId="5CB201C2" wp14:editId="2442F572">
            <wp:extent cx="56642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model-comparison.pdf"/>
                    <pic:cNvPicPr/>
                  </pic:nvPicPr>
                  <pic:blipFill>
                    <a:blip r:embed="rId13">
                      <a:extLst>
                        <a:ext uri="{28A0092B-C50C-407E-A947-70E740481C1C}">
                          <a14:useLocalDpi xmlns:a14="http://schemas.microsoft.com/office/drawing/2010/main" val="0"/>
                        </a:ext>
                      </a:extLst>
                    </a:blip>
                    <a:stretch>
                      <a:fillRect/>
                    </a:stretch>
                  </pic:blipFill>
                  <pic:spPr>
                    <a:xfrm>
                      <a:off x="0" y="0"/>
                      <a:ext cx="5664200" cy="3098800"/>
                    </a:xfrm>
                    <a:prstGeom prst="rect">
                      <a:avLst/>
                    </a:prstGeom>
                  </pic:spPr>
                </pic:pic>
              </a:graphicData>
            </a:graphic>
          </wp:inline>
        </w:drawing>
      </w:r>
    </w:p>
    <w:p w14:paraId="45254A68" w14:textId="33FD0A99" w:rsidR="00B76BF1" w:rsidRPr="00F16EDB" w:rsidRDefault="00C418A2" w:rsidP="009140E0">
      <w:pPr>
        <w:pStyle w:val="ImageCaption"/>
        <w:spacing w:line="276" w:lineRule="auto"/>
        <w:rPr>
          <w:lang w:val="en-GB"/>
        </w:rPr>
      </w:pPr>
      <w:commentRangeStart w:id="12"/>
      <w:commentRangeStart w:id="13"/>
      <w:r w:rsidRPr="00F16EDB">
        <w:rPr>
          <w:b/>
          <w:lang w:val="en-GB"/>
        </w:rPr>
        <w:t xml:space="preserve">Figure </w:t>
      </w:r>
      <w:commentRangeEnd w:id="12"/>
      <w:r w:rsidR="00E016AA" w:rsidRPr="00F16EDB">
        <w:rPr>
          <w:rStyle w:val="CommentReference"/>
          <w:lang w:val="en-GB"/>
        </w:rPr>
        <w:commentReference w:id="12"/>
      </w:r>
      <w:commentRangeEnd w:id="13"/>
      <w:r w:rsidR="0069299E">
        <w:rPr>
          <w:rStyle w:val="CommentReference"/>
        </w:rPr>
        <w:commentReference w:id="13"/>
      </w:r>
      <w:r w:rsidRPr="00F16EDB">
        <w:rPr>
          <w:b/>
          <w:lang w:val="en-GB"/>
        </w:rPr>
        <w:t xml:space="preserve">3. Model comparison </w:t>
      </w:r>
      <w:r w:rsidR="00542F2C" w:rsidRPr="00F16EDB">
        <w:rPr>
          <w:b/>
          <w:lang w:val="en-GB"/>
        </w:rPr>
        <w:t xml:space="preserve">and </w:t>
      </w:r>
      <w:r w:rsidR="00D50B5F" w:rsidRPr="00F16EDB">
        <w:rPr>
          <w:b/>
          <w:lang w:val="en-GB"/>
        </w:rPr>
        <w:t>predictions</w:t>
      </w:r>
      <w:r w:rsidRPr="00F16EDB">
        <w:rPr>
          <w:b/>
          <w:lang w:val="en-GB"/>
        </w:rPr>
        <w:t>.</w:t>
      </w:r>
      <w:r w:rsidRPr="00F16EDB">
        <w:rPr>
          <w:lang w:val="en-GB"/>
        </w:rPr>
        <w:t xml:space="preserve"> </w:t>
      </w:r>
      <w:r w:rsidRPr="00F16EDB">
        <w:rPr>
          <w:b/>
          <w:lang w:val="en-GB"/>
        </w:rPr>
        <w:t>(a)</w:t>
      </w:r>
      <w:r w:rsidRPr="00F16EDB">
        <w:rPr>
          <w:lang w:val="en-GB"/>
        </w:rPr>
        <w:t xml:space="preserve"> The gaze-dependent leaky accumulator (GLA) provided the best fit (lowest mean BIC) across participants, followed by the dynamic gaze baseline model, MDFT, EU</w:t>
      </w:r>
      <w:r w:rsidR="00E016AA" w:rsidRPr="00F16EDB">
        <w:rPr>
          <w:lang w:val="en-GB"/>
        </w:rPr>
        <w:t>,</w:t>
      </w:r>
      <w:r w:rsidRPr="00F16EDB">
        <w:rPr>
          <w:lang w:val="en-GB"/>
        </w:rPr>
        <w:t xml:space="preserve">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F16EDB">
        <w:rPr>
          <w:b/>
          <w:lang w:val="en-GB"/>
        </w:rPr>
        <w:t>(b)</w:t>
      </w:r>
      <w:r w:rsidRPr="00F16EDB">
        <w:rPr>
          <w:lang w:val="en-GB"/>
        </w:rPr>
        <w:t xml:space="preserve"> The GLA fitted most (36 of 40, 90%) participants best, with a protected exceedance probability of 1 (inset). </w:t>
      </w:r>
      <w:r w:rsidR="009140E0" w:rsidRPr="00F16EDB">
        <w:rPr>
          <w:b/>
          <w:lang w:val="en-GB"/>
        </w:rPr>
        <w:t>(c-h)</w:t>
      </w:r>
      <w:r w:rsidR="009140E0" w:rsidRPr="00F16EDB">
        <w:rPr>
          <w:lang w:val="en-GB"/>
        </w:rPr>
        <w:t xml:space="preserve"> Observed and model-predicted probability of choosing the target </w:t>
      </w:r>
      <w:r w:rsidR="009140E0" w:rsidRPr="00F16EDB">
        <w:rPr>
          <w:b/>
          <w:lang w:val="en-GB"/>
        </w:rPr>
        <w:t>(</w:t>
      </w:r>
      <w:r w:rsidR="00486C45" w:rsidRPr="00F16EDB">
        <w:rPr>
          <w:b/>
          <w:lang w:val="en-GB"/>
        </w:rPr>
        <w:t>c</w:t>
      </w:r>
      <w:r w:rsidR="009140E0" w:rsidRPr="00F16EDB">
        <w:rPr>
          <w:b/>
          <w:lang w:val="en-GB"/>
        </w:rPr>
        <w:t xml:space="preserve">, </w:t>
      </w:r>
      <w:r w:rsidR="00486C45" w:rsidRPr="00F16EDB">
        <w:rPr>
          <w:b/>
          <w:lang w:val="en-GB"/>
        </w:rPr>
        <w:t>d</w:t>
      </w:r>
      <w:r w:rsidR="009140E0" w:rsidRPr="00F16EDB">
        <w:rPr>
          <w:b/>
          <w:lang w:val="en-GB"/>
        </w:rPr>
        <w:t>)</w:t>
      </w:r>
      <w:r w:rsidR="009140E0" w:rsidRPr="00F16EDB">
        <w:rPr>
          <w:lang w:val="en-GB"/>
        </w:rPr>
        <w:t xml:space="preserve">, competitor </w:t>
      </w:r>
      <w:r w:rsidR="009140E0" w:rsidRPr="00F16EDB">
        <w:rPr>
          <w:b/>
          <w:lang w:val="en-GB"/>
        </w:rPr>
        <w:t>(</w:t>
      </w:r>
      <w:r w:rsidR="00486C45" w:rsidRPr="00F16EDB">
        <w:rPr>
          <w:b/>
          <w:lang w:val="en-GB"/>
        </w:rPr>
        <w:t>e</w:t>
      </w:r>
      <w:r w:rsidR="009140E0" w:rsidRPr="00F16EDB">
        <w:rPr>
          <w:b/>
          <w:lang w:val="en-GB"/>
        </w:rPr>
        <w:t>,</w:t>
      </w:r>
      <w:r w:rsidR="00486C45" w:rsidRPr="00F16EDB">
        <w:rPr>
          <w:b/>
          <w:lang w:val="en-GB"/>
        </w:rPr>
        <w:t xml:space="preserve"> f</w:t>
      </w:r>
      <w:r w:rsidR="009140E0" w:rsidRPr="00F16EDB">
        <w:rPr>
          <w:b/>
          <w:lang w:val="en-GB"/>
        </w:rPr>
        <w:t>)</w:t>
      </w:r>
      <w:r w:rsidR="009140E0" w:rsidRPr="00F16EDB">
        <w:rPr>
          <w:lang w:val="en-GB"/>
        </w:rPr>
        <w:t xml:space="preserve">, or decoy </w:t>
      </w:r>
      <w:r w:rsidR="009140E0" w:rsidRPr="00F16EDB">
        <w:rPr>
          <w:b/>
          <w:lang w:val="en-GB"/>
        </w:rPr>
        <w:t>(g,</w:t>
      </w:r>
      <w:r w:rsidR="00486C45" w:rsidRPr="00F16EDB">
        <w:rPr>
          <w:b/>
          <w:lang w:val="en-GB"/>
        </w:rPr>
        <w:t xml:space="preserve"> h</w:t>
      </w:r>
      <w:r w:rsidR="009140E0" w:rsidRPr="00F16EDB">
        <w:rPr>
          <w:b/>
          <w:lang w:val="en-GB"/>
        </w:rPr>
        <w:t>)</w:t>
      </w:r>
      <w:r w:rsidR="009140E0" w:rsidRPr="00F16EDB">
        <w:rPr>
          <w:lang w:val="en-GB"/>
        </w:rPr>
        <w:t xml:space="preserve"> alternatives in attraction </w:t>
      </w:r>
      <w:r w:rsidR="009140E0" w:rsidRPr="00F16EDB">
        <w:rPr>
          <w:b/>
          <w:lang w:val="en-GB"/>
        </w:rPr>
        <w:t>(</w:t>
      </w:r>
      <w:r w:rsidR="00486C45" w:rsidRPr="00F16EDB">
        <w:rPr>
          <w:b/>
          <w:lang w:val="en-GB"/>
        </w:rPr>
        <w:t>c, e, g</w:t>
      </w:r>
      <w:r w:rsidR="009140E0" w:rsidRPr="00F16EDB">
        <w:rPr>
          <w:b/>
          <w:lang w:val="en-GB"/>
        </w:rPr>
        <w:t>)</w:t>
      </w:r>
      <w:r w:rsidR="009140E0" w:rsidRPr="00F16EDB">
        <w:rPr>
          <w:lang w:val="en-GB"/>
        </w:rPr>
        <w:t xml:space="preserve"> and compromise trials </w:t>
      </w:r>
      <w:r w:rsidR="009140E0" w:rsidRPr="00F16EDB">
        <w:rPr>
          <w:b/>
          <w:lang w:val="en-GB"/>
        </w:rPr>
        <w:t>(</w:t>
      </w:r>
      <w:r w:rsidR="00486C45" w:rsidRPr="00F16EDB">
        <w:rPr>
          <w:b/>
          <w:lang w:val="en-GB"/>
        </w:rPr>
        <w:t>d, f, h</w:t>
      </w:r>
      <w:r w:rsidR="009140E0" w:rsidRPr="00F16EDB">
        <w:rPr>
          <w:b/>
          <w:lang w:val="en-GB"/>
        </w:rPr>
        <w:t>)</w:t>
      </w:r>
      <w:r w:rsidR="009140E0" w:rsidRPr="00F16EDB">
        <w:rPr>
          <w:lang w:val="en-GB"/>
        </w:rPr>
        <w:t xml:space="preserve"> as a function of relative dwell time advantage. Relative dwell time advantage was computed as relative dwell time towards an </w:t>
      </w:r>
      <w:r w:rsidR="0016269E" w:rsidRPr="00F16EDB">
        <w:rPr>
          <w:lang w:val="en-GB"/>
        </w:rPr>
        <w:t>alternative</w:t>
      </w:r>
      <w:r w:rsidR="009140E0" w:rsidRPr="00F16EDB">
        <w:rPr>
          <w:lang w:val="en-GB"/>
        </w:rPr>
        <w:t xml:space="preserve"> minus the mean relative dwell time to all other </w:t>
      </w:r>
      <w:r w:rsidR="0016269E" w:rsidRPr="00F16EDB">
        <w:rPr>
          <w:lang w:val="en-GB"/>
        </w:rPr>
        <w:t>alternatives</w:t>
      </w:r>
      <w:r w:rsidR="009140E0" w:rsidRPr="00F16EDB">
        <w:rPr>
          <w:lang w:val="en-GB"/>
        </w:rPr>
        <w:t xml:space="preserve">. White bars and error bars show mean ± s.e. observed data from even-numbered trials. Model predictions (coloured lines) are based on 50 simulations of each odd-numbered trial. </w:t>
      </w:r>
      <w:r w:rsidRPr="00F16EDB">
        <w:rPr>
          <w:b/>
          <w:lang w:val="en-GB"/>
        </w:rPr>
        <w:t>(</w:t>
      </w:r>
      <w:r w:rsidR="005A2AA3" w:rsidRPr="00F16EDB">
        <w:rPr>
          <w:b/>
          <w:lang w:val="en-GB"/>
        </w:rPr>
        <w:t>i, j</w:t>
      </w:r>
      <w:r w:rsidRPr="00F16EDB">
        <w:rPr>
          <w:b/>
          <w:lang w:val="en-GB"/>
        </w:rPr>
        <w:t>)</w:t>
      </w:r>
      <w:r w:rsidRPr="00F16EDB">
        <w:rPr>
          <w:lang w:val="en-GB"/>
        </w:rPr>
        <w:t xml:space="preserve"> Observed and predicted RST of the best-fitting GLA for attraction </w:t>
      </w:r>
      <w:r w:rsidR="005A2AA3" w:rsidRPr="00F16EDB">
        <w:rPr>
          <w:b/>
          <w:lang w:val="en-GB"/>
        </w:rPr>
        <w:t>(i</w:t>
      </w:r>
      <w:r w:rsidRPr="00F16EDB">
        <w:rPr>
          <w:b/>
          <w:lang w:val="en-GB"/>
        </w:rPr>
        <w:t>)</w:t>
      </w:r>
      <w:r w:rsidRPr="00F16EDB">
        <w:rPr>
          <w:lang w:val="en-GB"/>
        </w:rPr>
        <w:t xml:space="preserve"> and compromise </w:t>
      </w:r>
      <w:r w:rsidR="005A2AA3" w:rsidRPr="00F16EDB">
        <w:rPr>
          <w:b/>
          <w:lang w:val="en-GB"/>
        </w:rPr>
        <w:t>(j</w:t>
      </w:r>
      <w:r w:rsidRPr="00F16EDB">
        <w:rPr>
          <w:b/>
          <w:lang w:val="en-GB"/>
        </w:rPr>
        <w:t>)</w:t>
      </w:r>
      <w:r w:rsidRPr="00F16EDB">
        <w:rPr>
          <w:lang w:val="en-GB"/>
        </w:rPr>
        <w:t xml:space="preserve"> trials. </w:t>
      </w:r>
      <w:ins w:id="14" w:author="Felix Molter" w:date="2021-01-30T15:57:00Z">
        <w:r w:rsidR="0069299E">
          <w:rPr>
            <w:lang w:val="en-GB"/>
          </w:rPr>
          <w:t xml:space="preserve">Each circle represents one participant. </w:t>
        </w:r>
      </w:ins>
      <w:r w:rsidRPr="00F16EDB">
        <w:rPr>
          <w:lang w:val="en-GB"/>
        </w:rPr>
        <w:t>The winning model’s predicted context effect sizes correlated significantly with the observed ones. Strong context effects, however, were underestimated, as indicated by the reduced slopes.</w:t>
      </w:r>
      <w:r w:rsidR="00D50B5F" w:rsidRPr="00F16EDB">
        <w:rPr>
          <w:lang w:val="en-GB"/>
        </w:rPr>
        <w:t xml:space="preserve"> </w:t>
      </w:r>
    </w:p>
    <w:p w14:paraId="42A461F4" w14:textId="77777777" w:rsidR="00B76BF1" w:rsidRPr="00F16EDB" w:rsidRDefault="00B76BF1">
      <w:pPr>
        <w:pStyle w:val="ImageCaption"/>
        <w:spacing w:line="276" w:lineRule="auto"/>
        <w:rPr>
          <w:lang w:val="en-GB"/>
        </w:rPr>
      </w:pPr>
    </w:p>
    <w:p w14:paraId="374EB63E" w14:textId="77777777" w:rsidR="00B76BF1" w:rsidRPr="00F16EDB" w:rsidRDefault="00C418A2">
      <w:pPr>
        <w:pStyle w:val="BodyText"/>
        <w:rPr>
          <w:lang w:val="en-GB"/>
        </w:rPr>
      </w:pPr>
      <w:r w:rsidRPr="00F16EDB">
        <w:rPr>
          <w:lang w:val="en-GB"/>
        </w:rPr>
        <w:lastRenderedPageBreak/>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F16EDB">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F16EDB">
        <w:rPr>
          <w:lang w:val="en-GB"/>
        </w:rPr>
        <w:t xml:space="preserve"> into subjective decision weights. Outcomes </w:t>
      </w:r>
      <m:oMath>
        <m:r>
          <w:rPr>
            <w:rFonts w:ascii="Cambria Math" w:hAnsi="Cambria Math"/>
            <w:lang w:val="en-GB"/>
          </w:rPr>
          <m:t>m</m:t>
        </m:r>
      </m:oMath>
      <w:r w:rsidRPr="00F16EDB">
        <w:rPr>
          <w:lang w:val="en-GB"/>
        </w:rPr>
        <w:t xml:space="preserve"> are transformed into utilities using a power function. Next, this model assumes that for each alternative </w:t>
      </w:r>
      <m:oMath>
        <m:r>
          <w:rPr>
            <w:rFonts w:ascii="Cambria Math" w:hAnsi="Cambria Math"/>
            <w:lang w:val="en-GB"/>
          </w:rPr>
          <m:t>i</m:t>
        </m:r>
      </m:oMath>
      <w:r w:rsidRPr="00F16EDB">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F16EDB">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F16EDB">
        <w:rPr>
          <w:lang w:val="en-GB"/>
        </w:rPr>
        <w:t>, accumulators evolve according to</w:t>
      </w:r>
    </w:p>
    <w:p w14:paraId="61B231E0" w14:textId="2465CAD8" w:rsidR="00B76BF1" w:rsidRPr="00F16EDB" w:rsidRDefault="00B0508A">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m:rPr>
                        <m:nor/>
                      </m:rPr>
                      <w:rPr>
                        <w:rFonts w:ascii="Cambria Math" w:hAnsi="Cambria Math"/>
                        <w:lang w:val="en-GB"/>
                      </w:rPr>
                      <m:t xml:space="preserve"> </m:t>
                    </m:r>
                    <m:r>
                      <w:rPr>
                        <w:rFonts w:ascii="Cambria Math" w:hAnsi="Cambria Math"/>
                        <w:lang w:val="en-GB"/>
                      </w:rPr>
                      <m:t xml:space="preserve">i </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77777777" w:rsidR="00B76BF1" w:rsidRPr="00F16EDB" w:rsidRDefault="00C418A2">
      <w:pPr>
        <w:pStyle w:val="FirstParagraph"/>
        <w:rPr>
          <w:lang w:val="en-GB"/>
        </w:rPr>
      </w:pPr>
      <w:r w:rsidRPr="00F16EDB">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F16EDB">
        <w:rPr>
          <w:lang w:val="en-GB"/>
        </w:rPr>
        <w:t xml:space="preserve">. Similar to the aDDM, the </w:t>
      </w:r>
      <m:oMath>
        <m:r>
          <w:rPr>
            <w:rFonts w:ascii="Cambria Math" w:hAnsi="Cambria Math"/>
            <w:lang w:val="en-GB"/>
          </w:rPr>
          <m:t>θ</m:t>
        </m:r>
      </m:oMath>
      <w:r w:rsidRPr="00F16EDB">
        <w:rPr>
          <w:lang w:val="en-GB"/>
        </w:rPr>
        <w:t xml:space="preserve"> parameter (</w:t>
      </w:r>
      <m:oMath>
        <m:r>
          <w:rPr>
            <w:rFonts w:ascii="Cambria Math" w:hAnsi="Cambria Math"/>
            <w:lang w:val="en-GB"/>
          </w:rPr>
          <m:t>0≤θ≤1</m:t>
        </m:r>
      </m:oMath>
      <w:r w:rsidRPr="00F16EDB">
        <w:rPr>
          <w:lang w:val="en-GB"/>
        </w:rPr>
        <w:t xml:space="preserve">) controls discounting of unattended alternative utilities. The </w:t>
      </w:r>
      <m:oMath>
        <m:r>
          <w:rPr>
            <w:rFonts w:ascii="Cambria Math" w:hAnsi="Cambria Math"/>
            <w:lang w:val="en-GB"/>
          </w:rPr>
          <m:t>λ</m:t>
        </m:r>
      </m:oMath>
      <w:r w:rsidRPr="00F16EDB">
        <w:rPr>
          <w:lang w:val="en-GB"/>
        </w:rPr>
        <w:t xml:space="preserve"> parameter (</w:t>
      </w:r>
      <m:oMath>
        <m:r>
          <w:rPr>
            <w:rFonts w:ascii="Cambria Math" w:hAnsi="Cambria Math"/>
            <w:lang w:val="en-GB"/>
          </w:rPr>
          <m:t>0≤λ≤1</m:t>
        </m:r>
      </m:oMath>
      <w:r w:rsidRPr="00F16EDB">
        <w:rPr>
          <w:lang w:val="en-GB"/>
        </w:rPr>
        <w:t xml:space="preserve">) controls the strength of the accumulation leak. We computed choice probabilities from this model by applying the soft-max choice rule (Equation </w:t>
      </w:r>
      <w:commentRangeStart w:id="15"/>
      <w:r w:rsidR="0065213E" w:rsidRPr="00F16EDB">
        <w:rPr>
          <w:lang w:val="en-GB"/>
        </w:rPr>
        <w:fldChar w:fldCharType="begin"/>
      </w:r>
      <w:r w:rsidR="0065213E" w:rsidRPr="00F16EDB">
        <w:rPr>
          <w:lang w:val="en-GB"/>
        </w:rPr>
        <w:instrText xml:space="preserve"> HYPERLINK \l "eq:softmax" \h </w:instrText>
      </w:r>
      <w:r w:rsidR="0065213E" w:rsidRPr="00F16EDB">
        <w:rPr>
          <w:lang w:val="en-GB"/>
        </w:rPr>
        <w:fldChar w:fldCharType="separate"/>
      </w:r>
      <w:r w:rsidRPr="00F16EDB">
        <w:rPr>
          <w:rStyle w:val="Hyperlink"/>
          <w:lang w:val="en-GB"/>
        </w:rPr>
        <w:t>[eq:softmax]</w:t>
      </w:r>
      <w:r w:rsidR="0065213E" w:rsidRPr="00F16EDB">
        <w:rPr>
          <w:rStyle w:val="Hyperlink"/>
          <w:lang w:val="en-GB"/>
        </w:rPr>
        <w:fldChar w:fldCharType="end"/>
      </w:r>
      <w:commentRangeEnd w:id="15"/>
      <w:r w:rsidR="00BA6DF5" w:rsidRPr="00F16EDB">
        <w:rPr>
          <w:rStyle w:val="CommentReference"/>
          <w:lang w:val="en-GB"/>
        </w:rPr>
        <w:commentReference w:id="15"/>
      </w:r>
      <w:r w:rsidRPr="00F16EDB">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F16EDB">
        <w:rPr>
          <w:lang w:val="en-GB"/>
        </w:rPr>
        <w:t>.</w:t>
      </w:r>
    </w:p>
    <w:p w14:paraId="35A950F3" w14:textId="1348EBA9" w:rsidR="00B76BF1" w:rsidRPr="00F16EDB" w:rsidRDefault="00C418A2">
      <w:pPr>
        <w:pStyle w:val="BodyText"/>
        <w:rPr>
          <w:lang w:val="en-GB"/>
        </w:rPr>
      </w:pPr>
      <w:r w:rsidRPr="00F16EDB">
        <w:rPr>
          <w:lang w:val="en-GB"/>
        </w:rPr>
        <w:t>Additionally, we fitted an implementation of Multialternative Decision Field Theory (MDFT; Roe, Busemeyer, &amp; Townsend, 2001), representing the class of dynamic multi-attribute, multi-alternative choice theories</w:t>
      </w:r>
      <w:r w:rsidR="00BA6DF5" w:rsidRPr="00F16EDB">
        <w:rPr>
          <w:lang w:val="en-GB"/>
        </w:rPr>
        <w:t xml:space="preserve"> that have been </w:t>
      </w:r>
      <w:r w:rsidRPr="00F16EDB">
        <w:rPr>
          <w:lang w:val="en-GB"/>
        </w:rPr>
        <w:t xml:space="preserve">designed to explain context effects. In contrast to GLA, MDFT assumes that preferences evolve dynamically over time by accumulation of </w:t>
      </w:r>
      <w:r w:rsidRPr="00F16EDB">
        <w:rPr>
          <w:i/>
          <w:lang w:val="en-GB"/>
        </w:rPr>
        <w:t>attribute-wise</w:t>
      </w:r>
      <w:r w:rsidRPr="00F16EDB">
        <w:rPr>
          <w:lang w:val="en-GB"/>
        </w:rPr>
        <w:t xml:space="preserve"> comparisons between alternatives, and alternatives inhibit each other depending on their </w:t>
      </w:r>
      <w:r w:rsidRPr="00F16EDB">
        <w:rPr>
          <w:i/>
          <w:lang w:val="en-GB"/>
        </w:rPr>
        <w:t>distance</w:t>
      </w:r>
      <w:r w:rsidRPr="00F16EDB">
        <w:rPr>
          <w:lang w:val="en-GB"/>
        </w:rPr>
        <w:t xml:space="preserve"> (or similarity). MDFT does not assume any influence of gaze on the decision process. We </w:t>
      </w:r>
      <w:r w:rsidR="00BA6DF5" w:rsidRPr="00F16EDB">
        <w:rPr>
          <w:lang w:val="en-GB"/>
        </w:rPr>
        <w:t xml:space="preserve">also </w:t>
      </w:r>
      <w:r w:rsidRPr="00F16EDB">
        <w:rPr>
          <w:lang w:val="en-GB"/>
        </w:rPr>
        <w:t>included three baseline models in our comparison</w:t>
      </w:r>
      <w:r w:rsidR="00BA6DF5" w:rsidRPr="00F16EDB">
        <w:rPr>
          <w:lang w:val="en-GB"/>
        </w:rPr>
        <w:t xml:space="preserve">. </w:t>
      </w:r>
      <w:r w:rsidRPr="00F16EDB">
        <w:rPr>
          <w:lang w:val="en-GB"/>
        </w:rPr>
        <w:t>First</w:t>
      </w:r>
      <w:r w:rsidR="00BA6DF5" w:rsidRPr="00F16EDB">
        <w:rPr>
          <w:lang w:val="en-GB"/>
        </w:rPr>
        <w:t xml:space="preserve"> was </w:t>
      </w:r>
      <w:r w:rsidRPr="00F16EDB">
        <w:rPr>
          <w:lang w:val="en-GB"/>
        </w:rPr>
        <w:t>a standard Expected Utility model (EU; Von Neumann &amp; Morgenstern, 1947) that did not consider gaze data. Second, a 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F16EDB">
        <w:rPr>
          <w:lang w:val="en-GB"/>
        </w:rPr>
        <w:t xml:space="preserve">) predicted choices only from trial-aggregated gaze towards each alternative, ignoring outcome values and outcome probabilities. Third, we </w:t>
      </w:r>
      <w:r w:rsidRPr="00F16EDB">
        <w:rPr>
          <w:lang w:val="en-GB"/>
        </w:rPr>
        <w:lastRenderedPageBreak/>
        <w:t>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F16EDB">
        <w:rPr>
          <w:lang w:val="en-GB"/>
        </w:rPr>
        <w:t>) that, like GLA, assumed leaky evidence accumulation over fixations, but ignored attribute values, utilizing only the sequence of fixations in each trial to predict choices</w:t>
      </w:r>
      <w:r w:rsidR="00BA6DF5" w:rsidRPr="00F16EDB">
        <w:rPr>
          <w:lang w:val="en-GB"/>
        </w:rPr>
        <w:t>.</w:t>
      </w:r>
      <w:r w:rsidRPr="00F16EDB">
        <w:rPr>
          <w:lang w:val="en-GB"/>
        </w:rPr>
        <w:t xml:space="preserve"> </w:t>
      </w:r>
      <w:r w:rsidR="00BA6DF5" w:rsidRPr="00F16EDB">
        <w:rPr>
          <w:lang w:val="en-GB"/>
        </w:rPr>
        <w:t>S</w:t>
      </w:r>
      <w:r w:rsidRPr="00F16EDB">
        <w:rPr>
          <w:lang w:val="en-GB"/>
        </w:rPr>
        <w:t>ee Methods for details on the</w:t>
      </w:r>
      <w:r w:rsidR="00BA6DF5" w:rsidRPr="00F16EDB">
        <w:rPr>
          <w:lang w:val="en-GB"/>
        </w:rPr>
        <w:t>se</w:t>
      </w:r>
      <w:r w:rsidRPr="00F16EDB">
        <w:rPr>
          <w:lang w:val="en-GB"/>
        </w:rPr>
        <w:t xml:space="preserve"> models’ implementation and parameter estimation.</w:t>
      </w:r>
    </w:p>
    <w:p w14:paraId="3B9342CF" w14:textId="1377F12B" w:rsidR="00B76BF1" w:rsidRPr="00F16EDB" w:rsidRDefault="00C418A2">
      <w:pPr>
        <w:pStyle w:val="BodyText"/>
        <w:rPr>
          <w:lang w:val="en-GB"/>
        </w:rPr>
      </w:pPr>
      <w:r w:rsidRPr="00F16EDB">
        <w:rPr>
          <w:lang w:val="en-GB"/>
        </w:rPr>
        <w:t xml:space="preserve">All models were fit individually to the choice data of each participant. We compared the models </w:t>
      </w:r>
      <w:r w:rsidR="00BA6DF5" w:rsidRPr="00F16EDB">
        <w:rPr>
          <w:lang w:val="en-GB"/>
        </w:rPr>
        <w:t xml:space="preserve">using </w:t>
      </w:r>
      <w:ins w:id="16" w:author="Felix Molter" w:date="2021-01-30T16:02:00Z">
        <w:r w:rsidR="0069299E">
          <w:rPr>
            <w:lang w:val="en-GB"/>
          </w:rPr>
          <w:t xml:space="preserve">the </w:t>
        </w:r>
      </w:ins>
      <w:r w:rsidRPr="00F16EDB">
        <w:rPr>
          <w:lang w:val="en-GB"/>
        </w:rPr>
        <w:t>Bayesian Information Criterion (BIC; Schwarz &amp; others, 1978), which penalizes more complex models and therefore accounts for differences in complexity between models.</w:t>
      </w:r>
    </w:p>
    <w:p w14:paraId="1B76D272" w14:textId="16DE6851" w:rsidR="00B76BF1" w:rsidRPr="00F16EDB" w:rsidRDefault="00C418A2">
      <w:pPr>
        <w:pStyle w:val="BodyText"/>
        <w:rPr>
          <w:lang w:val="en-GB"/>
        </w:rPr>
      </w:pPr>
      <w:r w:rsidRPr="00F16EDB">
        <w:rPr>
          <w:lang w:val="en-GB"/>
        </w:rPr>
        <w:t xml:space="preserve">Across the group, all models performed better than the random baseline model (Figure </w:t>
      </w:r>
      <w:hyperlink w:anchor="fig:fig3-modelcomparison">
        <w:r w:rsidRPr="00F16EDB">
          <w:rPr>
            <w:rStyle w:val="Hyperlink"/>
            <w:lang w:val="en-GB"/>
          </w:rPr>
          <w:t>3</w:t>
        </w:r>
      </w:hyperlink>
      <w:r w:rsidRPr="00F16EDB">
        <w:rPr>
          <w:lang w:val="en-GB"/>
        </w:rPr>
        <w:t xml:space="preserve">a). The GLA had the lowest BIC (mean </w:t>
      </w:r>
      <m:oMath>
        <m:r>
          <w:rPr>
            <w:rFonts w:ascii="Cambria Math" w:hAnsi="Cambria Math"/>
            <w:lang w:val="en-GB"/>
          </w:rPr>
          <m:t>±</m:t>
        </m:r>
      </m:oMath>
      <w:r w:rsidRPr="00F16EDB">
        <w:rPr>
          <w:lang w:val="en-GB"/>
        </w:rPr>
        <w:t xml:space="preserve"> s.d. = 230.63 </w:t>
      </w:r>
      <m:oMath>
        <m:r>
          <w:rPr>
            <w:rFonts w:ascii="Cambria Math" w:hAnsi="Cambria Math"/>
            <w:lang w:val="en-GB"/>
          </w:rPr>
          <m:t>±</m:t>
        </m:r>
      </m:oMath>
      <w:r w:rsidRPr="00F16EDB">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F16EDB">
        <w:rPr>
          <w:lang w:val="en-GB"/>
        </w:rPr>
        <w:t xml:space="preserve"> (mean </w:t>
      </w:r>
      <m:oMath>
        <m:r>
          <w:rPr>
            <w:rFonts w:ascii="Cambria Math" w:hAnsi="Cambria Math"/>
            <w:lang w:val="en-GB"/>
          </w:rPr>
          <m:t>±</m:t>
        </m:r>
      </m:oMath>
      <w:r w:rsidRPr="00F16EDB">
        <w:rPr>
          <w:lang w:val="en-GB"/>
        </w:rPr>
        <w:t xml:space="preserve"> s.d. = 302.46 </w:t>
      </w:r>
      <m:oMath>
        <m:r>
          <w:rPr>
            <w:rFonts w:ascii="Cambria Math" w:hAnsi="Cambria Math"/>
            <w:lang w:val="en-GB"/>
          </w:rPr>
          <m:t>±</m:t>
        </m:r>
      </m:oMath>
      <w:r w:rsidRPr="00F16EDB">
        <w:rPr>
          <w:lang w:val="en-GB"/>
        </w:rPr>
        <w:t xml:space="preserve"> 86.15), MDFT (mean </w:t>
      </w:r>
      <m:oMath>
        <m:r>
          <w:rPr>
            <w:rFonts w:ascii="Cambria Math" w:hAnsi="Cambria Math"/>
            <w:lang w:val="en-GB"/>
          </w:rPr>
          <m:t>±</m:t>
        </m:r>
      </m:oMath>
      <w:r w:rsidRPr="00F16EDB">
        <w:rPr>
          <w:lang w:val="en-GB"/>
        </w:rPr>
        <w:t xml:space="preserve"> s.d. = 345.77 </w:t>
      </w:r>
      <m:oMath>
        <m:r>
          <w:rPr>
            <w:rFonts w:ascii="Cambria Math" w:hAnsi="Cambria Math"/>
            <w:lang w:val="en-GB"/>
          </w:rPr>
          <m:t>±</m:t>
        </m:r>
      </m:oMath>
      <w:r w:rsidRPr="00F16EDB">
        <w:rPr>
          <w:lang w:val="en-GB"/>
        </w:rPr>
        <w:t xml:space="preserve"> 82.44), EU (mean </w:t>
      </w:r>
      <m:oMath>
        <m:r>
          <w:rPr>
            <w:rFonts w:ascii="Cambria Math" w:hAnsi="Cambria Math"/>
            <w:lang w:val="en-GB"/>
          </w:rPr>
          <m:t>±</m:t>
        </m:r>
      </m:oMath>
      <w:r w:rsidRPr="00F16EDB">
        <w:rPr>
          <w:lang w:val="en-GB"/>
        </w:rPr>
        <w:t xml:space="preserve"> s.d. = 360.57 </w:t>
      </w:r>
      <m:oMath>
        <m:r>
          <w:rPr>
            <w:rFonts w:ascii="Cambria Math" w:hAnsi="Cambria Math"/>
            <w:lang w:val="en-GB"/>
          </w:rPr>
          <m:t>±</m:t>
        </m:r>
      </m:oMath>
      <w:r w:rsidRPr="00F16EDB">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F16EDB">
        <w:rPr>
          <w:lang w:val="en-GB"/>
        </w:rPr>
        <w:t xml:space="preserve"> (mean </w:t>
      </w:r>
      <m:oMath>
        <m:r>
          <w:rPr>
            <w:rFonts w:ascii="Cambria Math" w:hAnsi="Cambria Math"/>
            <w:lang w:val="en-GB"/>
          </w:rPr>
          <m:t>±</m:t>
        </m:r>
      </m:oMath>
      <w:r w:rsidRPr="00F16EDB">
        <w:rPr>
          <w:lang w:val="en-GB"/>
        </w:rPr>
        <w:t xml:space="preserve"> s.d. = 414.81 </w:t>
      </w:r>
      <m:oMath>
        <m:r>
          <w:rPr>
            <w:rFonts w:ascii="Cambria Math" w:hAnsi="Cambria Math"/>
            <w:lang w:val="en-GB"/>
          </w:rPr>
          <m:t>±</m:t>
        </m:r>
      </m:oMath>
      <w:r w:rsidRPr="00F16EDB">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F16EDB">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r w:rsidR="00742D34" w:rsidRPr="00F16EDB">
        <w:rPr>
          <w:rFonts w:eastAsiaTheme="minorEastAsia"/>
          <w:lang w:val="en-GB"/>
        </w:rPr>
        <w:t xml:space="preserve"> (see Supplementary Figure 4 for </w:t>
      </w:r>
      <w:r w:rsidR="00742D34" w:rsidRPr="00F16EDB">
        <w:rPr>
          <w:lang w:val="en-GB"/>
        </w:rPr>
        <w:t>distributions of model-predicted choice probabilities)</w:t>
      </w:r>
      <w:r w:rsidRPr="00F16EDB">
        <w:rPr>
          <w:rFonts w:eastAsiaTheme="minorEastAsia"/>
          <w:lang w:val="en-GB"/>
        </w:rPr>
        <w:t>. Note, that target and competitor options</w:t>
      </w:r>
      <w:r w:rsidR="00AC3159" w:rsidRPr="00F16EDB">
        <w:rPr>
          <w:rFonts w:eastAsiaTheme="minorEastAsia"/>
          <w:lang w:val="en-GB"/>
        </w:rPr>
        <w:t xml:space="preserve"> (and decoys in compromise trials)</w:t>
      </w:r>
      <w:r w:rsidRPr="00F16EDB">
        <w:rPr>
          <w:rFonts w:eastAsiaTheme="minorEastAsia"/>
          <w:lang w:val="en-GB"/>
        </w:rPr>
        <w:t xml:space="preserve"> were designed to be closely matched in value, resulting in trials with high choice difficulty, </w:t>
      </w:r>
      <w:commentRangeStart w:id="17"/>
      <w:r w:rsidRPr="00F16EDB">
        <w:rPr>
          <w:rFonts w:eastAsiaTheme="minorEastAsia"/>
          <w:lang w:val="en-GB"/>
        </w:rPr>
        <w:t xml:space="preserve">that is also expected to be reflected in absolute model performance. </w:t>
      </w:r>
      <w:commentRangeEnd w:id="17"/>
      <w:r w:rsidR="00D74BF2" w:rsidRPr="00F16EDB">
        <w:rPr>
          <w:rStyle w:val="CommentReference"/>
          <w:lang w:val="en-GB"/>
        </w:rPr>
        <w:commentReference w:id="17"/>
      </w:r>
      <w:r w:rsidRPr="00F16EDB">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F16EDB">
          <w:rPr>
            <w:rStyle w:val="Hyperlink"/>
            <w:lang w:val="en-GB"/>
          </w:rPr>
          <w:t>3</w:t>
        </w:r>
      </w:hyperlink>
      <w:r w:rsidRPr="00F16EDB">
        <w:rPr>
          <w:lang w:val="en-GB"/>
        </w:rPr>
        <w:t>b). Protected exceedance probabilities (Rigoux, Stephan, Friston, &amp; Daunizeau, 2014), which measure the likelihood that model is more frequent than all others, unambiguously identified GLA as the most likely model (</w:t>
      </w:r>
      <m:oMath>
        <m:sSub>
          <m:sSubPr>
            <m:ctrlPr>
              <w:rPr>
                <w:rFonts w:ascii="Cambria Math" w:hAnsi="Cambria Math"/>
                <w:lang w:val="en-GB"/>
              </w:rPr>
            </m:ctrlPr>
          </m:sSubPr>
          <m:e>
            <m:r>
              <m:rPr>
                <m:lit/>
                <m:nor/>
              </m:rPr>
              <w:rPr>
                <w:rFonts w:ascii="Cambria Math" w:hAnsi="Cambria Math"/>
                <w:lang w:val="en-GB"/>
              </w:rPr>
              <m:t>pXP</m:t>
            </m:r>
          </m:e>
          <m:sub>
            <m:r>
              <m:rPr>
                <m:lit/>
                <m:nor/>
              </m:rPr>
              <w:rPr>
                <w:rFonts w:ascii="Cambria Math" w:hAnsi="Cambria Math"/>
                <w:lang w:val="en-GB"/>
              </w:rPr>
              <m:t>GLA</m:t>
            </m:r>
          </m:sub>
        </m:sSub>
        <m:r>
          <w:rPr>
            <w:rFonts w:ascii="Cambria Math" w:hAnsi="Cambria Math"/>
            <w:lang w:val="en-GB"/>
          </w:rPr>
          <m:t>=1</m:t>
        </m:r>
      </m:oMath>
      <w:r w:rsidRPr="00F16EDB">
        <w:rPr>
          <w:lang w:val="en-GB"/>
        </w:rPr>
        <w:t xml:space="preserve">, Figure </w:t>
      </w:r>
      <w:hyperlink w:anchor="fig:fig3-modelcomparison">
        <w:r w:rsidRPr="00F16EDB">
          <w:rPr>
            <w:rStyle w:val="Hyperlink"/>
            <w:lang w:val="en-GB"/>
          </w:rPr>
          <w:t>3</w:t>
        </w:r>
      </w:hyperlink>
      <w:r w:rsidRPr="00F16EDB">
        <w:rPr>
          <w:lang w:val="en-GB"/>
        </w:rPr>
        <w:t>b inset).</w:t>
      </w:r>
    </w:p>
    <w:p w14:paraId="5CA2F158" w14:textId="59470E96" w:rsidR="00B76BF1" w:rsidRPr="00F16EDB" w:rsidRDefault="00C418A2">
      <w:pPr>
        <w:pStyle w:val="BodyText"/>
        <w:rPr>
          <w:lang w:val="en-GB"/>
        </w:rPr>
      </w:pPr>
      <w:r w:rsidRPr="00F16EDB">
        <w:rPr>
          <w:lang w:val="en-GB"/>
        </w:rPr>
        <w:t xml:space="preserve">The estimates for GLA’s gaze-discount parameter </w:t>
      </w:r>
      <m:oMath>
        <m:r>
          <w:rPr>
            <w:rFonts w:ascii="Cambria Math" w:hAnsi="Cambria Math"/>
            <w:lang w:val="en-GB"/>
          </w:rPr>
          <m:t>θ</m:t>
        </m:r>
      </m:oMath>
      <w:r w:rsidRPr="00F16EDB">
        <w:rPr>
          <w:lang w:val="en-GB"/>
        </w:rPr>
        <w:t xml:space="preserve">, </w:t>
      </w:r>
      <w:r w:rsidR="00324CE4" w:rsidRPr="00F16EDB">
        <w:rPr>
          <w:lang w:val="en-GB"/>
        </w:rPr>
        <w:t xml:space="preserve">which describes </w:t>
      </w:r>
      <w:r w:rsidRPr="00F16EDB">
        <w:rPr>
          <w:lang w:val="en-GB"/>
        </w:rPr>
        <w:t>the degree to which alternative’s values are attenuated while not fixated, indicate that participants exhibited a moderate gaze</w:t>
      </w:r>
      <w:r w:rsidR="005C1265" w:rsidRPr="00F16EDB">
        <w:rPr>
          <w:lang w:val="en-GB"/>
        </w:rPr>
        <w:t>-</w:t>
      </w:r>
      <w:r w:rsidRPr="00F16EDB">
        <w:rPr>
          <w:lang w:val="en-GB"/>
        </w:rPr>
        <w:t xml:space="preserve">discount on average: </w:t>
      </w:r>
      <m:oMath>
        <m:r>
          <w:rPr>
            <w:rFonts w:ascii="Cambria Math" w:hAnsi="Cambria Math"/>
            <w:lang w:val="en-GB"/>
          </w:rPr>
          <m:t>θ</m:t>
        </m:r>
      </m:oMath>
      <w:r w:rsidRPr="00F16EDB">
        <w:rPr>
          <w:lang w:val="en-GB"/>
        </w:rPr>
        <w:t xml:space="preserve"> estimates ranged from 0.13 (strong gaze-discount) to 0.95 (almost no gaze-discount), with mean </w:t>
      </w:r>
      <m:oMath>
        <m:r>
          <w:rPr>
            <w:rFonts w:ascii="Cambria Math" w:hAnsi="Cambria Math"/>
            <w:lang w:val="en-GB"/>
          </w:rPr>
          <m:t>±</m:t>
        </m:r>
      </m:oMath>
      <w:r w:rsidRPr="00F16EDB">
        <w:rPr>
          <w:lang w:val="en-GB"/>
        </w:rPr>
        <w:t xml:space="preserve"> s.d. = 0.69 </w:t>
      </w:r>
      <m:oMath>
        <m:r>
          <w:rPr>
            <w:rFonts w:ascii="Cambria Math" w:hAnsi="Cambria Math"/>
            <w:lang w:val="en-GB"/>
          </w:rPr>
          <m:t>±</m:t>
        </m:r>
      </m:oMath>
      <w:r w:rsidRPr="00F16EDB">
        <w:rPr>
          <w:lang w:val="en-GB"/>
        </w:rPr>
        <w:t xml:space="preserve"> 0.18. Estimates for the leak parameter ranged from 0.08 (almost no leak) to 0.65 (moderately strong leak), with mean </w:t>
      </w:r>
      <m:oMath>
        <m:r>
          <w:rPr>
            <w:rFonts w:ascii="Cambria Math" w:hAnsi="Cambria Math"/>
            <w:lang w:val="en-GB"/>
          </w:rPr>
          <m:t>±</m:t>
        </m:r>
      </m:oMath>
      <w:r w:rsidRPr="00F16EDB">
        <w:rPr>
          <w:lang w:val="en-GB"/>
        </w:rPr>
        <w:t xml:space="preserve"> s.d. = 0.29 </w:t>
      </w:r>
      <m:oMath>
        <m:r>
          <w:rPr>
            <w:rFonts w:ascii="Cambria Math" w:hAnsi="Cambria Math"/>
            <w:lang w:val="en-GB"/>
          </w:rPr>
          <m:t>±</m:t>
        </m:r>
      </m:oMath>
      <w:r w:rsidRPr="00F16EDB">
        <w:rPr>
          <w:lang w:val="en-GB"/>
        </w:rPr>
        <w:t xml:space="preserve"> </w:t>
      </w:r>
      <w:r w:rsidRPr="00F16EDB">
        <w:rPr>
          <w:lang w:val="en-GB"/>
        </w:rPr>
        <w:lastRenderedPageBreak/>
        <w:t xml:space="preserve">0.2. </w:t>
      </w:r>
      <w:commentRangeStart w:id="18"/>
      <w:commentRangeStart w:id="19"/>
      <w:r w:rsidRPr="00F16EDB">
        <w:rPr>
          <w:lang w:val="en-GB"/>
        </w:rPr>
        <w:t>In principle, the model could produce a choice bias towards the alternative fixated last, by combining strong leakage with a stro</w:t>
      </w:r>
      <w:r w:rsidR="00EF31EF" w:rsidRPr="00F16EDB">
        <w:rPr>
          <w:lang w:val="en-GB"/>
        </w:rPr>
        <w:t>ng gaze-</w:t>
      </w:r>
      <w:r w:rsidRPr="00F16EDB">
        <w:rPr>
          <w:lang w:val="en-GB"/>
        </w:rPr>
        <w:t xml:space="preserve">discount: With a strong leak, choices are influenced </w:t>
      </w:r>
      <w:r w:rsidR="00DD564F" w:rsidRPr="00F16EDB">
        <w:rPr>
          <w:lang w:val="en-GB"/>
        </w:rPr>
        <w:t>mainly</w:t>
      </w:r>
      <w:r w:rsidRPr="00F16EDB">
        <w:rPr>
          <w:lang w:val="en-GB"/>
        </w:rPr>
        <w:t xml:space="preserve"> by the information acquired in the final fixation. A strong gaze-discount could then bias choice towards the fixated alternative. The parameter estimates, however </w:t>
      </w:r>
      <w:r w:rsidR="00DD564F" w:rsidRPr="00F16EDB">
        <w:rPr>
          <w:lang w:val="en-GB"/>
        </w:rPr>
        <w:t>suggest only</w:t>
      </w:r>
      <w:r w:rsidRPr="00F16EDB">
        <w:rPr>
          <w:lang w:val="en-GB"/>
        </w:rPr>
        <w:t xml:space="preserve"> moderate strengths of leak and discounting, indicating</w:t>
      </w:r>
      <w:r w:rsidR="00DD564F" w:rsidRPr="00F16EDB">
        <w:rPr>
          <w:lang w:val="en-GB"/>
        </w:rPr>
        <w:t xml:space="preserve"> </w:t>
      </w:r>
      <w:r w:rsidRPr="00F16EDB">
        <w:rPr>
          <w:lang w:val="en-GB"/>
        </w:rPr>
        <w:t>that the model’s good performance was not purely driven by effects of last fixations, which are</w:t>
      </w:r>
      <w:r w:rsidR="00DD564F" w:rsidRPr="00F16EDB">
        <w:rPr>
          <w:lang w:val="en-GB"/>
        </w:rPr>
        <w:t xml:space="preserve"> </w:t>
      </w:r>
      <w:r w:rsidRPr="00F16EDB">
        <w:rPr>
          <w:lang w:val="en-GB"/>
        </w:rPr>
        <w:t xml:space="preserve">often directed to the chosen alternative. </w:t>
      </w:r>
      <w:commentRangeEnd w:id="18"/>
      <w:r w:rsidR="00E016AA" w:rsidRPr="00F16EDB">
        <w:rPr>
          <w:rStyle w:val="CommentReference"/>
          <w:lang w:val="en-GB"/>
        </w:rPr>
        <w:commentReference w:id="18"/>
      </w:r>
      <w:commentRangeEnd w:id="19"/>
      <w:r w:rsidR="00324CE4" w:rsidRPr="00F16EDB">
        <w:rPr>
          <w:rStyle w:val="CommentReference"/>
          <w:lang w:val="en-GB"/>
        </w:rPr>
        <w:commentReference w:id="19"/>
      </w:r>
      <w:r w:rsidRPr="00F16EDB">
        <w:rPr>
          <w:lang w:val="en-GB"/>
        </w:rPr>
        <w:t xml:space="preserve">Individual parameter estimates of all GLA parameters are plotted in Supplemental Figure </w:t>
      </w:r>
      <w:hyperlink w:anchor="fig:gla-estimates">
        <w:r w:rsidRPr="00F16EDB">
          <w:rPr>
            <w:rStyle w:val="Hyperlink"/>
            <w:rFonts w:eastAsia="Cambria"/>
            <w:lang w:val="en-GB"/>
          </w:rPr>
          <w:t>3</w:t>
        </w:r>
      </w:hyperlink>
      <w:r w:rsidRPr="00F16EDB">
        <w:rPr>
          <w:lang w:val="en-GB"/>
        </w:rPr>
        <w:t xml:space="preserve"> and summarised in Supplemental Table </w:t>
      </w:r>
      <w:hyperlink w:anchor="tab:gla-estimates">
        <w:r w:rsidRPr="00F16EDB">
          <w:rPr>
            <w:rStyle w:val="Hyperlink"/>
            <w:rFonts w:eastAsia="Cambria"/>
            <w:lang w:val="en-GB"/>
          </w:rPr>
          <w:t>1</w:t>
        </w:r>
      </w:hyperlink>
      <w:r w:rsidRPr="00F16EDB">
        <w:rPr>
          <w:lang w:val="en-GB"/>
        </w:rPr>
        <w:t>.</w:t>
      </w:r>
    </w:p>
    <w:p w14:paraId="7211B6F3" w14:textId="72F24B72" w:rsidR="00B76BF1" w:rsidRPr="00F16EDB" w:rsidRDefault="00C418A2">
      <w:pPr>
        <w:pStyle w:val="BodyText"/>
        <w:rPr>
          <w:lang w:val="en-GB"/>
        </w:rPr>
      </w:pPr>
      <w:r w:rsidRPr="00F16EDB">
        <w:rPr>
          <w:lang w:val="en-GB"/>
        </w:rPr>
        <w:t xml:space="preserve">Given that MDFT outperforms utility-based models when choices are influenced by context (Berkowitsch, Scheibehenne, &amp; Rieskamp, 2014), we tested whether model fit of MDFT (relative to GLA) was higher for participants with higher RST. In other words: </w:t>
      </w:r>
      <w:r w:rsidR="00F35B82" w:rsidRPr="00F16EDB">
        <w:rPr>
          <w:lang w:val="en-GB"/>
        </w:rPr>
        <w:t xml:space="preserve">Does </w:t>
      </w:r>
      <w:r w:rsidRPr="00F16EDB">
        <w:rPr>
          <w:lang w:val="en-GB"/>
        </w:rPr>
        <w:t>MDFT</w:t>
      </w:r>
      <w:r w:rsidR="00F35B82" w:rsidRPr="00F16EDB">
        <w:rPr>
          <w:lang w:val="en-GB"/>
        </w:rPr>
        <w:t xml:space="preserve"> perform better</w:t>
      </w:r>
      <w:r w:rsidRPr="00F16EDB">
        <w:rPr>
          <w:lang w:val="en-GB"/>
        </w:rPr>
        <w:t xml:space="preserve"> </w:t>
      </w:r>
      <w:r w:rsidR="00F35B82" w:rsidRPr="00F16EDB">
        <w:rPr>
          <w:lang w:val="en-GB"/>
        </w:rPr>
        <w:t>for stronger context effects</w:t>
      </w:r>
      <w:r w:rsidRPr="00F16EDB">
        <w:rPr>
          <w:lang w:val="en-GB"/>
        </w:rPr>
        <w:t xml:space="preserve">? </w:t>
      </w:r>
      <w:r w:rsidR="00F35B82" w:rsidRPr="00F16EDB">
        <w:rPr>
          <w:lang w:val="en-GB"/>
        </w:rPr>
        <w:t xml:space="preserve">Overall, </w:t>
      </w:r>
      <w:r w:rsidRPr="00F16EDB">
        <w:rPr>
          <w:lang w:val="en-GB"/>
        </w:rPr>
        <w:t xml:space="preserve">7 out of 9 participants with an RST above 0.7 in attraction trials </w:t>
      </w:r>
      <w:r w:rsidR="00F35B82" w:rsidRPr="00F16EDB">
        <w:rPr>
          <w:lang w:val="en-GB"/>
        </w:rPr>
        <w:t xml:space="preserve">were </w:t>
      </w:r>
      <w:r w:rsidRPr="00F16EDB">
        <w:rPr>
          <w:lang w:val="en-GB"/>
        </w:rPr>
        <w:t>clearly best described by GLA</w:t>
      </w:r>
      <w:r w:rsidR="00F35B82" w:rsidRPr="00F16EDB">
        <w:rPr>
          <w:lang w:val="en-GB"/>
        </w:rPr>
        <w:t xml:space="preserve">. While </w:t>
      </w:r>
      <w:r w:rsidRPr="00F16EDB">
        <w:rPr>
          <w:lang w:val="en-GB"/>
        </w:rPr>
        <w:t xml:space="preserve">we found </w:t>
      </w:r>
      <w:r w:rsidR="00F35B82" w:rsidRPr="00F16EDB">
        <w:rPr>
          <w:lang w:val="en-GB"/>
        </w:rPr>
        <w:t>that the relative superiority of GLA over MDFT decreased with strong attraction effects, this was not the case</w:t>
      </w:r>
      <w:r w:rsidRPr="00F16EDB">
        <w:rPr>
          <w:lang w:val="en-GB"/>
        </w:rPr>
        <w:t xml:space="preserve"> </w:t>
      </w:r>
      <w:r w:rsidR="00F35B82" w:rsidRPr="00F16EDB">
        <w:rPr>
          <w:lang w:val="en-GB"/>
        </w:rPr>
        <w:t xml:space="preserve">for </w:t>
      </w:r>
      <w:r w:rsidRPr="00F16EDB">
        <w:rPr>
          <w:lang w:val="en-GB"/>
        </w:rPr>
        <w:t xml:space="preserve">compromise trials (Supplemental Figure </w:t>
      </w:r>
      <w:hyperlink w:anchor="fig:dbic-rst">
        <w:r w:rsidR="009F7069" w:rsidRPr="00F16EDB">
          <w:rPr>
            <w:rStyle w:val="Hyperlink"/>
            <w:rFonts w:eastAsia="Cambria"/>
            <w:lang w:val="en-GB"/>
          </w:rPr>
          <w:t>5</w:t>
        </w:r>
      </w:hyperlink>
      <w:r w:rsidRPr="00F16EDB">
        <w:rPr>
          <w:lang w:val="en-GB"/>
        </w:rPr>
        <w:t>)</w:t>
      </w:r>
      <w:r w:rsidR="00F35B82" w:rsidRPr="00F16EDB">
        <w:rPr>
          <w:lang w:val="en-GB"/>
        </w:rPr>
        <w:t>, suggesting that some features of MDFT might help capture strong attraction effects.</w:t>
      </w:r>
    </w:p>
    <w:p w14:paraId="726AAD22" w14:textId="25BD645D" w:rsidR="00EB6310" w:rsidRPr="00F16EDB" w:rsidRDefault="00103EFE" w:rsidP="005D5ABD">
      <w:pPr>
        <w:pStyle w:val="BodyText"/>
        <w:rPr>
          <w:lang w:val="en-GB"/>
        </w:rPr>
      </w:pPr>
      <w:r w:rsidRPr="00F16EDB">
        <w:rPr>
          <w:lang w:val="en-GB"/>
        </w:rPr>
        <w:t xml:space="preserve">As an additional indicator of model fit, we tested </w:t>
      </w:r>
      <w:r w:rsidR="00487C8F" w:rsidRPr="00F16EDB">
        <w:rPr>
          <w:lang w:val="en-GB"/>
        </w:rPr>
        <w:t xml:space="preserve">whether </w:t>
      </w:r>
      <w:r w:rsidRPr="00F16EDB">
        <w:rPr>
          <w:lang w:val="en-GB"/>
        </w:rPr>
        <w:t>the models could quantitatively reproduce the observed positive association of gaze and choice (</w:t>
      </w:r>
      <w:r w:rsidR="007859CB" w:rsidRPr="00F16EDB">
        <w:rPr>
          <w:lang w:val="en-GB"/>
        </w:rPr>
        <w:t>Supplemental Figure 1d, j)</w:t>
      </w:r>
      <w:r w:rsidRPr="00F16EDB">
        <w:rPr>
          <w:lang w:val="en-GB"/>
        </w:rPr>
        <w:t xml:space="preserve">. Specifically, following previous work (Krajbich et al., 2010; Krajbich &amp; Rangel, 2011), we inspected the model-predicted probability of choosing an alternative as a function of its </w:t>
      </w:r>
      <w:commentRangeStart w:id="20"/>
      <w:commentRangeStart w:id="21"/>
      <w:r w:rsidRPr="00F16EDB">
        <w:rPr>
          <w:lang w:val="en-GB"/>
        </w:rPr>
        <w:t xml:space="preserve">relative dwell </w:t>
      </w:r>
      <w:ins w:id="22" w:author="Felix Molter" w:date="2021-01-30T16:16:00Z">
        <w:r w:rsidR="00280496">
          <w:rPr>
            <w:lang w:val="en-GB"/>
          </w:rPr>
          <w:t xml:space="preserve">time </w:t>
        </w:r>
      </w:ins>
      <w:r w:rsidRPr="00F16EDB">
        <w:rPr>
          <w:lang w:val="en-GB"/>
        </w:rPr>
        <w:t>advantage</w:t>
      </w:r>
      <w:commentRangeEnd w:id="20"/>
      <w:r w:rsidR="005D5ABD" w:rsidRPr="00F16EDB">
        <w:rPr>
          <w:rStyle w:val="CommentReference"/>
          <w:lang w:val="en-GB"/>
        </w:rPr>
        <w:commentReference w:id="20"/>
      </w:r>
      <w:commentRangeEnd w:id="21"/>
      <w:r w:rsidR="00DD45B4">
        <w:rPr>
          <w:rStyle w:val="CommentReference"/>
        </w:rPr>
        <w:commentReference w:id="21"/>
      </w:r>
      <w:r w:rsidR="00487C8F" w:rsidRPr="00F16EDB">
        <w:rPr>
          <w:lang w:val="en-GB"/>
        </w:rPr>
        <w:t xml:space="preserve">: </w:t>
      </w:r>
      <w:r w:rsidRPr="00F16EDB">
        <w:rPr>
          <w:lang w:val="en-GB"/>
        </w:rPr>
        <w:t xml:space="preserve">the difference </w:t>
      </w:r>
      <w:commentRangeStart w:id="23"/>
      <w:r w:rsidRPr="00F16EDB">
        <w:rPr>
          <w:lang w:val="en-GB"/>
        </w:rPr>
        <w:t>in</w:t>
      </w:r>
      <w:commentRangeEnd w:id="23"/>
      <w:r w:rsidR="00280496">
        <w:rPr>
          <w:rStyle w:val="CommentReference"/>
        </w:rPr>
        <w:commentReference w:id="23"/>
      </w:r>
      <w:r w:rsidRPr="00F16EDB">
        <w:rPr>
          <w:lang w:val="en-GB"/>
        </w:rPr>
        <w:t xml:space="preserve"> </w:t>
      </w:r>
      <w:del w:id="24" w:author="Scott Huettel" w:date="2021-01-26T14:02:00Z">
        <w:r w:rsidRPr="00F16EDB" w:rsidDel="00487C8F">
          <w:rPr>
            <w:lang w:val="en-GB"/>
          </w:rPr>
          <w:delText xml:space="preserve">relative </w:delText>
        </w:r>
      </w:del>
      <w:r w:rsidRPr="00F16EDB">
        <w:rPr>
          <w:lang w:val="en-GB"/>
        </w:rPr>
        <w:t xml:space="preserve">dwell </w:t>
      </w:r>
      <w:r w:rsidR="00A5421D" w:rsidRPr="00F16EDB">
        <w:rPr>
          <w:lang w:val="en-GB"/>
        </w:rPr>
        <w:t xml:space="preserve">time </w:t>
      </w:r>
      <w:r w:rsidRPr="00F16EDB">
        <w:rPr>
          <w:lang w:val="en-GB"/>
        </w:rPr>
        <w:t xml:space="preserve">towards an alternative minus the mean relative dwell </w:t>
      </w:r>
      <w:r w:rsidR="00A5421D" w:rsidRPr="00F16EDB">
        <w:rPr>
          <w:lang w:val="en-GB"/>
        </w:rPr>
        <w:t xml:space="preserve">time </w:t>
      </w:r>
      <w:r w:rsidRPr="00F16EDB">
        <w:rPr>
          <w:lang w:val="en-GB"/>
        </w:rPr>
        <w:t>to other alternatives.</w:t>
      </w:r>
      <w:r w:rsidR="007859CB" w:rsidRPr="00F16EDB">
        <w:rPr>
          <w:lang w:val="en-GB"/>
        </w:rPr>
        <w:t xml:space="preserve"> The probability of choosing an alternative generally increased with its relative dwell </w:t>
      </w:r>
      <w:r w:rsidR="00A5421D" w:rsidRPr="00F16EDB">
        <w:rPr>
          <w:lang w:val="en-GB"/>
        </w:rPr>
        <w:t xml:space="preserve">time </w:t>
      </w:r>
      <w:r w:rsidR="007859CB" w:rsidRPr="00F16EDB">
        <w:rPr>
          <w:lang w:val="en-GB"/>
        </w:rPr>
        <w:t>advantage (Figure 3c-h), except for dominated decoys in attraction trials, which were not chosen even if looked at longer than other alternatives (Figure 3g).</w:t>
      </w:r>
    </w:p>
    <w:p w14:paraId="1C49C7A9" w14:textId="5B895EF7" w:rsidR="00774FF0" w:rsidRPr="00F16EDB" w:rsidRDefault="007859CB" w:rsidP="00EB6310">
      <w:pPr>
        <w:pStyle w:val="BodyText"/>
        <w:rPr>
          <w:lang w:val="en-GB"/>
        </w:rPr>
      </w:pPr>
      <w:r w:rsidRPr="00F16EDB">
        <w:rPr>
          <w:lang w:val="en-GB"/>
        </w:rPr>
        <w:t xml:space="preserve">All gaze-dependent models were able to capture this </w:t>
      </w:r>
      <w:r w:rsidR="005113F2" w:rsidRPr="00F16EDB">
        <w:rPr>
          <w:lang w:val="en-GB"/>
        </w:rPr>
        <w:t xml:space="preserve">positive </w:t>
      </w:r>
      <w:r w:rsidRPr="00F16EDB">
        <w:rPr>
          <w:lang w:val="en-GB"/>
        </w:rPr>
        <w:t xml:space="preserve">association. </w:t>
      </w:r>
      <w:r w:rsidR="00EB6310" w:rsidRPr="00F16EDB">
        <w:rPr>
          <w:lang w:val="en-GB"/>
        </w:rPr>
        <w:t>Note, however, that they also predict</w:t>
      </w:r>
      <w:r w:rsidR="006D742F" w:rsidRPr="00F16EDB">
        <w:rPr>
          <w:lang w:val="en-GB"/>
        </w:rPr>
        <w:t>ed</w:t>
      </w:r>
      <w:r w:rsidR="00EB6310" w:rsidRPr="00F16EDB">
        <w:rPr>
          <w:lang w:val="en-GB"/>
        </w:rPr>
        <w:t xml:space="preserve"> choices of dominated decoys in attraction trials, if decoys ha</w:t>
      </w:r>
      <w:r w:rsidR="006D742F" w:rsidRPr="00F16EDB">
        <w:rPr>
          <w:lang w:val="en-GB"/>
        </w:rPr>
        <w:t>d</w:t>
      </w:r>
      <w:r w:rsidR="00EB6310" w:rsidRPr="00F16EDB">
        <w:rPr>
          <w:lang w:val="en-GB"/>
        </w:rPr>
        <w:t xml:space="preserve"> a large dwell </w:t>
      </w:r>
      <w:r w:rsidR="004C3045" w:rsidRPr="00F16EDB">
        <w:rPr>
          <w:lang w:val="en-GB"/>
        </w:rPr>
        <w:t xml:space="preserve">time </w:t>
      </w:r>
      <w:r w:rsidR="00EB6310" w:rsidRPr="00F16EDB">
        <w:rPr>
          <w:lang w:val="en-GB"/>
        </w:rPr>
        <w:t xml:space="preserve">advantage (Figure 3g). In this case, GLA </w:t>
      </w:r>
      <w:r w:rsidR="00CF095C" w:rsidRPr="00F16EDB">
        <w:rPr>
          <w:lang w:val="en-GB"/>
        </w:rPr>
        <w:t>performed</w:t>
      </w:r>
      <w:r w:rsidR="00C704B8" w:rsidRPr="00F16EDB">
        <w:rPr>
          <w:lang w:val="en-GB"/>
        </w:rPr>
        <w:t xml:space="preserve"> better than</w:t>
      </w:r>
      <w:r w:rsidR="00EB6310" w:rsidRPr="00F16EDB">
        <w:rPr>
          <w:lang w:val="en-GB"/>
        </w:rPr>
        <w:t xml:space="preserv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00EB6310" w:rsidRPr="00F16EDB">
        <w:rPr>
          <w:lang w:val="en-GB"/>
        </w:rPr>
        <w:t xml:space="preserve"> and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00787D8D" w:rsidRPr="00F16EDB">
        <w:rPr>
          <w:rFonts w:eastAsiaTheme="minorEastAsia"/>
          <w:lang w:val="en-GB"/>
        </w:rPr>
        <w:t>, as it predicted</w:t>
      </w:r>
      <w:r w:rsidR="00C704B8" w:rsidRPr="00F16EDB">
        <w:rPr>
          <w:rFonts w:eastAsiaTheme="minorEastAsia"/>
          <w:lang w:val="en-GB"/>
        </w:rPr>
        <w:t xml:space="preserve"> fewer decoy choices</w:t>
      </w:r>
      <w:r w:rsidR="00EB6310" w:rsidRPr="00F16EDB">
        <w:rPr>
          <w:rFonts w:eastAsiaTheme="minorEastAsia"/>
          <w:lang w:val="en-GB"/>
        </w:rPr>
        <w:t>.</w:t>
      </w:r>
      <w:r w:rsidR="00487C8F" w:rsidRPr="00F16EDB">
        <w:rPr>
          <w:rFonts w:eastAsiaTheme="minorEastAsia"/>
          <w:lang w:val="en-GB"/>
        </w:rPr>
        <w:t xml:space="preserve"> However, </w:t>
      </w:r>
      <w:r w:rsidR="00774FF0" w:rsidRPr="00F16EDB">
        <w:rPr>
          <w:lang w:val="en-GB"/>
        </w:rPr>
        <w:t xml:space="preserve">MDFT and EU </w:t>
      </w:r>
      <w:r w:rsidR="008B3F9A" w:rsidRPr="00F16EDB">
        <w:rPr>
          <w:lang w:val="en-GB"/>
        </w:rPr>
        <w:t xml:space="preserve">generally </w:t>
      </w:r>
      <w:r w:rsidR="004F794B" w:rsidRPr="00F16EDB">
        <w:rPr>
          <w:lang w:val="en-GB"/>
        </w:rPr>
        <w:t xml:space="preserve">could not </w:t>
      </w:r>
      <w:r w:rsidR="008B3F9A" w:rsidRPr="00F16EDB">
        <w:rPr>
          <w:lang w:val="en-GB"/>
        </w:rPr>
        <w:t xml:space="preserve">capture </w:t>
      </w:r>
      <w:r w:rsidR="00EB6310" w:rsidRPr="00F16EDB">
        <w:rPr>
          <w:lang w:val="en-GB"/>
        </w:rPr>
        <w:t>the</w:t>
      </w:r>
      <w:r w:rsidR="002A3006" w:rsidRPr="00F16EDB">
        <w:rPr>
          <w:lang w:val="en-GB"/>
        </w:rPr>
        <w:t xml:space="preserve"> </w:t>
      </w:r>
      <w:r w:rsidR="001C4DAC" w:rsidRPr="00F16EDB">
        <w:rPr>
          <w:lang w:val="en-GB"/>
        </w:rPr>
        <w:lastRenderedPageBreak/>
        <w:t xml:space="preserve">empirical </w:t>
      </w:r>
      <w:r w:rsidR="002A3006" w:rsidRPr="00F16EDB">
        <w:rPr>
          <w:lang w:val="en-GB"/>
        </w:rPr>
        <w:t xml:space="preserve">association </w:t>
      </w:r>
      <w:r w:rsidR="001C4DAC" w:rsidRPr="00F16EDB">
        <w:rPr>
          <w:lang w:val="en-GB"/>
        </w:rPr>
        <w:t xml:space="preserve">of </w:t>
      </w:r>
      <w:r w:rsidR="002A3006" w:rsidRPr="00F16EDB">
        <w:rPr>
          <w:lang w:val="en-GB"/>
        </w:rPr>
        <w:t>gaze and choic</w:t>
      </w:r>
      <w:r w:rsidR="00487C8F" w:rsidRPr="00F16EDB">
        <w:rPr>
          <w:lang w:val="en-GB"/>
        </w:rPr>
        <w:t xml:space="preserve">e; they </w:t>
      </w:r>
      <w:r w:rsidR="001C4DAC" w:rsidRPr="00F16EDB">
        <w:rPr>
          <w:lang w:val="en-GB"/>
        </w:rPr>
        <w:t>predict</w:t>
      </w:r>
      <w:r w:rsidR="00487C8F" w:rsidRPr="00F16EDB">
        <w:rPr>
          <w:lang w:val="en-GB"/>
        </w:rPr>
        <w:t>ed</w:t>
      </w:r>
      <w:r w:rsidR="001C4DAC" w:rsidRPr="00F16EDB">
        <w:rPr>
          <w:lang w:val="en-GB"/>
        </w:rPr>
        <w:t xml:space="preserve"> </w:t>
      </w:r>
      <w:r w:rsidR="002A3006" w:rsidRPr="00F16EDB">
        <w:rPr>
          <w:lang w:val="en-GB"/>
        </w:rPr>
        <w:t>too many choices of alternatives with negative</w:t>
      </w:r>
      <w:r w:rsidR="00487C8F" w:rsidRPr="00F16EDB">
        <w:rPr>
          <w:lang w:val="en-GB"/>
        </w:rPr>
        <w:t xml:space="preserve"> dwell time advantage</w:t>
      </w:r>
      <w:r w:rsidR="002A3006" w:rsidRPr="00F16EDB">
        <w:rPr>
          <w:lang w:val="en-GB"/>
        </w:rPr>
        <w:t xml:space="preserve">, and too few choices of alternatives with positive dwell </w:t>
      </w:r>
      <w:r w:rsidR="00217AA0" w:rsidRPr="00F16EDB">
        <w:rPr>
          <w:lang w:val="en-GB"/>
        </w:rPr>
        <w:t xml:space="preserve">time </w:t>
      </w:r>
      <w:r w:rsidR="002A3006" w:rsidRPr="00F16EDB">
        <w:rPr>
          <w:lang w:val="en-GB"/>
        </w:rPr>
        <w:t>advantage.</w:t>
      </w:r>
      <w:r w:rsidR="0001448D" w:rsidRPr="00F16EDB">
        <w:rPr>
          <w:lang w:val="en-GB"/>
        </w:rPr>
        <w:t xml:space="preserve"> </w:t>
      </w:r>
      <w:commentRangeStart w:id="25"/>
      <w:del w:id="26" w:author="Scott Huettel" w:date="2021-01-26T14:03:00Z">
        <w:r w:rsidR="0001448D" w:rsidRPr="00F16EDB" w:rsidDel="00487C8F">
          <w:rPr>
            <w:lang w:val="en-GB"/>
          </w:rPr>
          <w:delText xml:space="preserve">However, </w:delText>
        </w:r>
      </w:del>
      <w:ins w:id="27" w:author="Scott Huettel" w:date="2021-01-26T14:03:00Z">
        <w:r w:rsidR="00487C8F" w:rsidRPr="00F16EDB">
          <w:rPr>
            <w:lang w:val="en-GB"/>
          </w:rPr>
          <w:t xml:space="preserve">Nor </w:t>
        </w:r>
      </w:ins>
      <w:del w:id="28" w:author="Scott Huettel" w:date="2021-01-26T14:03:00Z">
        <w:r w:rsidR="0001448D" w:rsidRPr="00F16EDB" w:rsidDel="00487C8F">
          <w:rPr>
            <w:lang w:val="en-GB"/>
          </w:rPr>
          <w:delText xml:space="preserve">they also </w:delText>
        </w:r>
      </w:del>
      <w:r w:rsidR="000A386D" w:rsidRPr="00F16EDB">
        <w:rPr>
          <w:lang w:val="en-GB"/>
        </w:rPr>
        <w:t xml:space="preserve">did </w:t>
      </w:r>
      <w:del w:id="29" w:author="Scott Huettel" w:date="2021-01-26T14:03:00Z">
        <w:r w:rsidR="0001448D" w:rsidRPr="00F16EDB" w:rsidDel="00487C8F">
          <w:rPr>
            <w:lang w:val="en-GB"/>
          </w:rPr>
          <w:delText xml:space="preserve">not </w:delText>
        </w:r>
      </w:del>
      <w:ins w:id="30" w:author="Scott Huettel" w:date="2021-01-26T14:03:00Z">
        <w:r w:rsidR="00487C8F" w:rsidRPr="00F16EDB">
          <w:rPr>
            <w:lang w:val="en-GB"/>
          </w:rPr>
          <w:t xml:space="preserve">they </w:t>
        </w:r>
      </w:ins>
      <w:r w:rsidR="0001448D" w:rsidRPr="00F16EDB">
        <w:rPr>
          <w:lang w:val="en-GB"/>
        </w:rPr>
        <w:t>predict choices of dominated decoys, even if the decoy was looked at longer.</w:t>
      </w:r>
      <w:commentRangeEnd w:id="25"/>
      <w:r w:rsidR="00657C31">
        <w:rPr>
          <w:rStyle w:val="CommentReference"/>
        </w:rPr>
        <w:commentReference w:id="25"/>
      </w:r>
    </w:p>
    <w:p w14:paraId="0E829F55" w14:textId="53C510E4" w:rsidR="007973A3" w:rsidRPr="00F16EDB" w:rsidRDefault="00C418A2" w:rsidP="007973A3">
      <w:pPr>
        <w:pStyle w:val="BodyText"/>
        <w:rPr>
          <w:lang w:val="en-GB"/>
        </w:rPr>
      </w:pPr>
      <w:r w:rsidRPr="00F16EDB">
        <w:rPr>
          <w:lang w:val="en-GB"/>
        </w:rPr>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F16EDB">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[0.43, 0.79], Figure </w:t>
      </w:r>
      <w:hyperlink w:anchor="fig:fig3-modelcomparison">
        <w:r w:rsidRPr="00F16EDB">
          <w:rPr>
            <w:rStyle w:val="Hyperlink"/>
            <w:lang w:val="en-GB"/>
          </w:rPr>
          <w:t>3</w:t>
        </w:r>
      </w:hyperlink>
      <w:r w:rsidR="005175F2" w:rsidRPr="00F16EDB">
        <w:rPr>
          <w:lang w:val="en-GB"/>
        </w:rPr>
        <w:t>i</w:t>
      </w:r>
      <w:r w:rsidRPr="00F16EDB">
        <w:rPr>
          <w:lang w:val="en-GB"/>
        </w:rPr>
        <w:t>) and compromise (</w:t>
      </w:r>
      <m:oMath>
        <m:r>
          <w:rPr>
            <w:rFonts w:ascii="Cambria Math" w:hAnsi="Cambria Math"/>
            <w:lang w:val="en-GB"/>
          </w:rPr>
          <m:t>r</m:t>
        </m:r>
      </m:oMath>
      <w:r w:rsidRPr="00F16EDB">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[0.58, 0.86], Figure </w:t>
      </w:r>
      <w:hyperlink w:anchor="fig:fig3-modelcomparison">
        <w:r w:rsidRPr="00F16EDB">
          <w:rPr>
            <w:rStyle w:val="Hyperlink"/>
            <w:lang w:val="en-GB"/>
          </w:rPr>
          <w:t>3</w:t>
        </w:r>
      </w:hyperlink>
      <w:r w:rsidR="005175F2" w:rsidRPr="00F16EDB">
        <w:rPr>
          <w:lang w:val="en-GB"/>
        </w:rPr>
        <w:t>j</w:t>
      </w:r>
      <w:r w:rsidRPr="00F16EDB">
        <w:rPr>
          <w:lang w:val="en-GB"/>
        </w:rPr>
        <w:t xml:space="preserve">) trials. However, the model underestimates large deviations from RST = 0.5, suggesting that </w:t>
      </w:r>
      <w:ins w:id="31" w:author="Felix Molter" w:date="2021-01-30T16:43:00Z">
        <w:r w:rsidR="009771E8">
          <w:rPr>
            <w:lang w:val="en-GB"/>
          </w:rPr>
          <w:t xml:space="preserve">its gaze-discount mechanism </w:t>
        </w:r>
      </w:ins>
      <w:ins w:id="32" w:author="Felix Molter" w:date="2021-01-30T16:44:00Z">
        <w:r w:rsidR="009771E8">
          <w:rPr>
            <w:lang w:val="en-GB"/>
          </w:rPr>
          <w:t xml:space="preserve">can </w:t>
        </w:r>
      </w:ins>
      <w:r w:rsidR="00487C8F" w:rsidRPr="00F16EDB">
        <w:rPr>
          <w:lang w:val="en-GB"/>
        </w:rPr>
        <w:t>capture the qualitative pattern of context effects but not their expression in participants</w:t>
      </w:r>
      <w:r w:rsidR="007D1A01" w:rsidRPr="00F16EDB">
        <w:rPr>
          <w:lang w:val="en-GB"/>
        </w:rPr>
        <w:t xml:space="preserve"> with extreme RSTs</w:t>
      </w:r>
      <w:commentRangeStart w:id="33"/>
      <w:r w:rsidR="001C4DAC" w:rsidRPr="00F16EDB">
        <w:rPr>
          <w:lang w:val="en-GB"/>
        </w:rPr>
        <w:t>.</w:t>
      </w:r>
      <w:commentRangeEnd w:id="33"/>
      <w:r w:rsidR="000C6B1A">
        <w:rPr>
          <w:rStyle w:val="CommentReference"/>
        </w:rPr>
        <w:commentReference w:id="33"/>
      </w:r>
      <w:r w:rsidR="007973A3" w:rsidRPr="00F16EDB">
        <w:rPr>
          <w:lang w:val="en-GB"/>
        </w:rPr>
        <w:t xml:space="preserve"> </w:t>
      </w:r>
    </w:p>
    <w:p w14:paraId="7DD66280" w14:textId="24302377" w:rsidR="00442557" w:rsidRPr="00F16EDB" w:rsidRDefault="00634092">
      <w:pPr>
        <w:pStyle w:val="BodyText"/>
        <w:rPr>
          <w:lang w:val="en-GB"/>
        </w:rPr>
      </w:pPr>
      <w:r w:rsidRPr="00F16EDB">
        <w:rPr>
          <w:lang w:val="en-GB"/>
        </w:rPr>
        <w:t>I</w:t>
      </w:r>
      <w:r w:rsidR="00620A14" w:rsidRPr="00F16EDB">
        <w:rPr>
          <w:lang w:val="en-GB"/>
        </w:rPr>
        <w:t>nspection of predicted choice probabilities (</w:t>
      </w:r>
      <w:r w:rsidR="00366C19" w:rsidRPr="00F16EDB">
        <w:rPr>
          <w:lang w:val="en-GB"/>
        </w:rPr>
        <w:t>S</w:t>
      </w:r>
      <w:r w:rsidR="00620A14" w:rsidRPr="00F16EDB">
        <w:rPr>
          <w:lang w:val="en-GB"/>
        </w:rPr>
        <w:t xml:space="preserve">upplemental </w:t>
      </w:r>
      <w:r w:rsidR="00366C19" w:rsidRPr="00F16EDB">
        <w:rPr>
          <w:lang w:val="en-GB"/>
        </w:rPr>
        <w:t>F</w:t>
      </w:r>
      <w:r w:rsidR="00620A14" w:rsidRPr="00F16EDB">
        <w:rPr>
          <w:lang w:val="en-GB"/>
        </w:rPr>
        <w:t>igure</w:t>
      </w:r>
      <w:r w:rsidR="00366C19" w:rsidRPr="00F16EDB">
        <w:rPr>
          <w:lang w:val="en-GB"/>
        </w:rPr>
        <w:t xml:space="preserve"> 4</w:t>
      </w:r>
      <w:r w:rsidR="00620A14" w:rsidRPr="00F16EDB">
        <w:rPr>
          <w:lang w:val="en-GB"/>
        </w:rPr>
        <w:t xml:space="preserve">) shows that, on average, </w:t>
      </w:r>
      <w:r w:rsidR="007973A3" w:rsidRPr="00F16EDB">
        <w:rPr>
          <w:lang w:val="en-GB"/>
        </w:rPr>
        <w:t>GLA</w:t>
      </w:r>
      <w:r w:rsidR="00ED6997" w:rsidRPr="00F16EDB">
        <w:rPr>
          <w:lang w:val="en-GB"/>
        </w:rPr>
        <w:t xml:space="preserve"> predicted</w:t>
      </w:r>
      <w:r w:rsidR="007973A3" w:rsidRPr="00F16EDB">
        <w:rPr>
          <w:lang w:val="en-GB"/>
        </w:rPr>
        <w:t xml:space="preserve"> high probabilities</w:t>
      </w:r>
      <w:r w:rsidR="00620A14" w:rsidRPr="00F16EDB">
        <w:rPr>
          <w:lang w:val="en-GB"/>
        </w:rPr>
        <w:t xml:space="preserve"> for the empirically chosen alternative (</w:t>
      </w:r>
      <w:r w:rsidR="007973A3" w:rsidRPr="00F16EDB">
        <w:rPr>
          <w:lang w:val="en-GB"/>
        </w:rPr>
        <w:t xml:space="preserve">indicating </w:t>
      </w:r>
      <w:r w:rsidR="00620A14" w:rsidRPr="00F16EDB">
        <w:rPr>
          <w:lang w:val="en-GB"/>
        </w:rPr>
        <w:t>good overall fit), but</w:t>
      </w:r>
      <w:r w:rsidR="00BF6225" w:rsidRPr="00F16EDB">
        <w:rPr>
          <w:lang w:val="en-GB"/>
        </w:rPr>
        <w:t xml:space="preserve"> comparable</w:t>
      </w:r>
      <w:r w:rsidR="00620A14" w:rsidRPr="00F16EDB">
        <w:rPr>
          <w:lang w:val="en-GB"/>
        </w:rPr>
        <w:t xml:space="preserve"> proportions of target and competitor choices (resulting in reduced RST)</w:t>
      </w:r>
      <w:r w:rsidR="00BF6225" w:rsidRPr="00F16EDB">
        <w:rPr>
          <w:lang w:val="en-GB"/>
        </w:rPr>
        <w:t>.</w:t>
      </w:r>
      <w:r w:rsidR="007973A3" w:rsidRPr="00F16EDB">
        <w:rPr>
          <w:lang w:val="en-GB"/>
        </w:rPr>
        <w:t xml:space="preserve"> </w:t>
      </w:r>
      <w:r w:rsidR="00442557" w:rsidRPr="00F16EDB">
        <w:rPr>
          <w:lang w:val="en-GB"/>
        </w:rPr>
        <w:t xml:space="preserve">Other models, like MDFT, </w:t>
      </w:r>
      <w:r w:rsidR="005079F6" w:rsidRPr="00F16EDB">
        <w:rPr>
          <w:lang w:val="en-GB"/>
        </w:rPr>
        <w:t>predict</w:t>
      </w:r>
      <w:r w:rsidR="00ED6997" w:rsidRPr="00F16EDB">
        <w:rPr>
          <w:lang w:val="en-GB"/>
        </w:rPr>
        <w:t>ed</w:t>
      </w:r>
      <w:r w:rsidR="005079F6" w:rsidRPr="00F16EDB">
        <w:rPr>
          <w:lang w:val="en-GB"/>
        </w:rPr>
        <w:t xml:space="preserve"> larger differences </w:t>
      </w:r>
      <w:r w:rsidR="007973A3" w:rsidRPr="00F16EDB">
        <w:rPr>
          <w:lang w:val="en-GB"/>
        </w:rPr>
        <w:t>between target and competitor choices for some participants</w:t>
      </w:r>
      <w:r w:rsidR="005079F6" w:rsidRPr="00F16EDB">
        <w:rPr>
          <w:lang w:val="en-GB"/>
        </w:rPr>
        <w:t xml:space="preserve">, but </w:t>
      </w:r>
      <w:r w:rsidR="007973A3" w:rsidRPr="00F16EDB">
        <w:rPr>
          <w:lang w:val="en-GB"/>
        </w:rPr>
        <w:t>assign</w:t>
      </w:r>
      <w:r w:rsidR="00ED6997" w:rsidRPr="00F16EDB">
        <w:rPr>
          <w:lang w:val="en-GB"/>
        </w:rPr>
        <w:t>ed</w:t>
      </w:r>
      <w:r w:rsidR="007973A3" w:rsidRPr="00F16EDB">
        <w:rPr>
          <w:lang w:val="en-GB"/>
        </w:rPr>
        <w:t xml:space="preserve"> lower </w:t>
      </w:r>
      <w:r w:rsidR="005079F6" w:rsidRPr="00F16EDB">
        <w:rPr>
          <w:lang w:val="en-GB"/>
        </w:rPr>
        <w:t xml:space="preserve">probability </w:t>
      </w:r>
      <w:r w:rsidR="007973A3" w:rsidRPr="00F16EDB">
        <w:rPr>
          <w:lang w:val="en-GB"/>
        </w:rPr>
        <w:t xml:space="preserve">to </w:t>
      </w:r>
      <w:r w:rsidR="005079F6" w:rsidRPr="00F16EDB">
        <w:rPr>
          <w:lang w:val="en-GB"/>
        </w:rPr>
        <w:t>empirically chosen alternative</w:t>
      </w:r>
      <w:r w:rsidR="007973A3" w:rsidRPr="00F16EDB">
        <w:rPr>
          <w:lang w:val="en-GB"/>
        </w:rPr>
        <w:t xml:space="preserve">s (resulting in </w:t>
      </w:r>
      <w:r w:rsidR="007F2A18" w:rsidRPr="00F16EDB">
        <w:rPr>
          <w:lang w:val="en-GB"/>
        </w:rPr>
        <w:t xml:space="preserve">overall </w:t>
      </w:r>
      <w:r w:rsidR="007973A3" w:rsidRPr="00F16EDB">
        <w:rPr>
          <w:lang w:val="en-GB"/>
        </w:rPr>
        <w:t>inferior fit)</w:t>
      </w:r>
      <w:r w:rsidR="005079F6" w:rsidRPr="00F16EDB">
        <w:rPr>
          <w:lang w:val="en-GB"/>
        </w:rPr>
        <w:t>.</w:t>
      </w:r>
    </w:p>
    <w:p w14:paraId="3D6B3B92" w14:textId="77777777" w:rsidR="00B76BF1" w:rsidRPr="00F16EDB" w:rsidRDefault="00C418A2">
      <w:pPr>
        <w:pStyle w:val="Heading2"/>
        <w:rPr>
          <w:lang w:val="en-GB"/>
        </w:rPr>
      </w:pPr>
      <w:commentRangeStart w:id="34"/>
      <w:commentRangeStart w:id="35"/>
      <w:r w:rsidRPr="00F16EDB">
        <w:rPr>
          <w:lang w:val="en-GB"/>
        </w:rPr>
        <w:t>Systematic exploration of a large model space</w:t>
      </w:r>
      <w:commentRangeEnd w:id="34"/>
      <w:r w:rsidR="007D1A01" w:rsidRPr="00F16EDB">
        <w:rPr>
          <w:rStyle w:val="CommentReference"/>
          <w:rFonts w:eastAsiaTheme="minorHAnsi" w:cstheme="minorBidi"/>
          <w:b w:val="0"/>
          <w:bCs w:val="0"/>
          <w:color w:val="auto"/>
          <w:lang w:val="en-GB"/>
        </w:rPr>
        <w:commentReference w:id="34"/>
      </w:r>
      <w:commentRangeEnd w:id="35"/>
      <w:r w:rsidR="00AE7CC9">
        <w:rPr>
          <w:rStyle w:val="CommentReference"/>
          <w:rFonts w:eastAsiaTheme="minorHAnsi" w:cstheme="minorBidi"/>
          <w:b w:val="0"/>
          <w:bCs w:val="0"/>
          <w:color w:val="auto"/>
        </w:rPr>
        <w:commentReference w:id="35"/>
      </w:r>
    </w:p>
    <w:p w14:paraId="078D09E3" w14:textId="1A9B5A12" w:rsidR="00B76BF1" w:rsidRPr="00F16EDB" w:rsidRDefault="00C418A2" w:rsidP="00F16EDB">
      <w:pPr>
        <w:pStyle w:val="FirstParagraph"/>
        <w:rPr>
          <w:lang w:val="en-GB"/>
        </w:rPr>
      </w:pPr>
      <w:r w:rsidRPr="00F16EDB">
        <w:rPr>
          <w:lang w:val="en-GB"/>
        </w:rPr>
        <w:t xml:space="preserve">The model comparison identified the advantage of the gaze-dependent accumulation model over its competitors. </w:t>
      </w:r>
      <w:r w:rsidR="005311B8" w:rsidRPr="00F16EDB">
        <w:rPr>
          <w:lang w:val="en-GB"/>
        </w:rPr>
        <w:t xml:space="preserve">To better understand the contribution of individual model mechanisms </w:t>
      </w:r>
      <w:r w:rsidRPr="00F16EDB">
        <w:rPr>
          <w:lang w:val="en-GB"/>
        </w:rPr>
        <w:t>(such as accumulation leak, inhibition between alternatives, or the gaze-dependent discount) to model performance</w:t>
      </w:r>
      <w:r w:rsidR="005311B8" w:rsidRPr="00F16EDB">
        <w:rPr>
          <w:lang w:val="en-GB"/>
        </w:rPr>
        <w:t xml:space="preserve">, </w:t>
      </w:r>
      <w:r w:rsidRPr="00F16EDB">
        <w:rPr>
          <w:lang w:val="en-GB"/>
        </w:rPr>
        <w:t xml:space="preserve">we performed a search across a large, systematically designed model space, in a so-called "switchboard analysis" (see Turner, Schley,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w:t>
      </w:r>
      <w:r w:rsidRPr="00F16EDB">
        <w:rPr>
          <w:lang w:val="en-GB"/>
        </w:rPr>
        <w:lastRenderedPageBreak/>
        <w:t xml:space="preserve">model comparison presented above). In addition, it provides a systematic way to generate novel hybrid models, combining mechanisms from different </w:t>
      </w:r>
      <w:r w:rsidRPr="00F16EDB">
        <w:rPr>
          <w:i/>
          <w:lang w:val="en-GB"/>
        </w:rPr>
        <w:t>a priori</w:t>
      </w:r>
      <w:r w:rsidRPr="00F16EDB">
        <w:rPr>
          <w:lang w:val="en-GB"/>
        </w:rPr>
        <w:t xml:space="preserve"> defined models.</w:t>
      </w:r>
    </w:p>
    <w:p w14:paraId="48C105B5" w14:textId="06A37B07" w:rsidR="00B76BF1" w:rsidRDefault="005311B8">
      <w:pPr>
        <w:pStyle w:val="BodyText"/>
        <w:rPr>
          <w:lang w:val="en-GB"/>
        </w:rPr>
      </w:pPr>
      <w:r w:rsidRPr="00F16EDB">
        <w:rPr>
          <w:lang w:val="en-GB"/>
        </w:rPr>
        <w:t xml:space="preserve">This analysis </w:t>
      </w:r>
      <w:r w:rsidR="00E772E0" w:rsidRPr="00F16EDB">
        <w:rPr>
          <w:lang w:val="en-GB"/>
        </w:rPr>
        <w:t xml:space="preserve">approach </w:t>
      </w:r>
      <w:r w:rsidRPr="00F16EDB">
        <w:rPr>
          <w:lang w:val="en-GB"/>
        </w:rPr>
        <w:t>further allowed us to test different</w:t>
      </w:r>
      <w:r w:rsidR="00E772E0" w:rsidRPr="00F16EDB">
        <w:rPr>
          <w:lang w:val="en-GB"/>
        </w:rPr>
        <w:t xml:space="preserve"> assumptions about the</w:t>
      </w:r>
      <w:r w:rsidRPr="00F16EDB">
        <w:rPr>
          <w:lang w:val="en-GB"/>
        </w:rPr>
        <w:t xml:space="preserve"> functional forms of the gaze bias mechanism</w:t>
      </w:r>
      <w:r w:rsidR="00C418A2" w:rsidRPr="00F16EDB">
        <w:rPr>
          <w:lang w:val="en-GB"/>
        </w:rPr>
        <w:t xml:space="preserve"> (e.g., as discounting non-ﬁxated alternatives’ values, controlling accumulation leak, among others; see Ashby, Jekel, Dickert, &amp; Glöckner, 2016). We therefore expanded the range of gaze-dependent mechanisms from the original set of models to include additional eye-movement related switches, like attribute- and alternative-wise gaze</w:t>
      </w:r>
      <w:r w:rsidR="00BB7E7E" w:rsidRPr="00F16EDB">
        <w:rPr>
          <w:lang w:val="en-GB"/>
        </w:rPr>
        <w:t>-</w:t>
      </w:r>
      <w:r w:rsidR="00C418A2" w:rsidRPr="00F16EDB">
        <w:rPr>
          <w:lang w:val="en-GB"/>
        </w:rPr>
        <w:t>discounts, gaze-dependent leakage and inhibition. This allowed us to test if gaze-bias implementations different from the ones usually used in gaze-dependent accumulation (Fisher, 2017; Krajbich, Armel, &amp; Rangel, 2010; Krajbich, Lu, Camerer, &amp; Rangel, 2012; Krajbich &amp; Rangel, 2011; Molter, Thomas, Heekeren, &amp; Mohr, 2019; Smith &amp; Krajbich, 2018, 2019; Tavares, Perona, &amp; Rangel, 2017; Thomas, Molter, Krajbich, Heekeren, &amp; Mohr, 2019).</w:t>
      </w:r>
    </w:p>
    <w:p w14:paraId="7A0514FC" w14:textId="1360D8B1" w:rsidR="00D53A4F" w:rsidRPr="00F16EDB" w:rsidRDefault="00D53A4F" w:rsidP="00D53A4F">
      <w:pPr>
        <w:pStyle w:val="BodyText"/>
        <w:rPr>
          <w:lang w:val="en-GB"/>
        </w:rPr>
      </w:pPr>
      <w:r w:rsidRPr="00F16EDB">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F16EDB">
        <w:rPr>
          <w:i/>
          <w:iCs/>
          <w:lang w:val="en-GB"/>
        </w:rPr>
        <w:t xml:space="preserve">a priori </w:t>
      </w:r>
      <w:ins w:id="36" w:author="Felix Molter" w:date="2021-01-30T17:05:00Z">
        <w:r w:rsidRPr="00353012">
          <w:rPr>
            <w:iCs/>
            <w:lang w:val="en-GB"/>
          </w:rPr>
          <w:t>defined</w:t>
        </w:r>
        <w:r>
          <w:rPr>
            <w:i/>
            <w:iCs/>
            <w:lang w:val="en-GB"/>
          </w:rPr>
          <w:t xml:space="preserve"> </w:t>
        </w:r>
      </w:ins>
      <w:r w:rsidRPr="00F16EDB">
        <w:rPr>
          <w:lang w:val="en-GB"/>
        </w:rPr>
        <w:t xml:space="preserve">GLA, but with substantial differences depending on the specific set of switch levels (Figure </w:t>
      </w:r>
      <w:hyperlink w:anchor="fig:fig4-switchboard-overview">
        <w:r w:rsidRPr="00F16EDB">
          <w:rPr>
            <w:rStyle w:val="Hyperlink"/>
            <w:lang w:val="en-GB"/>
          </w:rPr>
          <w:t>4</w:t>
        </w:r>
      </w:hyperlink>
      <w:r w:rsidRPr="00F16EDB">
        <w:rPr>
          <w:lang w:val="en-GB"/>
        </w:rPr>
        <w:t xml:space="preserve">a; see Methods and Supplemental Table </w:t>
      </w:r>
      <w:hyperlink w:anchor="tab:switchboard-overview">
        <w:r w:rsidRPr="00F16EDB">
          <w:rPr>
            <w:rStyle w:val="Hyperlink"/>
            <w:rFonts w:eastAsia="Cambria"/>
            <w:lang w:val="en-GB"/>
          </w:rPr>
          <w:t>2</w:t>
        </w:r>
      </w:hyperlink>
      <w:r w:rsidRPr="00F16EDB">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2; multiplicative attribute integration, alternative-wise gaze-discount, constant leak, no inhibition, no comparison). Similarly, one variant (not in Table 2) conceptually resembles MDFT in some, but not all aspects (additive attribute integration, comparative evidence accumulation, constant leak, distance-based inhibition, strong attribute-wise gaze-discount).</w:t>
      </w:r>
    </w:p>
    <w:p w14:paraId="3004CC18" w14:textId="77777777" w:rsidR="00B76BF1" w:rsidRPr="00F16EDB" w:rsidRDefault="00B76BF1">
      <w:pPr>
        <w:pStyle w:val="BodyText"/>
        <w:rPr>
          <w:lang w:val="en-GB"/>
        </w:rPr>
      </w:pPr>
    </w:p>
    <w:p w14:paraId="4316784E" w14:textId="77777777" w:rsidR="00B76BF1" w:rsidRPr="00F16EDB" w:rsidRDefault="00C418A2">
      <w:pPr>
        <w:pStyle w:val="CaptionedFigure"/>
        <w:spacing w:line="360" w:lineRule="auto"/>
        <w:jc w:val="center"/>
        <w:rPr>
          <w:lang w:val="en-GB"/>
        </w:rPr>
      </w:pPr>
      <w:bookmarkStart w:id="37" w:name="fig%252525253Afig4-switchboard-overview"/>
      <w:r w:rsidRPr="00F16EDB">
        <w:rPr>
          <w:noProof/>
          <w:lang w:val="en-GB"/>
        </w:rPr>
        <w:lastRenderedPageBreak/>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4"/>
                    <a:stretch>
                      <a:fillRect/>
                    </a:stretch>
                  </pic:blipFill>
                  <pic:spPr bwMode="auto">
                    <a:xfrm>
                      <a:off x="0" y="0"/>
                      <a:ext cx="5943600" cy="2969895"/>
                    </a:xfrm>
                    <a:prstGeom prst="rect">
                      <a:avLst/>
                    </a:prstGeom>
                  </pic:spPr>
                </pic:pic>
              </a:graphicData>
            </a:graphic>
          </wp:inline>
        </w:drawing>
      </w:r>
      <w:bookmarkEnd w:id="37"/>
    </w:p>
    <w:p w14:paraId="61CA349F" w14:textId="16CC88AD" w:rsidR="00B76BF1" w:rsidRPr="00F16EDB" w:rsidRDefault="00C418A2" w:rsidP="00892F86">
      <w:pPr>
        <w:pStyle w:val="ImageCaption"/>
        <w:spacing w:line="276" w:lineRule="auto"/>
        <w:rPr>
          <w:lang w:val="en-GB"/>
        </w:rPr>
      </w:pPr>
      <w:r w:rsidRPr="00F16EDB">
        <w:rPr>
          <w:b/>
          <w:lang w:val="en-GB"/>
        </w:rPr>
        <w:t>Figure 4. Switchboard analysis.</w:t>
      </w:r>
      <w:r w:rsidRPr="00F16EDB">
        <w:rPr>
          <w:lang w:val="en-GB"/>
        </w:rPr>
        <w:t xml:space="preserve"> </w:t>
      </w:r>
      <w:r w:rsidRPr="00F16EDB">
        <w:rPr>
          <w:b/>
          <w:lang w:val="en-GB"/>
        </w:rPr>
        <w:t>(a)</w:t>
      </w:r>
      <w:r w:rsidRPr="00F16EDB">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F16EDB">
        <w:rPr>
          <w:b/>
          <w:lang w:val="en-GB"/>
        </w:rPr>
        <w:t>(b)</w:t>
      </w:r>
      <w:r w:rsidRPr="00F16EDB">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F16EDB">
        <w:rPr>
          <w:b/>
          <w:lang w:val="en-GB"/>
        </w:rPr>
        <w:t>(c)</w:t>
      </w:r>
      <w:r w:rsidRPr="00F16EDB">
        <w:rPr>
          <w:lang w:val="en-GB"/>
        </w:rPr>
        <w:t xml:space="preserve"> Overview of mean BIC for each of 192 model variants. </w:t>
      </w:r>
      <w:r w:rsidR="00CD2235" w:rsidRPr="00F16EDB">
        <w:rPr>
          <w:lang w:val="en-GB"/>
        </w:rPr>
        <w:t xml:space="preserve">More yellow </w:t>
      </w:r>
      <w:r w:rsidRPr="00F16EDB">
        <w:rPr>
          <w:lang w:val="en-GB"/>
        </w:rPr>
        <w:t>colo</w:t>
      </w:r>
      <w:r w:rsidR="00CD2235" w:rsidRPr="00F16EDB">
        <w:rPr>
          <w:lang w:val="en-GB"/>
        </w:rPr>
        <w:t>u</w:t>
      </w:r>
      <w:r w:rsidRPr="00F16EDB">
        <w:rPr>
          <w:lang w:val="en-GB"/>
        </w:rPr>
        <w:t xml:space="preserve">rs indicate lower BIC and better model fit. The variant with the lowest BIC is identical to the GLA (alternative-wise, no attribute-wise gaze-discount, multiplicative attribute integration, constant leak, and no inhibition) and is outlined in white. Note that some variants were </w:t>
      </w:r>
      <w:ins w:id="38" w:author="Felix Molter" w:date="2021-01-30T16:58:00Z">
        <w:r w:rsidR="00DC7B6A">
          <w:rPr>
            <w:lang w:val="en-GB"/>
          </w:rPr>
          <w:t xml:space="preserve">mathematically </w:t>
        </w:r>
      </w:ins>
      <w:commentRangeStart w:id="39"/>
      <w:commentRangeStart w:id="40"/>
      <w:r w:rsidRPr="00F16EDB">
        <w:rPr>
          <w:lang w:val="en-GB"/>
        </w:rPr>
        <w:t xml:space="preserve">equivalent </w:t>
      </w:r>
      <w:commentRangeEnd w:id="39"/>
      <w:r w:rsidR="00E772E0" w:rsidRPr="00F16EDB">
        <w:rPr>
          <w:rStyle w:val="CommentReference"/>
          <w:lang w:val="en-GB"/>
        </w:rPr>
        <w:commentReference w:id="39"/>
      </w:r>
      <w:commentRangeEnd w:id="40"/>
      <w:r w:rsidR="00DC7B6A">
        <w:rPr>
          <w:rStyle w:val="CommentReference"/>
        </w:rPr>
        <w:commentReference w:id="40"/>
      </w:r>
      <w:r w:rsidRPr="00F16EDB">
        <w:rPr>
          <w:lang w:val="en-GB"/>
        </w:rPr>
        <w:t>(see main text and Methods) including the variant with lowest BIC, which is therefore highlighted twice.</w:t>
      </w:r>
    </w:p>
    <w:p w14:paraId="445106C1" w14:textId="77777777" w:rsidR="00892F86" w:rsidRDefault="00892F86" w:rsidP="00892F86">
      <w:pPr>
        <w:pStyle w:val="BodyText"/>
        <w:ind w:firstLine="0"/>
        <w:rPr>
          <w:lang w:val="en-GB"/>
        </w:rPr>
      </w:pPr>
    </w:p>
    <w:p w14:paraId="6C6DE46F" w14:textId="77777777" w:rsidR="00892F86" w:rsidRDefault="00892F86" w:rsidP="00892F86">
      <w:pPr>
        <w:pStyle w:val="BodyText"/>
        <w:ind w:firstLine="0"/>
        <w:rPr>
          <w:lang w:val="en-GB"/>
        </w:rPr>
      </w:pPr>
    </w:p>
    <w:p w14:paraId="36F44806" w14:textId="77777777" w:rsidR="00D53A4F" w:rsidRPr="00F16EDB" w:rsidRDefault="00D53A4F" w:rsidP="00892F86">
      <w:pPr>
        <w:pStyle w:val="BodyText"/>
        <w:ind w:firstLine="0"/>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F16EDB" w14:paraId="51C983CA" w14:textId="77777777">
        <w:tc>
          <w:tcPr>
            <w:tcW w:w="411" w:type="dxa"/>
            <w:tcBorders>
              <w:bottom w:val="single" w:sz="6" w:space="0" w:color="000000"/>
            </w:tcBorders>
            <w:vAlign w:val="center"/>
          </w:tcPr>
          <w:p w14:paraId="2551B02C" w14:textId="77777777" w:rsidR="00B76BF1" w:rsidRPr="00F16EDB"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F16EDB" w:rsidRDefault="00C418A2">
            <w:pPr>
              <w:pStyle w:val="Compact"/>
              <w:widowControl w:val="0"/>
              <w:snapToGrid w:val="0"/>
              <w:spacing w:before="0" w:after="0" w:line="276" w:lineRule="auto"/>
              <w:ind w:firstLine="0"/>
              <w:jc w:val="center"/>
              <w:textAlignment w:val="center"/>
              <w:rPr>
                <w:rFonts w:eastAsia="Cambria"/>
                <w:lang w:val="en-GB"/>
              </w:rPr>
            </w:pPr>
            <w:r w:rsidRPr="00F16EDB">
              <w:rPr>
                <w:rFonts w:eastAsia="Cambria"/>
                <w:b/>
                <w:i/>
                <w:lang w:val="en-GB"/>
              </w:rPr>
              <w:t>N</w:t>
            </w:r>
          </w:p>
        </w:tc>
        <w:tc>
          <w:tcPr>
            <w:tcW w:w="873" w:type="dxa"/>
            <w:tcBorders>
              <w:bottom w:val="single" w:sz="6" w:space="0" w:color="000000"/>
            </w:tcBorders>
            <w:vAlign w:val="center"/>
          </w:tcPr>
          <w:p w14:paraId="3F7D542E" w14:textId="77777777" w:rsidR="00B76BF1" w:rsidRPr="00F16EDB"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F16EDB"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Leak</w:t>
            </w:r>
          </w:p>
        </w:tc>
        <w:tc>
          <w:tcPr>
            <w:tcW w:w="1264" w:type="dxa"/>
            <w:tcBorders>
              <w:bottom w:val="single" w:sz="6" w:space="0" w:color="000000"/>
            </w:tcBorders>
            <w:vAlign w:val="center"/>
          </w:tcPr>
          <w:p w14:paraId="44737A6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Inhibition</w:t>
            </w:r>
          </w:p>
        </w:tc>
        <w:tc>
          <w:tcPr>
            <w:tcW w:w="1597" w:type="dxa"/>
            <w:tcBorders>
              <w:bottom w:val="single" w:sz="6" w:space="0" w:color="000000"/>
            </w:tcBorders>
            <w:vAlign w:val="center"/>
          </w:tcPr>
          <w:p w14:paraId="1D2B9F4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Integration</w:t>
            </w:r>
          </w:p>
        </w:tc>
        <w:tc>
          <w:tcPr>
            <w:tcW w:w="1504" w:type="dxa"/>
            <w:tcBorders>
              <w:bottom w:val="single" w:sz="6" w:space="0" w:color="000000"/>
            </w:tcBorders>
            <w:vAlign w:val="center"/>
          </w:tcPr>
          <w:p w14:paraId="2D8B3DA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Comparison</w:t>
            </w:r>
          </w:p>
        </w:tc>
      </w:tr>
      <w:tr w:rsidR="00B76BF1" w:rsidRPr="00F16EDB" w14:paraId="16DB8865" w14:textId="77777777">
        <w:tc>
          <w:tcPr>
            <w:tcW w:w="411" w:type="dxa"/>
            <w:vAlign w:val="center"/>
          </w:tcPr>
          <w:p w14:paraId="3AD1BED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A</w:t>
            </w:r>
          </w:p>
        </w:tc>
        <w:tc>
          <w:tcPr>
            <w:tcW w:w="474" w:type="dxa"/>
            <w:vAlign w:val="center"/>
          </w:tcPr>
          <w:p w14:paraId="1B930B8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17</w:t>
            </w:r>
          </w:p>
        </w:tc>
        <w:tc>
          <w:tcPr>
            <w:tcW w:w="873" w:type="dxa"/>
            <w:shd w:val="clear" w:color="auto" w:fill="DEE6EF"/>
            <w:vAlign w:val="center"/>
          </w:tcPr>
          <w:p w14:paraId="732D460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2AE55A0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3BBBC1B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2D0471E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1E91DF7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5D36B57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i/>
                <w:lang w:val="en-GB"/>
              </w:rPr>
              <w:t>n.d.</w:t>
            </w:r>
          </w:p>
        </w:tc>
      </w:tr>
      <w:tr w:rsidR="00B76BF1" w:rsidRPr="00F16EDB" w14:paraId="7AE4DB26" w14:textId="77777777">
        <w:tc>
          <w:tcPr>
            <w:tcW w:w="411" w:type="dxa"/>
            <w:vAlign w:val="center"/>
          </w:tcPr>
          <w:p w14:paraId="7F0C441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B</w:t>
            </w:r>
          </w:p>
        </w:tc>
        <w:tc>
          <w:tcPr>
            <w:tcW w:w="474" w:type="dxa"/>
            <w:vAlign w:val="center"/>
          </w:tcPr>
          <w:p w14:paraId="149CDF14"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9</w:t>
            </w:r>
          </w:p>
        </w:tc>
        <w:tc>
          <w:tcPr>
            <w:tcW w:w="873" w:type="dxa"/>
            <w:shd w:val="clear" w:color="auto" w:fill="DEE6EF"/>
            <w:vAlign w:val="center"/>
          </w:tcPr>
          <w:p w14:paraId="6126C91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27FCAA5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231F3CD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006E0CA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Distance</w:t>
            </w:r>
          </w:p>
        </w:tc>
        <w:tc>
          <w:tcPr>
            <w:tcW w:w="1597" w:type="dxa"/>
            <w:vAlign w:val="center"/>
          </w:tcPr>
          <w:p w14:paraId="18E72E0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77DD2BC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53980565" w14:textId="77777777">
        <w:tc>
          <w:tcPr>
            <w:tcW w:w="411" w:type="dxa"/>
            <w:vAlign w:val="center"/>
          </w:tcPr>
          <w:p w14:paraId="38B83A6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w:t>
            </w:r>
          </w:p>
        </w:tc>
        <w:tc>
          <w:tcPr>
            <w:tcW w:w="474" w:type="dxa"/>
            <w:vAlign w:val="center"/>
          </w:tcPr>
          <w:p w14:paraId="0EA5C6D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4</w:t>
            </w:r>
          </w:p>
        </w:tc>
        <w:tc>
          <w:tcPr>
            <w:tcW w:w="873" w:type="dxa"/>
            <w:shd w:val="clear" w:color="auto" w:fill="DEE6EF"/>
            <w:vAlign w:val="center"/>
          </w:tcPr>
          <w:p w14:paraId="08CA8AF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5D40E8A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1E2B7710"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0483737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41F136C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Additive</w:t>
            </w:r>
          </w:p>
        </w:tc>
        <w:tc>
          <w:tcPr>
            <w:tcW w:w="1504" w:type="dxa"/>
            <w:vAlign w:val="center"/>
          </w:tcPr>
          <w:p w14:paraId="5DCE6F7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i/>
                <w:lang w:val="en-GB"/>
              </w:rPr>
              <w:t>n.d.</w:t>
            </w:r>
          </w:p>
        </w:tc>
      </w:tr>
      <w:tr w:rsidR="00B76BF1" w:rsidRPr="00F16EDB" w14:paraId="757E2482" w14:textId="77777777">
        <w:tc>
          <w:tcPr>
            <w:tcW w:w="411" w:type="dxa"/>
            <w:vAlign w:val="center"/>
          </w:tcPr>
          <w:p w14:paraId="0A13DE9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w:t>
            </w:r>
          </w:p>
        </w:tc>
        <w:tc>
          <w:tcPr>
            <w:tcW w:w="474" w:type="dxa"/>
            <w:vAlign w:val="center"/>
          </w:tcPr>
          <w:p w14:paraId="37500E9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3</w:t>
            </w:r>
          </w:p>
        </w:tc>
        <w:tc>
          <w:tcPr>
            <w:tcW w:w="873" w:type="dxa"/>
            <w:vAlign w:val="center"/>
          </w:tcPr>
          <w:p w14:paraId="154CA3B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878" w:type="dxa"/>
            <w:vAlign w:val="center"/>
          </w:tcPr>
          <w:p w14:paraId="3831ED7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6E70A2DC"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7224B294"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04E3BDE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2FF8C3D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Independent</w:t>
            </w:r>
          </w:p>
        </w:tc>
      </w:tr>
      <w:tr w:rsidR="00B76BF1" w:rsidRPr="00F16EDB" w14:paraId="5B8224A6" w14:textId="77777777">
        <w:tc>
          <w:tcPr>
            <w:tcW w:w="411" w:type="dxa"/>
            <w:vAlign w:val="center"/>
          </w:tcPr>
          <w:p w14:paraId="034B96C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E</w:t>
            </w:r>
          </w:p>
        </w:tc>
        <w:tc>
          <w:tcPr>
            <w:tcW w:w="474" w:type="dxa"/>
            <w:vAlign w:val="center"/>
          </w:tcPr>
          <w:p w14:paraId="05E3F40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2</w:t>
            </w:r>
          </w:p>
        </w:tc>
        <w:tc>
          <w:tcPr>
            <w:tcW w:w="873" w:type="dxa"/>
            <w:vAlign w:val="center"/>
          </w:tcPr>
          <w:p w14:paraId="1515C96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878" w:type="dxa"/>
            <w:vAlign w:val="center"/>
          </w:tcPr>
          <w:p w14:paraId="7FDC2D80"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3CCA883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shd w:val="clear" w:color="auto" w:fill="DEE6EF"/>
            <w:vAlign w:val="center"/>
          </w:tcPr>
          <w:p w14:paraId="40D7854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597" w:type="dxa"/>
            <w:vAlign w:val="center"/>
          </w:tcPr>
          <w:p w14:paraId="27201D6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1615C06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Independent</w:t>
            </w:r>
          </w:p>
        </w:tc>
      </w:tr>
      <w:tr w:rsidR="00B76BF1" w:rsidRPr="00F16EDB" w14:paraId="5AD393B8" w14:textId="77777777">
        <w:tc>
          <w:tcPr>
            <w:tcW w:w="411" w:type="dxa"/>
            <w:vAlign w:val="center"/>
          </w:tcPr>
          <w:p w14:paraId="2AC4E53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F</w:t>
            </w:r>
          </w:p>
        </w:tc>
        <w:tc>
          <w:tcPr>
            <w:tcW w:w="474" w:type="dxa"/>
            <w:vAlign w:val="center"/>
          </w:tcPr>
          <w:p w14:paraId="5E9A8B4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69DE1F3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0961A8C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02949B8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1A20787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Distance</w:t>
            </w:r>
          </w:p>
        </w:tc>
        <w:tc>
          <w:tcPr>
            <w:tcW w:w="1597" w:type="dxa"/>
            <w:vAlign w:val="center"/>
          </w:tcPr>
          <w:p w14:paraId="6AB9696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660EA4C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7ED12FA2" w14:textId="77777777">
        <w:tc>
          <w:tcPr>
            <w:tcW w:w="411" w:type="dxa"/>
            <w:vAlign w:val="center"/>
          </w:tcPr>
          <w:p w14:paraId="01D6F39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G</w:t>
            </w:r>
          </w:p>
        </w:tc>
        <w:tc>
          <w:tcPr>
            <w:tcW w:w="474" w:type="dxa"/>
            <w:vAlign w:val="center"/>
          </w:tcPr>
          <w:p w14:paraId="2E4C3B2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3D8629B4"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5EFAA36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505B650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5D40C49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597" w:type="dxa"/>
            <w:vAlign w:val="center"/>
          </w:tcPr>
          <w:p w14:paraId="18C2D46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055A934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087A13D4" w14:textId="77777777">
        <w:tc>
          <w:tcPr>
            <w:tcW w:w="411" w:type="dxa"/>
            <w:vAlign w:val="center"/>
          </w:tcPr>
          <w:p w14:paraId="3A1D4B1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H</w:t>
            </w:r>
          </w:p>
        </w:tc>
        <w:tc>
          <w:tcPr>
            <w:tcW w:w="474" w:type="dxa"/>
            <w:vAlign w:val="center"/>
          </w:tcPr>
          <w:p w14:paraId="10D5B6B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71CEBD9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shd w:val="clear" w:color="auto" w:fill="DEE6EF"/>
            <w:vAlign w:val="center"/>
          </w:tcPr>
          <w:p w14:paraId="234CAF37"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1089" w:type="dxa"/>
            <w:vAlign w:val="center"/>
          </w:tcPr>
          <w:p w14:paraId="4FEA849B"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vAlign w:val="center"/>
          </w:tcPr>
          <w:p w14:paraId="72EE0DE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Distance</w:t>
            </w:r>
          </w:p>
        </w:tc>
        <w:tc>
          <w:tcPr>
            <w:tcW w:w="1597" w:type="dxa"/>
            <w:vAlign w:val="center"/>
          </w:tcPr>
          <w:p w14:paraId="3198C18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4C44DA5E"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Independent</w:t>
            </w:r>
          </w:p>
        </w:tc>
      </w:tr>
      <w:tr w:rsidR="00B76BF1" w:rsidRPr="00F16EDB" w14:paraId="25482F5C" w14:textId="77777777">
        <w:tc>
          <w:tcPr>
            <w:tcW w:w="411" w:type="dxa"/>
            <w:vAlign w:val="center"/>
          </w:tcPr>
          <w:p w14:paraId="4E577106"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I</w:t>
            </w:r>
          </w:p>
        </w:tc>
        <w:tc>
          <w:tcPr>
            <w:tcW w:w="474" w:type="dxa"/>
            <w:vAlign w:val="center"/>
          </w:tcPr>
          <w:p w14:paraId="0B97D830"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5B4D5738"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4117D88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vAlign w:val="center"/>
          </w:tcPr>
          <w:p w14:paraId="4AD9D2E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Constant</w:t>
            </w:r>
          </w:p>
        </w:tc>
        <w:tc>
          <w:tcPr>
            <w:tcW w:w="1264" w:type="dxa"/>
            <w:shd w:val="clear" w:color="auto" w:fill="DEE6EF"/>
            <w:vAlign w:val="center"/>
          </w:tcPr>
          <w:p w14:paraId="217D0CC3"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597" w:type="dxa"/>
            <w:vAlign w:val="center"/>
          </w:tcPr>
          <w:p w14:paraId="555F5FB1"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46E6F4B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p>
        </w:tc>
      </w:tr>
      <w:tr w:rsidR="00B76BF1" w:rsidRPr="00F16EDB" w14:paraId="3074550C" w14:textId="77777777">
        <w:tc>
          <w:tcPr>
            <w:tcW w:w="411" w:type="dxa"/>
            <w:vAlign w:val="center"/>
          </w:tcPr>
          <w:p w14:paraId="5D4DAC72"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J</w:t>
            </w:r>
          </w:p>
        </w:tc>
        <w:tc>
          <w:tcPr>
            <w:tcW w:w="474" w:type="dxa"/>
            <w:vAlign w:val="center"/>
          </w:tcPr>
          <w:p w14:paraId="07DD6AF5"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1</w:t>
            </w:r>
          </w:p>
        </w:tc>
        <w:tc>
          <w:tcPr>
            <w:tcW w:w="873" w:type="dxa"/>
            <w:shd w:val="clear" w:color="auto" w:fill="DEE6EF"/>
            <w:vAlign w:val="center"/>
          </w:tcPr>
          <w:p w14:paraId="545CEECD"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Yes</w:t>
            </w:r>
          </w:p>
        </w:tc>
        <w:tc>
          <w:tcPr>
            <w:tcW w:w="878" w:type="dxa"/>
            <w:vAlign w:val="center"/>
          </w:tcPr>
          <w:p w14:paraId="0C42185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w:t>
            </w:r>
          </w:p>
        </w:tc>
        <w:tc>
          <w:tcPr>
            <w:tcW w:w="1089" w:type="dxa"/>
            <w:shd w:val="clear" w:color="auto" w:fill="DEE6EF"/>
            <w:vAlign w:val="center"/>
          </w:tcPr>
          <w:p w14:paraId="5EACDB0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b/>
                <w:lang w:val="en-GB"/>
              </w:rPr>
              <w:t>Gaze</w:t>
            </w:r>
          </w:p>
        </w:tc>
        <w:tc>
          <w:tcPr>
            <w:tcW w:w="1264" w:type="dxa"/>
            <w:vAlign w:val="center"/>
          </w:tcPr>
          <w:p w14:paraId="285CA84A"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None</w:t>
            </w:r>
          </w:p>
        </w:tc>
        <w:tc>
          <w:tcPr>
            <w:tcW w:w="1597" w:type="dxa"/>
            <w:vAlign w:val="center"/>
          </w:tcPr>
          <w:p w14:paraId="05B0F08F"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Multiplicative</w:t>
            </w:r>
          </w:p>
        </w:tc>
        <w:tc>
          <w:tcPr>
            <w:tcW w:w="1504" w:type="dxa"/>
            <w:vAlign w:val="center"/>
          </w:tcPr>
          <w:p w14:paraId="700950F9" w14:textId="77777777" w:rsidR="00B76BF1" w:rsidRPr="00F16EDB" w:rsidRDefault="00C418A2">
            <w:pPr>
              <w:pStyle w:val="Compact"/>
              <w:widowControl w:val="0"/>
              <w:spacing w:line="276" w:lineRule="auto"/>
              <w:ind w:firstLine="0"/>
              <w:jc w:val="center"/>
              <w:rPr>
                <w:rFonts w:eastAsia="Cambria"/>
                <w:lang w:val="en-GB"/>
              </w:rPr>
            </w:pPr>
            <w:r w:rsidRPr="00F16EDB">
              <w:rPr>
                <w:rFonts w:eastAsia="Cambria"/>
                <w:lang w:val="en-GB"/>
              </w:rPr>
              <w:t>Comparative</w:t>
            </w:r>
            <w:bookmarkStart w:id="41" w:name="tab%252525253Aswitchboard-best-ind"/>
            <w:bookmarkEnd w:id="41"/>
          </w:p>
        </w:tc>
      </w:tr>
    </w:tbl>
    <w:p w14:paraId="79EF791C" w14:textId="7B6F1C22" w:rsidR="00892F86" w:rsidRDefault="00C418A2">
      <w:pPr>
        <w:pStyle w:val="TableCaption"/>
        <w:spacing w:line="276" w:lineRule="auto"/>
        <w:ind w:firstLine="0"/>
        <w:rPr>
          <w:lang w:val="en-GB"/>
        </w:rPr>
      </w:pPr>
      <w:r w:rsidRPr="00F16EDB">
        <w:rPr>
          <w:b/>
          <w:bCs/>
          <w:lang w:val="en-GB"/>
        </w:rPr>
        <w:t>Table 2. Overview of individually best fitting model variants.</w:t>
      </w:r>
      <w:r w:rsidRPr="00F16EDB">
        <w:rPr>
          <w:lang w:val="en-GB"/>
        </w:rPr>
        <w:t xml:space="preserve"> </w:t>
      </w:r>
      <w:r w:rsidRPr="00F16EDB">
        <w:rPr>
          <w:i/>
          <w:iCs/>
          <w:lang w:val="en-GB"/>
        </w:rPr>
        <w:t>N</w:t>
      </w:r>
      <w:r w:rsidRPr="00F16EDB">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w:t>
      </w:r>
      <w:r w:rsidR="00331FA3" w:rsidRPr="00F16EDB">
        <w:rPr>
          <w:lang w:val="en-GB"/>
        </w:rPr>
        <w:t>-</w:t>
      </w:r>
      <w:r w:rsidRPr="00F16EDB">
        <w:rPr>
          <w:lang w:val="en-GB"/>
        </w:rPr>
        <w:t xml:space="preserve">discount). </w:t>
      </w:r>
      <w:r w:rsidRPr="00F16EDB">
        <w:rPr>
          <w:i/>
          <w:lang w:val="en-GB"/>
        </w:rPr>
        <w:t>"n.d."</w:t>
      </w:r>
      <w:r w:rsidRPr="00F16EDB">
        <w:rPr>
          <w:lang w:val="en-GB"/>
        </w:rPr>
        <w:t xml:space="preserve"> denotes variants where comparison mechanisms were not distinguishable by the analysis.</w:t>
      </w:r>
    </w:p>
    <w:p w14:paraId="7097411B" w14:textId="4F8C27BF" w:rsidR="00892F86" w:rsidRDefault="00892F86">
      <w:pPr>
        <w:spacing w:after="0"/>
        <w:rPr>
          <w:lang w:val="en-GB"/>
        </w:rPr>
      </w:pPr>
    </w:p>
    <w:p w14:paraId="6D9AA5E8" w14:textId="77777777" w:rsidR="002A7424" w:rsidRPr="00866FD0" w:rsidRDefault="002A7424" w:rsidP="002A7424">
      <w:pPr>
        <w:pStyle w:val="Heading3"/>
        <w:rPr>
          <w:ins w:id="42" w:author="Felix Molter" w:date="2021-01-30T17:37:00Z"/>
          <w:i/>
          <w:lang w:val="en-GB"/>
        </w:rPr>
      </w:pPr>
      <w:ins w:id="43" w:author="Felix Molter" w:date="2021-01-30T17:37:00Z">
        <w:r>
          <w:rPr>
            <w:i/>
            <w:lang w:val="en-GB"/>
          </w:rPr>
          <w:t>Best M</w:t>
        </w:r>
        <w:r w:rsidRPr="00866FD0">
          <w:rPr>
            <w:i/>
            <w:lang w:val="en-GB"/>
          </w:rPr>
          <w:t xml:space="preserve">odel </w:t>
        </w:r>
        <w:r>
          <w:rPr>
            <w:i/>
            <w:lang w:val="en-GB"/>
          </w:rPr>
          <w:t>M</w:t>
        </w:r>
        <w:r w:rsidRPr="00866FD0">
          <w:rPr>
            <w:i/>
            <w:lang w:val="en-GB"/>
          </w:rPr>
          <w:t>echanisms</w:t>
        </w:r>
      </w:ins>
    </w:p>
    <w:p w14:paraId="48D57B1B" w14:textId="0F624525" w:rsidR="00B76BF1" w:rsidRDefault="00C418A2">
      <w:pPr>
        <w:pStyle w:val="BodyText"/>
        <w:rPr>
          <w:lang w:val="en-GB"/>
        </w:rPr>
      </w:pPr>
      <w:r w:rsidRPr="00F16EDB">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mul.</m:t>
            </m:r>
          </m:sub>
        </m:sSub>
      </m:oMath>
      <w:r w:rsidRPr="00F16EDB">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F16EDB">
        <w:rPr>
          <w:lang w:val="en-GB"/>
        </w:rPr>
        <w:t xml:space="preserve"> = 333.20; Figure </w:t>
      </w:r>
      <w:hyperlink w:anchor="fig:fig4-switchboard-overview">
        <w:r w:rsidRPr="00F16EDB">
          <w:rPr>
            <w:rStyle w:val="Hyperlink"/>
            <w:lang w:val="en-GB"/>
          </w:rPr>
          <w:t>4</w:t>
        </w:r>
      </w:hyperlink>
      <w:r w:rsidRPr="00F16EDB">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F16EDB">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F16EDB">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GD-att</m:t>
            </m:r>
          </m:sub>
        </m:sSub>
      </m:oMath>
      <w:r w:rsidRPr="00F16EDB">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GD-att</m:t>
            </m:r>
          </m:sub>
        </m:sSub>
      </m:oMath>
      <w:r w:rsidRPr="00F16EDB">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F16EDB">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F16EDB">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F16EDB">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F16EDB">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F16EDB">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F16EDB">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F16EDB">
        <w:rPr>
          <w:lang w:val="en-GB"/>
        </w:rPr>
        <w:t xml:space="preserve"> = 351.57). In summary, all mechanisms that allowed a model to exploit the positive association between gaze and choice improved model fit on </w:t>
      </w:r>
      <w:commentRangeStart w:id="44"/>
      <w:commentRangeStart w:id="45"/>
      <w:r w:rsidRPr="00F16EDB">
        <w:rPr>
          <w:lang w:val="en-GB"/>
        </w:rPr>
        <w:t>average</w:t>
      </w:r>
      <w:commentRangeEnd w:id="44"/>
      <w:r w:rsidR="007D1A01" w:rsidRPr="00F16EDB">
        <w:rPr>
          <w:rStyle w:val="CommentReference"/>
          <w:lang w:val="en-GB"/>
        </w:rPr>
        <w:commentReference w:id="44"/>
      </w:r>
      <w:commentRangeEnd w:id="45"/>
      <w:r w:rsidR="001E38C1">
        <w:rPr>
          <w:rStyle w:val="CommentReference"/>
        </w:rPr>
        <w:commentReference w:id="45"/>
      </w:r>
      <w:r w:rsidRPr="00F16EDB">
        <w:rPr>
          <w:lang w:val="en-GB"/>
        </w:rPr>
        <w:t>.</w:t>
      </w:r>
    </w:p>
    <w:p w14:paraId="4813C28F" w14:textId="779EECE7" w:rsidR="00C33E8B" w:rsidRDefault="00C33E8B" w:rsidP="009E0E0C">
      <w:pPr>
        <w:pStyle w:val="BodyText"/>
        <w:rPr>
          <w:lang w:val="en-GB"/>
        </w:rPr>
      </w:pPr>
      <w:commentRangeStart w:id="46"/>
      <w:r w:rsidRPr="00F16EDB">
        <w:rPr>
          <w:lang w:val="en-GB"/>
        </w:rPr>
        <w:t xml:space="preserve">Counting </w:t>
      </w:r>
      <w:commentRangeEnd w:id="46"/>
      <w:r>
        <w:rPr>
          <w:rStyle w:val="CommentReference"/>
        </w:rPr>
        <w:commentReference w:id="46"/>
      </w:r>
      <w:r w:rsidRPr="00F16EDB">
        <w:rPr>
          <w:lang w:val="en-GB"/>
        </w:rPr>
        <w:t xml:space="preserve">switch-values of individually best fitting variants, most participants were best described by model variants with multiplicative integration, with alternative-wise and no </w:t>
      </w:r>
      <w:r w:rsidRPr="00F16EDB">
        <w:rPr>
          <w:lang w:val="en-GB"/>
        </w:rPr>
        <w:lastRenderedPageBreak/>
        <w:t xml:space="preserve">attribute-wise gaze-discount, with constant accumulation leak parameter and no inhibition (Supplemental Figure </w:t>
      </w:r>
      <w:hyperlink w:anchor="fig:switchboard-ind-switch-counts">
        <w:r w:rsidRPr="00F16EDB">
          <w:rPr>
            <w:rStyle w:val="Hyperlink"/>
            <w:rFonts w:eastAsia="Cambria"/>
            <w:lang w:val="en-GB"/>
          </w:rPr>
          <w:t>6</w:t>
        </w:r>
      </w:hyperlink>
      <w:r w:rsidRPr="00F16EDB">
        <w:rPr>
          <w:lang w:val="en-GB"/>
        </w:rPr>
        <w:t>).</w:t>
      </w:r>
    </w:p>
    <w:p w14:paraId="5A3B9315" w14:textId="6E8F0AD3" w:rsidR="002A7424" w:rsidRPr="002A7424" w:rsidRDefault="002A7424" w:rsidP="002A7424">
      <w:pPr>
        <w:pStyle w:val="Heading3"/>
        <w:rPr>
          <w:i/>
          <w:lang w:val="en-GB"/>
        </w:rPr>
      </w:pPr>
      <w:ins w:id="47" w:author="Felix Molter" w:date="2021-01-30T17:37:00Z">
        <w:r w:rsidRPr="001E38C1">
          <w:rPr>
            <w:i/>
            <w:lang w:val="en-GB"/>
          </w:rPr>
          <w:t>Best Model Variants</w:t>
        </w:r>
      </w:ins>
    </w:p>
    <w:p w14:paraId="40E08E21" w14:textId="77777777" w:rsidR="00B76BF1" w:rsidRPr="00F16EDB" w:rsidRDefault="00C418A2">
      <w:pPr>
        <w:pStyle w:val="BodyText"/>
        <w:rPr>
          <w:lang w:val="en-GB"/>
        </w:rPr>
      </w:pPr>
      <w:r w:rsidRPr="00F16EDB">
        <w:rPr>
          <w:lang w:val="en-GB"/>
        </w:rPr>
        <w:t xml:space="preserve">The overall best-fitting model variant was the variant identical to the GLA (Figure </w:t>
      </w:r>
      <w:hyperlink w:anchor="fig:fig4-switchboard-overview">
        <w:r w:rsidRPr="00F16EDB">
          <w:rPr>
            <w:rStyle w:val="Hyperlink"/>
            <w:lang w:val="en-GB"/>
          </w:rPr>
          <w:t>4</w:t>
        </w:r>
      </w:hyperlink>
      <w:r w:rsidRPr="00F16EDB">
        <w:rPr>
          <w:lang w:val="en-GB"/>
        </w:rPr>
        <w:t xml:space="preserve">c, Supplemental Table </w:t>
      </w:r>
      <w:r w:rsidRPr="00F16EDB">
        <w:rPr>
          <w:rStyle w:val="Hyperlink"/>
          <w:lang w:val="en-GB"/>
        </w:rPr>
        <w:t>3</w:t>
      </w:r>
      <w:r w:rsidRPr="00F16EDB">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alternative-wise but no attribute-wise gaze-discount and constant leak (Supplemental Table </w:t>
      </w:r>
      <w:hyperlink w:anchor="tab:switchboard-best-agg">
        <w:r w:rsidRPr="00F16EDB">
          <w:rPr>
            <w:rStyle w:val="Hyperlink"/>
            <w:rFonts w:eastAsia="Cambria"/>
            <w:lang w:val="en-GB"/>
          </w:rPr>
          <w:t>3</w:t>
        </w:r>
      </w:hyperlink>
      <w:r w:rsidRPr="00F16EDB">
        <w:rPr>
          <w:lang w:val="en-GB"/>
        </w:rPr>
        <w:t>). Results were more ambiguous for the comparison and inhibition mechanisms.</w:t>
      </w:r>
    </w:p>
    <w:p w14:paraId="01B9613B" w14:textId="77777777" w:rsidR="00B76BF1" w:rsidRPr="00F16EDB" w:rsidRDefault="00C418A2">
      <w:pPr>
        <w:pStyle w:val="BodyText"/>
        <w:rPr>
          <w:lang w:val="en-GB"/>
        </w:rPr>
      </w:pPr>
      <w:r w:rsidRPr="00F16EDB">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F16EDB">
        <w:rPr>
          <w:i/>
          <w:lang w:val="en-GB"/>
        </w:rPr>
        <w:t>hybrid variant</w:t>
      </w:r>
      <w:r w:rsidRPr="00F16EDB">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F16EDB">
        <w:rPr>
          <w:lang w:val="en-GB"/>
        </w:rPr>
        <w:t xml:space="preserve"> = 345.77; Figure </w:t>
      </w:r>
      <w:hyperlink w:anchor="fig:fig3-modelcomparison">
        <w:r w:rsidRPr="00F16EDB">
          <w:rPr>
            <w:rStyle w:val="Hyperlink"/>
            <w:lang w:val="en-GB"/>
          </w:rPr>
          <w:t>3</w:t>
        </w:r>
      </w:hyperlink>
      <w:r w:rsidRPr="00F16EDB">
        <w:rPr>
          <w:lang w:val="en-GB"/>
        </w:rPr>
        <w:t>a).</w:t>
      </w:r>
    </w:p>
    <w:p w14:paraId="6D9FD7D9" w14:textId="11E72FCF" w:rsidR="008103F7" w:rsidRDefault="00C418A2" w:rsidP="008103F7">
      <w:pPr>
        <w:pStyle w:val="BodyText"/>
        <w:rPr>
          <w:lang w:val="en-GB"/>
        </w:rPr>
      </w:pPr>
      <w:del w:id="48" w:author="Felix Molter" w:date="2021-01-30T17:33:00Z">
        <w:r w:rsidRPr="00F16EDB" w:rsidDel="009E0E0C">
          <w:rPr>
            <w:lang w:val="en-GB"/>
          </w:rPr>
          <w:delText>Of the 160 different model variants, t</w:delText>
        </w:r>
      </w:del>
      <w:ins w:id="49" w:author="Felix Molter" w:date="2021-01-30T17:33:00Z">
        <w:r w:rsidR="009E0E0C">
          <w:rPr>
            <w:lang w:val="en-GB"/>
          </w:rPr>
          <w:t>T</w:t>
        </w:r>
      </w:ins>
      <w:r w:rsidRPr="00F16EDB">
        <w:rPr>
          <w:lang w:val="en-GB"/>
        </w:rPr>
        <w:t xml:space="preserve">he GLA variant also described 17 of 40 (42.5%) participants best (Table </w:t>
      </w:r>
      <w:hyperlink w:anchor="tab:switchboard-best-ind">
        <w:r w:rsidRPr="00F16EDB">
          <w:rPr>
            <w:rStyle w:val="Hyperlink"/>
            <w:lang w:val="en-GB"/>
          </w:rPr>
          <w:t>2</w:t>
        </w:r>
      </w:hyperlink>
      <w:r w:rsidRPr="00F16EDB">
        <w:rPr>
          <w:lang w:val="en-GB"/>
        </w:rPr>
        <w:t xml:space="preserve">). Another similar variant with additive attribute integration described </w:t>
      </w:r>
      <w:r w:rsidR="007142C9" w:rsidRPr="00F16EDB">
        <w:rPr>
          <w:lang w:val="en-GB"/>
        </w:rPr>
        <w:t xml:space="preserve">an </w:t>
      </w:r>
      <w:r w:rsidRPr="00F16EDB">
        <w:rPr>
          <w:lang w:val="en-GB"/>
        </w:rPr>
        <w:t>additional four participants best. An additive relationship between attributes is typically assumed by models of multi-attribute multi-alternative choice (e.g., Roe, Busemeyer,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w:t>
      </w:r>
      <w:r w:rsidR="00DB79B1" w:rsidRPr="00F16EDB">
        <w:rPr>
          <w:lang w:val="en-GB"/>
        </w:rPr>
        <w:t>-</w:t>
      </w:r>
      <w:r w:rsidRPr="00F16EDB">
        <w:rPr>
          <w:lang w:val="en-GB"/>
        </w:rPr>
        <w:t>discount. Note that gaze-dependent inhibition and leakage mechanisms can act similarly to an alternative-wise gaze</w:t>
      </w:r>
      <w:r w:rsidR="00F07886" w:rsidRPr="00F16EDB">
        <w:rPr>
          <w:lang w:val="en-GB"/>
        </w:rPr>
        <w:t>-</w:t>
      </w:r>
      <w:r w:rsidRPr="00F16EDB">
        <w:rPr>
          <w:lang w:val="en-GB"/>
        </w:rPr>
        <w:t xml:space="preserve">discount: All three mechanisms effectively reduce accumulated evidence of non-fixated alternatives. </w:t>
      </w:r>
      <w:r w:rsidR="004A705E" w:rsidRPr="00F16EDB">
        <w:rPr>
          <w:lang w:val="en-GB"/>
        </w:rPr>
        <w:t xml:space="preserve">While </w:t>
      </w:r>
      <w:r w:rsidRPr="00F16EDB">
        <w:rPr>
          <w:lang w:val="en-GB"/>
        </w:rPr>
        <w:t xml:space="preserve">the alternative-wise gaze bias mechanism applies a constant discount to the accumulation inputs, the gaze-dependent inhibition mechanism is proportional to the accumulated evidence of the </w:t>
      </w:r>
      <w:r w:rsidRPr="00F16EDB">
        <w:rPr>
          <w:lang w:val="en-GB"/>
        </w:rPr>
        <w:lastRenderedPageBreak/>
        <w:t>currently fixated alternative, and applies to the already accumulated evidence of other options, not the inputs to the accumulation process. Gaze-dependent leakage similarly reduces already accumulated evidence, proportional to the momentary accumulator value.</w:t>
      </w:r>
    </w:p>
    <w:p w14:paraId="6B0BA5A6" w14:textId="77777777" w:rsidR="008103F7" w:rsidRPr="00F16EDB" w:rsidRDefault="008103F7" w:rsidP="008103F7">
      <w:pPr>
        <w:pStyle w:val="BodyText"/>
        <w:rPr>
          <w:lang w:val="en-GB"/>
        </w:rPr>
      </w:pPr>
    </w:p>
    <w:p w14:paraId="3C949134" w14:textId="668A6719" w:rsidR="00B76BF1" w:rsidRPr="00F16EDB" w:rsidRDefault="00190EF1">
      <w:pPr>
        <w:pStyle w:val="BodyText"/>
        <w:ind w:firstLine="0"/>
        <w:jc w:val="center"/>
        <w:rPr>
          <w:lang w:val="en-GB"/>
        </w:rPr>
      </w:pPr>
      <w:r w:rsidRPr="00F16EDB">
        <w:rPr>
          <w:noProof/>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5">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p>
    <w:p w14:paraId="2A935A20" w14:textId="0FE06D9E" w:rsidR="00B76BF1" w:rsidRPr="00F16EDB" w:rsidRDefault="00C418A2">
      <w:pPr>
        <w:pStyle w:val="CaptionedFigure"/>
        <w:spacing w:line="276" w:lineRule="auto"/>
        <w:rPr>
          <w:lang w:val="en-GB"/>
        </w:rPr>
      </w:pPr>
      <w:r w:rsidRPr="00F16EDB">
        <w:rPr>
          <w:b/>
          <w:bCs/>
          <w:lang w:val="en-GB"/>
        </w:rPr>
        <w:t>Figure 5.</w:t>
      </w:r>
      <w:r w:rsidRPr="00F16EDB">
        <w:rPr>
          <w:lang w:val="en-GB"/>
        </w:rPr>
        <w:t xml:space="preserve"> </w:t>
      </w:r>
      <w:r w:rsidR="00D23187" w:rsidRPr="00F16EDB">
        <w:rPr>
          <w:b/>
          <w:bCs/>
          <w:lang w:val="en-GB"/>
        </w:rPr>
        <w:t xml:space="preserve">Hybrid model variant </w:t>
      </w:r>
      <w:r w:rsidR="00A77FB2" w:rsidRPr="00F16EDB">
        <w:rPr>
          <w:b/>
          <w:bCs/>
          <w:lang w:val="en-GB"/>
        </w:rPr>
        <w:t>details</w:t>
      </w:r>
      <w:r w:rsidRPr="00F16EDB">
        <w:rPr>
          <w:b/>
          <w:bCs/>
          <w:lang w:val="en-GB"/>
        </w:rPr>
        <w:t>.</w:t>
      </w:r>
      <w:r w:rsidRPr="00F16EDB">
        <w:rPr>
          <w:lang w:val="en-GB"/>
        </w:rPr>
        <w:t xml:space="preserve"> </w:t>
      </w:r>
      <w:r w:rsidR="00A77FB2" w:rsidRPr="00F16EDB">
        <w:rPr>
          <w:b/>
          <w:lang w:val="en-GB"/>
        </w:rPr>
        <w:t>(a, b)</w:t>
      </w:r>
      <w:r w:rsidR="00A77FB2" w:rsidRPr="00F16EDB">
        <w:rPr>
          <w:lang w:val="en-GB"/>
        </w:rPr>
        <w:t xml:space="preserve"> Number of participants better described by the hybri</w:t>
      </w:r>
      <w:r w:rsidR="00CF6785" w:rsidRPr="00F16EDB">
        <w:rPr>
          <w:lang w:val="en-GB"/>
        </w:rPr>
        <w:t>d variant (pink) or the GLA (gre</w:t>
      </w:r>
      <w:r w:rsidR="00A77FB2" w:rsidRPr="00F16EDB">
        <w:rPr>
          <w:lang w:val="en-GB"/>
        </w:rPr>
        <w:t xml:space="preserve">y), dependent on strength </w:t>
      </w:r>
      <w:r w:rsidR="002738C7" w:rsidRPr="00F16EDB">
        <w:rPr>
          <w:lang w:val="en-GB"/>
        </w:rPr>
        <w:t xml:space="preserve">of </w:t>
      </w:r>
      <w:r w:rsidR="00A77FB2" w:rsidRPr="00F16EDB">
        <w:rPr>
          <w:lang w:val="en-GB"/>
        </w:rPr>
        <w:t xml:space="preserve">attraction </w:t>
      </w:r>
      <w:r w:rsidR="00A77FB2" w:rsidRPr="00F16EDB">
        <w:rPr>
          <w:b/>
          <w:lang w:val="en-GB"/>
        </w:rPr>
        <w:t>(a)</w:t>
      </w:r>
      <w:r w:rsidR="00A77FB2" w:rsidRPr="00F16EDB">
        <w:rPr>
          <w:lang w:val="en-GB"/>
        </w:rPr>
        <w:t xml:space="preserve"> and compromise </w:t>
      </w:r>
      <w:r w:rsidR="00A77FB2" w:rsidRPr="00F16EDB">
        <w:rPr>
          <w:b/>
          <w:lang w:val="en-GB"/>
        </w:rPr>
        <w:t>(b)</w:t>
      </w:r>
      <w:r w:rsidR="00A77FB2" w:rsidRPr="00F16EDB">
        <w:rPr>
          <w:lang w:val="en-GB"/>
        </w:rPr>
        <w:t xml:space="preserve"> </w:t>
      </w:r>
      <w:r w:rsidR="002738C7" w:rsidRPr="00F16EDB">
        <w:rPr>
          <w:lang w:val="en-GB"/>
        </w:rPr>
        <w:t>effects</w:t>
      </w:r>
      <w:r w:rsidR="00A77FB2" w:rsidRPr="00F16EDB">
        <w:rPr>
          <w:lang w:val="en-GB"/>
        </w:rPr>
        <w:t xml:space="preserve">. Participants with strong attraction effects were better described by the hybrid variant. </w:t>
      </w:r>
      <w:r w:rsidR="00C5065F" w:rsidRPr="00F16EDB">
        <w:rPr>
          <w:b/>
          <w:lang w:val="en-GB"/>
        </w:rPr>
        <w:t>(c, d)</w:t>
      </w:r>
      <w:r w:rsidR="00C5065F" w:rsidRPr="00F16EDB">
        <w:rPr>
          <w:lang w:val="en-GB"/>
        </w:rPr>
        <w:t xml:space="preserve"> Individual observed and predicted RST in attraction </w:t>
      </w:r>
      <w:r w:rsidR="00C5065F" w:rsidRPr="00F16EDB">
        <w:rPr>
          <w:b/>
          <w:lang w:val="en-GB"/>
        </w:rPr>
        <w:t>(c)</w:t>
      </w:r>
      <w:r w:rsidR="00C5065F" w:rsidRPr="00F16EDB">
        <w:rPr>
          <w:lang w:val="en-GB"/>
        </w:rPr>
        <w:t xml:space="preserve"> and compromise trials </w:t>
      </w:r>
      <w:r w:rsidR="00C5065F" w:rsidRPr="00F16EDB">
        <w:rPr>
          <w:b/>
          <w:lang w:val="en-GB"/>
        </w:rPr>
        <w:t>(d)</w:t>
      </w:r>
      <w:r w:rsidR="00C5065F" w:rsidRPr="00F16EDB">
        <w:rPr>
          <w:lang w:val="en-GB"/>
        </w:rPr>
        <w:t xml:space="preserve">. </w:t>
      </w:r>
      <w:r w:rsidR="00CB7974" w:rsidRPr="00F16EDB">
        <w:rPr>
          <w:lang w:val="en-GB"/>
        </w:rPr>
        <w:t>Compared to GLA (Figure 3i, j), t</w:t>
      </w:r>
      <w:r w:rsidR="00C5065F" w:rsidRPr="00F16EDB">
        <w:rPr>
          <w:lang w:val="en-GB"/>
        </w:rPr>
        <w:t xml:space="preserve">he hybrid model </w:t>
      </w:r>
      <w:r w:rsidR="00CB7974" w:rsidRPr="00F16EDB">
        <w:rPr>
          <w:lang w:val="en-GB"/>
        </w:rPr>
        <w:t>better predicted strong attraction effects for some participants</w:t>
      </w:r>
      <w:r w:rsidR="00C5065F" w:rsidRPr="00F16EDB">
        <w:rPr>
          <w:lang w:val="en-GB"/>
        </w:rPr>
        <w:t xml:space="preserve">. </w:t>
      </w:r>
      <w:r w:rsidR="0060554F" w:rsidRPr="00F16EDB">
        <w:rPr>
          <w:lang w:val="en-GB"/>
        </w:rPr>
        <w:t>Predictions of</w:t>
      </w:r>
      <w:r w:rsidR="00C5065F" w:rsidRPr="00F16EDB">
        <w:rPr>
          <w:lang w:val="en-GB"/>
        </w:rPr>
        <w:t xml:space="preserve"> compromise effects are </w:t>
      </w:r>
      <w:r w:rsidR="0060554F" w:rsidRPr="00F16EDB">
        <w:rPr>
          <w:lang w:val="en-GB"/>
        </w:rPr>
        <w:t xml:space="preserve">similar. </w:t>
      </w:r>
      <w:r w:rsidR="0060554F" w:rsidRPr="00F16EDB">
        <w:rPr>
          <w:b/>
          <w:lang w:val="en-GB"/>
        </w:rPr>
        <w:t>(e, f)</w:t>
      </w:r>
      <w:r w:rsidR="0060554F" w:rsidRPr="00F16EDB">
        <w:rPr>
          <w:lang w:val="en-GB"/>
        </w:rPr>
        <w:t xml:space="preserve"> Observed and model-predicted probability of choosing the target alternative, depending on the target’s relative dwell </w:t>
      </w:r>
      <w:r w:rsidR="00542ABB" w:rsidRPr="00F16EDB">
        <w:rPr>
          <w:lang w:val="en-GB"/>
        </w:rPr>
        <w:t xml:space="preserve">time </w:t>
      </w:r>
      <w:r w:rsidR="0060554F" w:rsidRPr="00F16EDB">
        <w:rPr>
          <w:lang w:val="en-GB"/>
        </w:rPr>
        <w:t xml:space="preserve">advantage. Like other gaze-dependent models (Figure 3), the hybrid variant generally captured the positive association between gaze and choice. In contrast to GLA, however, it predicted an overall higher probability of choosing the target in attraction trials </w:t>
      </w:r>
      <w:r w:rsidR="0060554F" w:rsidRPr="00F16EDB">
        <w:rPr>
          <w:b/>
          <w:lang w:val="en-GB"/>
        </w:rPr>
        <w:t>(e)</w:t>
      </w:r>
      <w:r w:rsidR="0060554F" w:rsidRPr="00F16EDB">
        <w:rPr>
          <w:lang w:val="en-GB"/>
        </w:rPr>
        <w:t xml:space="preserve">. Predictions in compromise trials </w:t>
      </w:r>
      <w:r w:rsidR="0060554F" w:rsidRPr="00F16EDB">
        <w:rPr>
          <w:b/>
          <w:lang w:val="en-GB"/>
        </w:rPr>
        <w:t>(f</w:t>
      </w:r>
      <w:r w:rsidR="0060554F" w:rsidRPr="00F16EDB">
        <w:rPr>
          <w:lang w:val="en-GB"/>
        </w:rPr>
        <w:t>) are similar</w:t>
      </w:r>
      <w:r w:rsidR="00696DC0" w:rsidRPr="00F16EDB">
        <w:rPr>
          <w:lang w:val="en-GB"/>
        </w:rPr>
        <w:t xml:space="preserve"> to GLA</w:t>
      </w:r>
      <w:r w:rsidR="0060554F" w:rsidRPr="00F16EDB">
        <w:rPr>
          <w:lang w:val="en-GB"/>
        </w:rPr>
        <w:t>.</w:t>
      </w:r>
      <w:r w:rsidR="009F0B78" w:rsidRPr="00F16EDB">
        <w:rPr>
          <w:lang w:val="en-GB"/>
        </w:rPr>
        <w:t xml:space="preserve"> </w:t>
      </w:r>
      <w:r w:rsidR="005D7AF9" w:rsidRPr="00F16EDB">
        <w:rPr>
          <w:lang w:val="en-GB"/>
        </w:rPr>
        <w:t>White b</w:t>
      </w:r>
      <w:r w:rsidR="009F0B78" w:rsidRPr="00F16EDB">
        <w:rPr>
          <w:lang w:val="en-GB"/>
        </w:rPr>
        <w:t xml:space="preserve">ars </w:t>
      </w:r>
      <w:r w:rsidR="005D7AF9" w:rsidRPr="00F16EDB">
        <w:rPr>
          <w:lang w:val="en-GB"/>
        </w:rPr>
        <w:t xml:space="preserve">and error bars indicate mean ± s.e. </w:t>
      </w:r>
      <w:r w:rsidR="009F0B78" w:rsidRPr="00F16EDB">
        <w:rPr>
          <w:lang w:val="en-GB"/>
        </w:rPr>
        <w:lastRenderedPageBreak/>
        <w:t>observed data from even-numbered trials. Model predictions are based on 50 simulations for each odd-numbered trial.</w:t>
      </w:r>
    </w:p>
    <w:p w14:paraId="71F5361E" w14:textId="77777777" w:rsidR="00B76BF1" w:rsidRPr="00F16EDB" w:rsidRDefault="00B76BF1">
      <w:pPr>
        <w:pStyle w:val="CaptionedFigure"/>
        <w:spacing w:line="276" w:lineRule="auto"/>
        <w:rPr>
          <w:lang w:val="en-GB"/>
        </w:rPr>
      </w:pPr>
    </w:p>
    <w:p w14:paraId="672A1B73" w14:textId="6D6DB8B3" w:rsidR="00B76BF1" w:rsidRDefault="00C418A2">
      <w:pPr>
        <w:pStyle w:val="BodyText"/>
        <w:rPr>
          <w:lang w:val="en-GB"/>
        </w:rPr>
      </w:pPr>
      <w:r w:rsidRPr="00F16EDB">
        <w:rPr>
          <w:lang w:val="en-GB"/>
        </w:rPr>
        <w:t xml:space="preserve">Notably, nine participants (22.5%) were best described by the previously described hybrid variant using a distance-dependent inhibition mechanism (Table </w:t>
      </w:r>
      <w:hyperlink w:anchor="tab:switchboard-best-ind">
        <w:r w:rsidRPr="00F16EDB">
          <w:rPr>
            <w:rStyle w:val="Hyperlink"/>
            <w:lang w:val="en-GB"/>
          </w:rPr>
          <w:t>2</w:t>
        </w:r>
      </w:hyperlink>
      <w:r w:rsidRPr="00F16EDB">
        <w:rPr>
          <w:lang w:val="en-GB"/>
        </w:rPr>
        <w:t>). Additional two participants were best described by other variants using distance-dependent inhibition in conjunction with an alternative-wise gaze</w:t>
      </w:r>
      <w:r w:rsidR="00E67318" w:rsidRPr="00F16EDB">
        <w:rPr>
          <w:lang w:val="en-GB"/>
        </w:rPr>
        <w:t>-</w:t>
      </w:r>
      <w:r w:rsidRPr="00F16EDB">
        <w:rPr>
          <w:lang w:val="en-GB"/>
        </w:rPr>
        <w:t>discount.</w:t>
      </w:r>
    </w:p>
    <w:p w14:paraId="1B946232" w14:textId="2DB67EC9" w:rsidR="008103F7" w:rsidRPr="008103F7" w:rsidRDefault="008103F7" w:rsidP="008103F7">
      <w:pPr>
        <w:pStyle w:val="Heading3"/>
        <w:rPr>
          <w:i/>
          <w:lang w:val="en-GB"/>
        </w:rPr>
      </w:pPr>
      <w:r w:rsidRPr="008103F7">
        <w:rPr>
          <w:i/>
          <w:lang w:val="en-GB"/>
        </w:rPr>
        <w:t>Hybrid Variant</w:t>
      </w:r>
    </w:p>
    <w:p w14:paraId="493A51F7" w14:textId="65977888" w:rsidR="00E61419" w:rsidRPr="00F16EDB" w:rsidRDefault="00403089" w:rsidP="00DC077F">
      <w:pPr>
        <w:pStyle w:val="BodyText"/>
        <w:rPr>
          <w:lang w:val="en-GB"/>
        </w:rPr>
      </w:pPr>
      <w:r w:rsidRPr="00F16EDB">
        <w:rPr>
          <w:lang w:val="en-GB"/>
        </w:rPr>
        <w:t>Finally, we</w:t>
      </w:r>
      <w:r w:rsidR="00981378" w:rsidRPr="00F16EDB">
        <w:rPr>
          <w:lang w:val="en-GB"/>
        </w:rPr>
        <w:t xml:space="preserve"> analysed</w:t>
      </w:r>
      <w:r w:rsidR="004A2B58" w:rsidRPr="00F16EDB">
        <w:rPr>
          <w:lang w:val="en-GB"/>
        </w:rPr>
        <w:t xml:space="preserve"> </w:t>
      </w:r>
      <w:r w:rsidR="008F181D" w:rsidRPr="00F16EDB">
        <w:rPr>
          <w:lang w:val="en-GB"/>
        </w:rPr>
        <w:t xml:space="preserve">the </w:t>
      </w:r>
      <w:r w:rsidR="004A2B58" w:rsidRPr="00F16EDB">
        <w:rPr>
          <w:lang w:val="en-GB"/>
        </w:rPr>
        <w:t xml:space="preserve">hybrid </w:t>
      </w:r>
      <w:r w:rsidR="003F5C6B" w:rsidRPr="00F16EDB">
        <w:rPr>
          <w:lang w:val="en-GB"/>
        </w:rPr>
        <w:t xml:space="preserve">model </w:t>
      </w:r>
      <w:r w:rsidR="004A2B58" w:rsidRPr="00F16EDB">
        <w:rPr>
          <w:lang w:val="en-GB"/>
        </w:rPr>
        <w:t>variant</w:t>
      </w:r>
      <w:r w:rsidR="003F5C6B" w:rsidRPr="00F16EDB">
        <w:rPr>
          <w:lang w:val="en-GB"/>
        </w:rPr>
        <w:t xml:space="preserve"> </w:t>
      </w:r>
      <w:r w:rsidR="00B01756" w:rsidRPr="00F16EDB">
        <w:rPr>
          <w:lang w:val="en-GB"/>
        </w:rPr>
        <w:t xml:space="preserve">in more detail </w:t>
      </w:r>
      <w:r w:rsidR="003F5C6B" w:rsidRPr="00F16EDB">
        <w:rPr>
          <w:lang w:val="en-GB"/>
        </w:rPr>
        <w:t>(variant B in Table 2)</w:t>
      </w:r>
      <w:r w:rsidR="004A2B58" w:rsidRPr="00F16EDB">
        <w:rPr>
          <w:lang w:val="en-GB"/>
        </w:rPr>
        <w:t xml:space="preserve">, </w:t>
      </w:r>
      <w:r w:rsidR="001F21E5" w:rsidRPr="00F16EDB">
        <w:rPr>
          <w:lang w:val="en-GB"/>
        </w:rPr>
        <w:t>which</w:t>
      </w:r>
      <w:r w:rsidR="008F181D" w:rsidRPr="00F16EDB">
        <w:rPr>
          <w:lang w:val="en-GB"/>
        </w:rPr>
        <w:t xml:space="preserve"> </w:t>
      </w:r>
      <w:r w:rsidR="004A2B58" w:rsidRPr="00F16EDB">
        <w:rPr>
          <w:lang w:val="en-GB"/>
        </w:rPr>
        <w:t>described 9 participants best</w:t>
      </w:r>
      <w:r w:rsidR="001F21E5" w:rsidRPr="00F16EDB">
        <w:rPr>
          <w:lang w:val="en-GB"/>
        </w:rPr>
        <w:t>.</w:t>
      </w:r>
      <w:r w:rsidR="003F5C6B" w:rsidRPr="00F16EDB">
        <w:rPr>
          <w:lang w:val="en-GB"/>
        </w:rPr>
        <w:t xml:space="preserve"> </w:t>
      </w:r>
      <w:r w:rsidR="00981378" w:rsidRPr="00F16EDB">
        <w:rPr>
          <w:lang w:val="en-GB"/>
        </w:rPr>
        <w:t>This variant</w:t>
      </w:r>
      <w:r w:rsidR="001F21E5" w:rsidRPr="00F16EDB">
        <w:rPr>
          <w:lang w:val="en-GB"/>
        </w:rPr>
        <w:t xml:space="preserve"> </w:t>
      </w:r>
      <w:r w:rsidR="00981378" w:rsidRPr="00F16EDB">
        <w:rPr>
          <w:lang w:val="en-GB"/>
        </w:rPr>
        <w:t xml:space="preserve">performed </w:t>
      </w:r>
      <w:r w:rsidR="009E1D5D" w:rsidRPr="00F16EDB">
        <w:rPr>
          <w:lang w:val="en-GB"/>
        </w:rPr>
        <w:t xml:space="preserve">especially </w:t>
      </w:r>
      <w:r w:rsidR="00981378" w:rsidRPr="00F16EDB">
        <w:rPr>
          <w:lang w:val="en-GB"/>
        </w:rPr>
        <w:t>well for participants with large attraction effects (Figure 5a)</w:t>
      </w:r>
      <w:r w:rsidR="003529BF" w:rsidRPr="00F16EDB">
        <w:rPr>
          <w:lang w:val="en-GB"/>
        </w:rPr>
        <w:t xml:space="preserve">, whereas GLA best described the majority of participants with attraction RST around 0.5. </w:t>
      </w:r>
      <w:r w:rsidR="003C1494" w:rsidRPr="00F16EDB">
        <w:rPr>
          <w:lang w:val="en-GB"/>
        </w:rPr>
        <w:t>In contrast, b</w:t>
      </w:r>
      <w:r w:rsidR="00526B3A" w:rsidRPr="00F16EDB">
        <w:rPr>
          <w:lang w:val="en-GB"/>
        </w:rPr>
        <w:t>etter</w:t>
      </w:r>
      <w:r w:rsidR="003529BF" w:rsidRPr="00F16EDB">
        <w:rPr>
          <w:lang w:val="en-GB"/>
        </w:rPr>
        <w:t xml:space="preserve">-performing variants </w:t>
      </w:r>
      <w:r w:rsidR="00526B3A" w:rsidRPr="00F16EDB">
        <w:rPr>
          <w:lang w:val="en-GB"/>
        </w:rPr>
        <w:t xml:space="preserve">could not be </w:t>
      </w:r>
      <w:r w:rsidR="003529BF" w:rsidRPr="00F16EDB">
        <w:rPr>
          <w:lang w:val="en-GB"/>
        </w:rPr>
        <w:t xml:space="preserve">separated </w:t>
      </w:r>
      <w:r w:rsidR="003C1494" w:rsidRPr="00F16EDB">
        <w:rPr>
          <w:lang w:val="en-GB"/>
        </w:rPr>
        <w:t>by compromise effect strength</w:t>
      </w:r>
      <w:r w:rsidR="00526B3A" w:rsidRPr="00F16EDB">
        <w:rPr>
          <w:lang w:val="en-GB"/>
        </w:rPr>
        <w:t xml:space="preserve"> </w:t>
      </w:r>
      <w:r w:rsidR="003529BF" w:rsidRPr="00F16EDB">
        <w:rPr>
          <w:lang w:val="en-GB"/>
        </w:rPr>
        <w:t xml:space="preserve">(Figure 5b). </w:t>
      </w:r>
      <w:r w:rsidR="00214CDF" w:rsidRPr="00F16EDB">
        <w:rPr>
          <w:lang w:val="en-GB"/>
        </w:rPr>
        <w:t>The hybrid variant correctly predicted individual differences in</w:t>
      </w:r>
      <w:r w:rsidR="003331E0" w:rsidRPr="00F16EDB">
        <w:rPr>
          <w:lang w:val="en-GB"/>
        </w:rPr>
        <w:t xml:space="preserve"> the attraction effect</w:t>
      </w:r>
      <w:r w:rsidR="00214CDF" w:rsidRPr="00F16EDB">
        <w:rPr>
          <w:lang w:val="en-GB"/>
        </w:rPr>
        <w:t xml:space="preserve"> (</w:t>
      </w:r>
      <w:r w:rsidR="00F35EC1" w:rsidRPr="00F16EDB">
        <w:rPr>
          <w:lang w:val="en-GB"/>
        </w:rPr>
        <w:t xml:space="preserve">correlation between observed and predicted RST: </w:t>
      </w:r>
      <m:oMath>
        <m:r>
          <w:rPr>
            <w:rFonts w:ascii="Cambria Math" w:hAnsi="Cambria Math"/>
            <w:lang w:val="en-GB"/>
          </w:rPr>
          <m:t>r</m:t>
        </m:r>
      </m:oMath>
      <w:r w:rsidR="00F35EC1" w:rsidRPr="00F16EDB">
        <w:rPr>
          <w:lang w:val="en-GB"/>
        </w:rPr>
        <w:t xml:space="preserve"> = 0.92,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F35EC1" w:rsidRPr="00F16EDB">
        <w:rPr>
          <w:lang w:val="en-GB"/>
        </w:rPr>
        <w:t xml:space="preserve"> = [0.86 0.96]; Figure 5c). Here, it performed better than the GLA model (Figure 3</w:t>
      </w:r>
      <w:r w:rsidR="007266AF" w:rsidRPr="00F16EDB">
        <w:rPr>
          <w:lang w:val="en-GB"/>
        </w:rPr>
        <w:t>i), as it was also able to capture the behaviour of participants with particularly strong attraction</w:t>
      </w:r>
      <w:r w:rsidR="006C5B25" w:rsidRPr="00F16EDB">
        <w:rPr>
          <w:lang w:val="en-GB"/>
        </w:rPr>
        <w:t xml:space="preserve"> effects:</w:t>
      </w:r>
      <w:r w:rsidR="00DC077F" w:rsidRPr="00F16EDB">
        <w:rPr>
          <w:lang w:val="en-GB"/>
        </w:rPr>
        <w:t xml:space="preserve"> Using distance-dependent inhibition, it was able to predict high choice probabilities for target alternatives in attraction </w:t>
      </w:r>
      <w:r w:rsidR="00E32286" w:rsidRPr="00F16EDB">
        <w:rPr>
          <w:lang w:val="en-GB"/>
        </w:rPr>
        <w:t xml:space="preserve">trials </w:t>
      </w:r>
      <w:r w:rsidR="00DC077F" w:rsidRPr="00F16EDB">
        <w:rPr>
          <w:lang w:val="en-GB"/>
        </w:rPr>
        <w:t xml:space="preserve">for some participants, and fewer choices of competitor and dominated decoy alternatives (Supplementary Figure 4f). </w:t>
      </w:r>
      <w:r w:rsidR="007266AF" w:rsidRPr="00F16EDB">
        <w:rPr>
          <w:lang w:val="en-GB"/>
        </w:rPr>
        <w:t>Predictions of individual RST in compromise trials were almost identical between the two models (</w:t>
      </w:r>
      <m:oMath>
        <m:r>
          <w:rPr>
            <w:rFonts w:ascii="Cambria Math" w:hAnsi="Cambria Math"/>
            <w:lang w:val="en-GB"/>
          </w:rPr>
          <m:t>r</m:t>
        </m:r>
      </m:oMath>
      <w:r w:rsidR="007266AF" w:rsidRPr="00F16EDB">
        <w:rPr>
          <w:lang w:val="en-GB"/>
        </w:rPr>
        <w:t xml:space="preserve"> = 0.81,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007266AF" w:rsidRPr="00F16EDB">
        <w:rPr>
          <w:lang w:val="en-GB"/>
        </w:rPr>
        <w:t xml:space="preserve"> = [0.70, 0.91]; Figure 5d</w:t>
      </w:r>
      <w:r w:rsidR="00CE5C44" w:rsidRPr="00F16EDB">
        <w:rPr>
          <w:lang w:val="en-GB"/>
        </w:rPr>
        <w:t>,</w:t>
      </w:r>
      <w:r w:rsidR="007266AF" w:rsidRPr="00F16EDB">
        <w:rPr>
          <w:lang w:val="en-GB"/>
        </w:rPr>
        <w:t xml:space="preserve"> </w:t>
      </w:r>
      <w:r w:rsidR="00AF5F55" w:rsidRPr="00F16EDB">
        <w:rPr>
          <w:lang w:val="en-GB"/>
        </w:rPr>
        <w:t xml:space="preserve">see </w:t>
      </w:r>
      <w:r w:rsidR="007266AF" w:rsidRPr="00F16EDB">
        <w:rPr>
          <w:lang w:val="en-GB"/>
        </w:rPr>
        <w:t>Figure 3j for GLA).</w:t>
      </w:r>
      <w:r w:rsidR="00E905D9" w:rsidRPr="00F16EDB">
        <w:rPr>
          <w:lang w:val="en-GB"/>
        </w:rPr>
        <w:t xml:space="preserve"> </w:t>
      </w:r>
    </w:p>
    <w:p w14:paraId="311F2C39" w14:textId="58162955" w:rsidR="00166849" w:rsidRPr="00F16EDB" w:rsidRDefault="00360C3F" w:rsidP="003331E0">
      <w:pPr>
        <w:pStyle w:val="BodyText"/>
        <w:rPr>
          <w:lang w:val="en-GB"/>
        </w:rPr>
      </w:pPr>
      <w:r w:rsidRPr="00F16EDB">
        <w:rPr>
          <w:lang w:val="en-GB"/>
        </w:rPr>
        <w:t xml:space="preserve">The hybrid variant used an alternative-wise gaze-discount and could thus </w:t>
      </w:r>
      <w:r w:rsidR="005F3FE3" w:rsidRPr="00F16EDB">
        <w:rPr>
          <w:lang w:val="en-GB"/>
        </w:rPr>
        <w:t>accurately capture</w:t>
      </w:r>
      <w:r w:rsidRPr="00F16EDB">
        <w:rPr>
          <w:lang w:val="en-GB"/>
        </w:rPr>
        <w:t xml:space="preserve"> the relationship between relative dwell advantage and choice (Figure 5e, f).</w:t>
      </w:r>
      <w:r w:rsidR="00DC077F" w:rsidRPr="00F16EDB">
        <w:rPr>
          <w:lang w:val="en-GB"/>
        </w:rPr>
        <w:t xml:space="preserve"> Again, it predicted an overall higher probability of target choices than GLA (Figure 5e), and th</w:t>
      </w:r>
      <w:r w:rsidRPr="00F16EDB">
        <w:rPr>
          <w:lang w:val="en-GB"/>
        </w:rPr>
        <w:t xml:space="preserve">is was primarily </w:t>
      </w:r>
      <w:r w:rsidR="00DC077F" w:rsidRPr="00F16EDB">
        <w:rPr>
          <w:lang w:val="en-GB"/>
        </w:rPr>
        <w:t xml:space="preserve">driven </w:t>
      </w:r>
      <w:r w:rsidRPr="00F16EDB">
        <w:rPr>
          <w:lang w:val="en-GB"/>
        </w:rPr>
        <w:t xml:space="preserve">by the </w:t>
      </w:r>
      <w:r w:rsidR="00DC077F" w:rsidRPr="00F16EDB">
        <w:rPr>
          <w:lang w:val="en-GB"/>
        </w:rPr>
        <w:t xml:space="preserve">hybrid variant’s </w:t>
      </w:r>
      <w:r w:rsidRPr="00F16EDB">
        <w:rPr>
          <w:lang w:val="en-GB"/>
        </w:rPr>
        <w:t>predictions for individuals with strong attraction effects (Supplemental Figure 7).</w:t>
      </w:r>
      <w:r w:rsidR="00DC077F" w:rsidRPr="00F16EDB">
        <w:rPr>
          <w:lang w:val="en-GB"/>
        </w:rPr>
        <w:t xml:space="preserve"> T</w:t>
      </w:r>
      <w:r w:rsidRPr="00F16EDB">
        <w:rPr>
          <w:lang w:val="en-GB"/>
        </w:rPr>
        <w:t xml:space="preserve">here was no meaningful difference between the </w:t>
      </w:r>
      <w:r w:rsidR="00166849" w:rsidRPr="00F16EDB">
        <w:rPr>
          <w:lang w:val="en-GB"/>
        </w:rPr>
        <w:t xml:space="preserve">two </w:t>
      </w:r>
      <w:r w:rsidRPr="00F16EDB">
        <w:rPr>
          <w:lang w:val="en-GB"/>
        </w:rPr>
        <w:t xml:space="preserve">models </w:t>
      </w:r>
      <w:r w:rsidR="00166849" w:rsidRPr="00F16EDB">
        <w:rPr>
          <w:lang w:val="en-GB"/>
        </w:rPr>
        <w:t>in compromise trials</w:t>
      </w:r>
      <w:r w:rsidRPr="00F16EDB">
        <w:rPr>
          <w:lang w:val="en-GB"/>
        </w:rPr>
        <w:t xml:space="preserve"> (Figure 5f).</w:t>
      </w:r>
    </w:p>
    <w:p w14:paraId="1AE1A28A" w14:textId="77777777" w:rsidR="00B76BF1" w:rsidRPr="00F16EDB" w:rsidRDefault="00C418A2">
      <w:pPr>
        <w:pStyle w:val="Heading1"/>
        <w:rPr>
          <w:lang w:val="en-GB"/>
        </w:rPr>
      </w:pPr>
      <w:r w:rsidRPr="00F16EDB">
        <w:rPr>
          <w:lang w:val="en-GB"/>
        </w:rPr>
        <w:lastRenderedPageBreak/>
        <w:t>Discussion</w:t>
      </w:r>
    </w:p>
    <w:p w14:paraId="5D255502" w14:textId="11E60795" w:rsidR="00B76BF1" w:rsidRPr="00F16EDB" w:rsidRDefault="00C418A2">
      <w:pPr>
        <w:pStyle w:val="FirstParagraph"/>
        <w:rPr>
          <w:lang w:val="en-GB"/>
        </w:rPr>
      </w:pPr>
      <w:r w:rsidRPr="00F16EDB">
        <w:rPr>
          <w:lang w:val="en-GB"/>
        </w:rPr>
        <w:t xml:space="preserve">In this study, we investigated </w:t>
      </w:r>
      <w:r w:rsidR="007D1A01" w:rsidRPr="00F16EDB">
        <w:rPr>
          <w:lang w:val="en-GB"/>
        </w:rPr>
        <w:t xml:space="preserve">whether </w:t>
      </w:r>
      <w:r w:rsidRPr="00F16EDB">
        <w:rPr>
          <w:lang w:val="en-GB"/>
        </w:rPr>
        <w:t xml:space="preserve">risky choice behaviour </w:t>
      </w:r>
      <w:r w:rsidR="007D1A01" w:rsidRPr="00F16EDB">
        <w:rPr>
          <w:lang w:val="en-GB"/>
        </w:rPr>
        <w:t xml:space="preserve">could </w:t>
      </w:r>
      <w:r w:rsidRPr="00F16EDB">
        <w:rPr>
          <w:lang w:val="en-GB"/>
        </w:rPr>
        <w:t>be characterized by a gaze-dependent evidence accumulation framework, especially when choices are influenced by the context of available alternatives. In line with previous findings, we found choice behaviour to be context-dependent (Busemeyer, Gluth, Rieskamp,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w:t>
      </w:r>
      <w:r w:rsidR="0016431B" w:rsidRPr="00F16EDB">
        <w:rPr>
          <w:lang w:val="en-GB"/>
        </w:rPr>
        <w:t xml:space="preserve"> </w:t>
      </w:r>
      <w:r w:rsidRPr="00F16EDB">
        <w:rPr>
          <w:lang w:val="en-GB"/>
        </w:rPr>
        <w:t>additional similarity-based inhibition mechanism.</w:t>
      </w:r>
    </w:p>
    <w:p w14:paraId="7C3B1580" w14:textId="07CB7F5B" w:rsidR="00B76BF1" w:rsidRPr="00F16EDB" w:rsidRDefault="00C418A2">
      <w:pPr>
        <w:pStyle w:val="BodyText"/>
        <w:rPr>
          <w:lang w:val="en-GB"/>
        </w:rPr>
      </w:pPr>
      <w:r w:rsidRPr="00F16EDB">
        <w:rPr>
          <w:lang w:val="en-GB"/>
        </w:rPr>
        <w:t>Prior work could already demonstrate that choices between risky prospects can be influenced by the set of available alternatives, producing attraction (Huber, Payne, &amp; Puto, 1982; Mohr, Heekeren, &amp; Rieskamp, 2017; Soltani, De Martino, &amp; Camerer, 2012; Wedell, 1991), similarity (Tversky, 1972)</w:t>
      </w:r>
      <w:r w:rsidR="00F373AB" w:rsidRPr="00F16EDB">
        <w:rPr>
          <w:lang w:val="en-GB"/>
        </w:rPr>
        <w:t>,</w:t>
      </w:r>
      <w:r w:rsidRPr="00F16EDB">
        <w:rPr>
          <w:lang w:val="en-GB"/>
        </w:rPr>
        <w:t xml:space="preserve"> and other decoy effects (Soltani,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F16EDB" w:rsidRDefault="00C418A2">
      <w:pPr>
        <w:pStyle w:val="BodyText"/>
        <w:rPr>
          <w:lang w:val="en-GB"/>
        </w:rPr>
      </w:pPr>
      <w:r w:rsidRPr="00F16EDB">
        <w:rPr>
          <w:lang w:val="en-GB"/>
        </w:rP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 (Trueblood, 2012) and risky choice tasks (Mohr, Heekeren, &amp; Rieskamp,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4F32EF26" w14:textId="0C0FA42C" w:rsidR="00B76BF1" w:rsidRPr="00F16EDB" w:rsidRDefault="00C418A2">
      <w:pPr>
        <w:pStyle w:val="BodyText"/>
        <w:rPr>
          <w:lang w:val="en-GB"/>
        </w:rPr>
      </w:pPr>
      <w:r w:rsidRPr="00F16EDB">
        <w:rPr>
          <w:lang w:val="en-GB"/>
        </w:rPr>
        <w:lastRenderedPageBreak/>
        <w:t xml:space="preserve">Our study involved choices </w:t>
      </w:r>
      <w:r w:rsidR="00A63635" w:rsidRPr="00F16EDB">
        <w:rPr>
          <w:lang w:val="en-GB"/>
        </w:rPr>
        <w:t xml:space="preserve">within sets of </w:t>
      </w:r>
      <w:r w:rsidRPr="00F16EDB">
        <w:rPr>
          <w:lang w:val="en-GB"/>
        </w:rPr>
        <w:t>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Glöckner, 2012; Glöckner &amp; Herbold, 2011; Johnson, Schulte-Mecklenbeck, &amp; Willemsen, 2008, but see Russo &amp; Dosher, 1983; Su et al., 2013</w:t>
      </w:r>
      <w:r w:rsidR="001205B6" w:rsidRPr="00F16EDB">
        <w:rPr>
          <w:lang w:val="en-GB"/>
        </w:rPr>
        <w:t xml:space="preserve">, or in the </w:t>
      </w:r>
      <w:r w:rsidR="0024469B" w:rsidRPr="00F16EDB">
        <w:rPr>
          <w:lang w:val="en-GB"/>
        </w:rPr>
        <w:t xml:space="preserve">related </w:t>
      </w:r>
      <w:r w:rsidR="001205B6" w:rsidRPr="00F16EDB">
        <w:rPr>
          <w:lang w:val="en-GB"/>
        </w:rPr>
        <w:t>domain of intertemporal choice</w:t>
      </w:r>
      <w:r w:rsidR="0024469B" w:rsidRPr="00F16EDB">
        <w:rPr>
          <w:lang w:val="en-GB"/>
        </w:rPr>
        <w:t>: Amasino et al., 2019</w:t>
      </w:r>
      <w:r w:rsidRPr="00F16EDB">
        <w:rPr>
          <w:lang w:val="en-GB"/>
        </w:rPr>
        <w:t>).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Ansani, &amp; Paglieri (2020) found that adding an asymmetrically dominated decoy to a choice set shifts eye movements towards the target’s dominant attribute, and results in more transitions between target and decoy. Cataldo &amp; Cohen (2019) showed that the way information is displayed can influence the size and direction of context effects: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609D6AD8" w:rsidR="00B76BF1" w:rsidRPr="00F16EDB" w:rsidRDefault="00C418A2">
      <w:pPr>
        <w:pStyle w:val="BodyText"/>
        <w:rPr>
          <w:lang w:val="en-GB"/>
        </w:rPr>
      </w:pPr>
      <w:r w:rsidRPr="00F16EDB">
        <w:rPr>
          <w:lang w:val="en-GB"/>
        </w:rPr>
        <w:t xml:space="preserve">Across decision making domains longer gaze towards an alternative is generally associated with a higher probability of choosing it (Armel, Beaumel, &amp; Rangel, 2008; Ashby, Jekel, Dickert, &amp; Glöckner, 2016; Cavanagh, Wiecki, Kochar, &amp; Frank, 2014; Folke, Jacobsen, Fleming, &amp; De Martino, 2016; Gluth, Kern, Kortmann, &amp; Vitali, 2020; Krajbich, Armel, &amp; Rangel, 2010; Krajbich &amp; Rangel, 2011; Shimojo, Simion, Shimojo, &amp; Scheier, 2003; Smith &amp; Krajbich, 2018; Tavares, Perona, &amp; Rangel, 2017; Towal, Mormann, &amp; Koch, 2013; Vaidya &amp; Fellows, 2015). This association is also present in choices between risky prospects (Fiedler &amp; </w:t>
      </w:r>
      <w:r w:rsidRPr="00F16EDB">
        <w:rPr>
          <w:lang w:val="en-GB"/>
        </w:rPr>
        <w:lastRenderedPageBreak/>
        <w:t xml:space="preserve">Glöckner, 2012; Glickman et al., 2019; Glöckner &amp; Herbold, 2011; Smith &amp; Krajbich, 2018; Stewart, Hermens, &amp; Matthews, 2016). </w:t>
      </w:r>
      <w:r w:rsidR="000C5B01" w:rsidRPr="00F16EDB">
        <w:rPr>
          <w:lang w:val="en-GB"/>
        </w:rPr>
        <w:t xml:space="preserve">While these </w:t>
      </w:r>
      <w:r w:rsidRPr="00F16EDB">
        <w:rPr>
          <w:lang w:val="en-GB"/>
        </w:rPr>
        <w:t>results are mostly correlational</w:t>
      </w:r>
      <w:r w:rsidR="000C5B01" w:rsidRPr="00F16EDB">
        <w:rPr>
          <w:lang w:val="en-GB"/>
        </w:rPr>
        <w:t>, m</w:t>
      </w:r>
      <w:r w:rsidRPr="00F16EDB">
        <w:rPr>
          <w:lang w:val="en-GB"/>
        </w:rPr>
        <w:t>ultiple studies found that manipulation of gaze towards an alternative increases its likelihood of being chosen</w:t>
      </w:r>
      <w:r w:rsidR="000C5B01" w:rsidRPr="00F16EDB">
        <w:rPr>
          <w:lang w:val="en-GB"/>
        </w:rPr>
        <w:t>, suggesting that gaze allocation influences choice</w:t>
      </w:r>
      <w:r w:rsidRPr="00F16EDB">
        <w:rPr>
          <w:lang w:val="en-GB"/>
        </w:rPr>
        <w:t xml:space="preserve"> (Armel, Beaumel, &amp; Rangel, 2008; Liu et al., 2020; Pärnamets et al., 2015; Shimojo, Simion, Shimojo, &amp; Scheier, 2003; Sui, Liu, &amp; Rao, 2020; Tavares, Perona, &amp; Rangel, 2017).</w:t>
      </w:r>
    </w:p>
    <w:p w14:paraId="4CDD8723" w14:textId="0BC45224" w:rsidR="00B76BF1" w:rsidRPr="00F16EDB" w:rsidRDefault="00C418A2">
      <w:pPr>
        <w:pStyle w:val="BodyText"/>
        <w:rPr>
          <w:lang w:val="en-GB"/>
        </w:rPr>
      </w:pPr>
      <w:r w:rsidRPr="00F16EDB">
        <w:rPr>
          <w:lang w:val="en-GB"/>
        </w:rPr>
        <w:t xml:space="preserve">The positive association between gaze and choice is also present in our data: </w:t>
      </w:r>
      <w:r w:rsidR="00F373AB" w:rsidRPr="00F16EDB">
        <w:rPr>
          <w:lang w:val="en-GB"/>
        </w:rPr>
        <w:t>C</w:t>
      </w:r>
      <w:r w:rsidRPr="00F16EDB">
        <w:rPr>
          <w:lang w:val="en-GB"/>
        </w:rPr>
        <w:t xml:space="preserve">hosen gambles were looked at longer than others, and </w:t>
      </w:r>
      <w:r w:rsidR="000C5B01" w:rsidRPr="00F16EDB">
        <w:rPr>
          <w:lang w:val="en-GB"/>
        </w:rPr>
        <w:t>the</w:t>
      </w:r>
      <w:r w:rsidRPr="00F16EDB">
        <w:rPr>
          <w:lang w:val="en-GB"/>
        </w:rPr>
        <w:t xml:space="preserve"> effect increased over the course of a trial</w:t>
      </w:r>
      <w:r w:rsidR="00846B5B" w:rsidRPr="00F16EDB">
        <w:rPr>
          <w:lang w:val="en-GB"/>
        </w:rPr>
        <w:t xml:space="preserve"> (see Supplementary </w:t>
      </w:r>
      <w:r w:rsidR="00AD110F" w:rsidRPr="00F16EDB">
        <w:rPr>
          <w:lang w:val="en-GB"/>
        </w:rPr>
        <w:t>Analyses</w:t>
      </w:r>
      <w:r w:rsidR="00846B5B" w:rsidRPr="00F16EDB">
        <w:rPr>
          <w:lang w:val="en-GB"/>
        </w:rPr>
        <w:t>)</w:t>
      </w:r>
      <w:r w:rsidRPr="00F16EDB">
        <w:rPr>
          <w:lang w:val="en-GB"/>
        </w:rPr>
        <w:t xml:space="preserve">. </w:t>
      </w:r>
      <w:r w:rsidR="003D060B" w:rsidRPr="00F16EDB">
        <w:rPr>
          <w:lang w:val="en-GB"/>
        </w:rPr>
        <w:t xml:space="preserve">In addition, </w:t>
      </w:r>
      <w:r w:rsidR="00F84102" w:rsidRPr="00F16EDB">
        <w:rPr>
          <w:lang w:val="en-GB"/>
        </w:rPr>
        <w:t>the probability of choosing an alternative increased</w:t>
      </w:r>
      <w:r w:rsidR="00A63635" w:rsidRPr="00F16EDB">
        <w:rPr>
          <w:lang w:val="en-GB"/>
        </w:rPr>
        <w:t xml:space="preserve"> with increasing relative dwell time</w:t>
      </w:r>
      <w:r w:rsidR="00F84102" w:rsidRPr="00F16EDB">
        <w:rPr>
          <w:lang w:val="en-GB"/>
        </w:rPr>
        <w:t xml:space="preserve">. </w:t>
      </w:r>
      <w:r w:rsidRPr="00F16EDB">
        <w:rPr>
          <w:lang w:val="en-GB"/>
        </w:rPr>
        <w:t>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F16EDB">
        <w:rPr>
          <w:lang w:val="en-GB"/>
        </w:rPr>
        <w:t>s</w:t>
      </w:r>
      <w:r w:rsidRPr="00F16EDB">
        <w:rPr>
          <w:lang w:val="en-GB"/>
        </w:rPr>
        <w:t xml:space="preserve"> to predict context-dependent choice. Our data illustrate that this contextual modulation of gaze is indeed present.</w:t>
      </w:r>
    </w:p>
    <w:p w14:paraId="69962EA4" w14:textId="77777777" w:rsidR="00B76BF1" w:rsidRPr="00F16EDB" w:rsidRDefault="00C418A2">
      <w:pPr>
        <w:pStyle w:val="BodyText"/>
        <w:rPr>
          <w:lang w:val="en-GB"/>
        </w:rPr>
      </w:pPr>
      <w:r w:rsidRPr="00F16EDB">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 (Gluth, Spektor, &amp; Rieskamp, 2018) and food items (Gluth, Kern, Kortmann, &amp; Vitali, 2020). This mediation through gaze, formalized by a gaze-dependent accumulation model, provided a better description of the observed data than competing accounts. Adding to other work implicating mechanisms of visual attention in the emergence of context effects (Cataldo &amp; Cohen, 2019; Trueblood &amp; Dasari, 2017), our work shows how gaze can mediate context effects in a similar way: Choice sets affect the distribution of gaze, which in turn affects the choice process.</w:t>
      </w:r>
    </w:p>
    <w:p w14:paraId="41883D1E" w14:textId="577A48A2" w:rsidR="00B76BF1" w:rsidRPr="00F16EDB" w:rsidRDefault="00C418A2">
      <w:pPr>
        <w:pStyle w:val="BodyText"/>
        <w:rPr>
          <w:lang w:val="en-GB"/>
        </w:rPr>
      </w:pPr>
      <w:r w:rsidRPr="00F16EDB">
        <w:rPr>
          <w:lang w:val="en-GB"/>
        </w:rPr>
        <w:t xml:space="preserve">Many traditional models of risky decision making assume that one scale value is assigned to each alternative independent of the presence of others, and that choice probabilities are directly derived from these values (e.g., Luce, 1959). These </w:t>
      </w:r>
      <w:r w:rsidR="00B201D5" w:rsidRPr="00F16EDB">
        <w:rPr>
          <w:lang w:val="en-GB"/>
        </w:rPr>
        <w:t>“</w:t>
      </w:r>
      <w:r w:rsidRPr="00F16EDB">
        <w:rPr>
          <w:lang w:val="en-GB"/>
        </w:rPr>
        <w:t>simple scalability</w:t>
      </w:r>
      <w:r w:rsidR="00B201D5" w:rsidRPr="00F16EDB">
        <w:rPr>
          <w:lang w:val="en-GB"/>
        </w:rPr>
        <w:t>”</w:t>
      </w:r>
      <w:r w:rsidRPr="00F16EDB">
        <w:rPr>
          <w:lang w:val="en-GB"/>
        </w:rPr>
        <w:t xml:space="preserve"> theories include the most influential models of risky decision making (e.g., Expected Utility Theory, Von Neumann &amp; Morgenstern, 1947; and Prospect Theory, Kahneman &amp; Tversky, 1979). They obey </w:t>
      </w:r>
      <w:r w:rsidRPr="00F16EDB">
        <w:rPr>
          <w:lang w:val="en-GB"/>
        </w:rPr>
        <w:lastRenderedPageBreak/>
        <w:t xml:space="preserve">rational axioms of choice like IIA and therefore cannot account for context effects by design (Rieskamp, Busemeyer, &amp; Mellers, 2006). To explain context effects, multiple competing accounts have been proposed (Bhatia, 2013; Noguchi &amp; Stewart, 2018; Roe, Busemeyer, &amp; Townsend, 2001; Soltani, De Martino, &amp; Camerer, 2012; Trueblood, Brown, &amp; Heathcote, 2014; Tsetsos, Chater, &amp; Usher, 2012; Usher &amp; McClelland, 2004; Wollschläger &amp; Diederich, 2012, see Turner, Schley, Muller, &amp; Tsetsos, 2018, for a taxonomy of mechanisms and overview). </w:t>
      </w:r>
    </w:p>
    <w:p w14:paraId="229D8530" w14:textId="7892FFC6" w:rsidR="00B76BF1" w:rsidRPr="00F16EDB" w:rsidRDefault="00C418A2">
      <w:pPr>
        <w:pStyle w:val="BodyText"/>
        <w:rPr>
          <w:lang w:val="en-GB"/>
        </w:rPr>
      </w:pPr>
      <w:r w:rsidRPr="00F16EDB">
        <w:rPr>
          <w:lang w:val="en-GB"/>
        </w:rPr>
        <w:t xml:space="preserve">These models often assume that an alternative’s value is computed in comparisons to other alternatives on single attributes (e.g., Roe, Busemeyer, &amp; Townsend, 2001; Usher &amp; McClelland, 2004), that the considered attribute dimension switches stochastically from moment to moment (e.g., Bhatia, 2013; Roe, Busemeyer, &amp; Townsend, 2001; Usher &amp; McClelland, 2004), and that choices result from accumulation (often imperfect, i.e., leaky) of evidence until a threshold is reached (Bhatia, 2013; Roe, Busemeyer, &amp; Townsend, 2001; Trueblood, Brown, &amp; Heathcote, 2014; Usher &amp; McClelland, 2004). Switching between attribute dimensions can introduce correlations between accumulators for similar alternatives, generating similarity effects (Bhatia, 2013; Roe, Busemeyer, &amp; Townsend, 2001; Turner, Schley, Muller, &amp; Tsetsos, 2018; Usher &amp; McClelland, 2004). In order to account for other context effects, these models employ additional mechanisms: For example, loss aversion, that is, differential weighting of advantageous and disadvantageous comparisons can produce attraction and compromise effects (Usher &amp; McClelland, 2004). Distance-dependent inhibition between alternatives can yield similar results, by inhibiting similar alternatives more strongly and bolstering alternatives that are similar but dominant (Roe, Busemeyer, &amp; Townsend, 2001). Non-linear value functions discounting alternatives with extreme attribute values can produce compromise effects (Trueblood, Brown, &amp; Heathcote, 2014). </w:t>
      </w:r>
    </w:p>
    <w:p w14:paraId="100B3B63" w14:textId="77777777" w:rsidR="00B76BF1" w:rsidRPr="00F16EDB" w:rsidRDefault="00C418A2">
      <w:pPr>
        <w:pStyle w:val="BodyText"/>
        <w:rPr>
          <w:lang w:val="en-GB"/>
        </w:rPr>
      </w:pPr>
      <w:r w:rsidRPr="00F16EDB">
        <w:rPr>
          <w:lang w:val="en-GB"/>
        </w:rPr>
        <w:t xml:space="preserve">However, while they propose precise psychological processes leading up to decisions, their relationship to observable process data, like eye movement recordings, remains implicit. For example, the switching between attribute dimensions is often considered an attentional mechanism (Bhatia, 2013; Roe, Busemeyer, &amp; Townsend, 2001; Turner, Schley, Muller, &amp; Tsetsos, 2018; Usher &amp; McClelland, 2004), yet it is assumed to occur at every time-step (e.g., millisecond), and therefore cannot be mapped to observable eye-movement data without additional assumptions. Notably, thus far models of context-dependent choice do not include any </w:t>
      </w:r>
      <w:r w:rsidRPr="00F16EDB">
        <w:rPr>
          <w:lang w:val="en-GB"/>
        </w:rPr>
        <w:lastRenderedPageBreak/>
        <w:t>gaze-dependency in the decision process. This is in contrast to gaze-dependent accumulation models (Cavanagh, Wiecki, Kochar, &amp; Frank, 2014; Glickman et al., 2019; Krajbich, Armel, &amp; Rangel, 2010; Krajbich &amp; Rangel, 2011; Molter, Thomas, Heekeren, &amp; Mohr, 2019; Thomas, Molter, Krajbich, Heekeren, &amp; Mohr, 2019), which propose a formal account of the association between gaze and choice.</w:t>
      </w:r>
    </w:p>
    <w:p w14:paraId="296F72D1" w14:textId="66AD486E" w:rsidR="005644D3" w:rsidRPr="00F16EDB" w:rsidRDefault="00C418A2">
      <w:pPr>
        <w:pStyle w:val="BodyText"/>
        <w:rPr>
          <w:lang w:val="en-GB"/>
        </w:rPr>
      </w:pPr>
      <w:r w:rsidRPr="00F16EDB">
        <w:rPr>
          <w:lang w:val="en-GB"/>
        </w:rPr>
        <w:t xml:space="preserve">In our study, </w:t>
      </w:r>
      <w:r w:rsidR="00A06F84" w:rsidRPr="00F16EDB">
        <w:rPr>
          <w:lang w:val="en-GB"/>
        </w:rPr>
        <w:t xml:space="preserve">context-dependent choices were best explained by </w:t>
      </w:r>
      <w:r w:rsidRPr="00F16EDB">
        <w:rPr>
          <w:lang w:val="en-GB"/>
        </w:rPr>
        <w:t xml:space="preserve">a straightforward three-alternative extension of </w:t>
      </w:r>
      <w:r w:rsidR="00A06F84" w:rsidRPr="00F16EDB">
        <w:rPr>
          <w:lang w:val="en-GB"/>
        </w:rPr>
        <w:t xml:space="preserve">a </w:t>
      </w:r>
      <w:r w:rsidRPr="00F16EDB">
        <w:rPr>
          <w:lang w:val="en-GB"/>
        </w:rPr>
        <w:t xml:space="preserve">gaze-dependent accumulation model </w:t>
      </w:r>
      <w:r w:rsidR="00A06F84" w:rsidRPr="00F16EDB">
        <w:rPr>
          <w:lang w:val="en-GB"/>
        </w:rPr>
        <w:t xml:space="preserve">that was previously </w:t>
      </w:r>
      <w:r w:rsidRPr="00F16EDB">
        <w:rPr>
          <w:lang w:val="en-GB"/>
        </w:rPr>
        <w:t>applied to binary risky choice</w:t>
      </w:r>
      <w:r w:rsidR="00A06F84" w:rsidRPr="00F16EDB">
        <w:rPr>
          <w:lang w:val="en-GB"/>
        </w:rPr>
        <w:t>s</w:t>
      </w:r>
      <w:r w:rsidRPr="00F16EDB">
        <w:rPr>
          <w:lang w:val="en-GB"/>
        </w:rPr>
        <w:t xml:space="preserve"> (Glickman et al., 2019</w:t>
      </w:r>
      <w:r w:rsidR="00A06F84" w:rsidRPr="00F16EDB">
        <w:rPr>
          <w:lang w:val="en-GB"/>
        </w:rPr>
        <w:t>). This model</w:t>
      </w:r>
      <w:r w:rsidRPr="00F16EDB">
        <w:rPr>
          <w:lang w:val="en-GB"/>
        </w:rPr>
        <w:t xml:space="preserve">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w:t>
      </w:r>
      <w:r w:rsidR="0053646C" w:rsidRPr="00F16EDB">
        <w:rPr>
          <w:lang w:val="en-GB"/>
        </w:rPr>
        <w:t xml:space="preserve">It </w:t>
      </w:r>
      <w:r w:rsidRPr="00F16EDB">
        <w:rPr>
          <w:lang w:val="en-GB"/>
        </w:rPr>
        <w:t>performed best even across a large space of models, which included variants using additive attribute integration, attribute-wise gaze</w:t>
      </w:r>
      <w:r w:rsidR="00127975" w:rsidRPr="00F16EDB">
        <w:rPr>
          <w:lang w:val="en-GB"/>
        </w:rPr>
        <w:t>-</w:t>
      </w:r>
      <w:r w:rsidRPr="00F16EDB">
        <w:rPr>
          <w:lang w:val="en-GB"/>
        </w:rPr>
        <w:t>discount and accumulation of comparative values. Such variants resemble extant models of context-dependent choice (e.g., MDFT; Roe, Busemeyer, &amp; Townsend, 2001), as they accumulate results from single attribute comparisons. Yet they performed worse, even when they included gaze-dependency. Our results thus question whether models</w:t>
      </w:r>
      <w:r w:rsidR="00257877" w:rsidRPr="00F16EDB">
        <w:rPr>
          <w:lang w:val="en-GB"/>
        </w:rPr>
        <w:t xml:space="preserve"> of context-dependent choice</w:t>
      </w:r>
      <w:r w:rsidRPr="00F16EDB">
        <w:rPr>
          <w:lang w:val="en-GB"/>
        </w:rPr>
        <w:t xml:space="preserve"> must </w:t>
      </w:r>
      <w:r w:rsidR="00257877" w:rsidRPr="00F16EDB">
        <w:rPr>
          <w:lang w:val="en-GB"/>
        </w:rPr>
        <w:t xml:space="preserve">use </w:t>
      </w:r>
      <w:r w:rsidRPr="00F16EDB">
        <w:rPr>
          <w:lang w:val="en-GB"/>
        </w:rPr>
        <w:t>attribute-wise comparisons</w:t>
      </w:r>
      <w:r w:rsidR="00257877" w:rsidRPr="00F16EDB">
        <w:rPr>
          <w:lang w:val="en-GB"/>
        </w:rPr>
        <w:t xml:space="preserve"> over alternative-wise integration of attributes</w:t>
      </w:r>
      <w:r w:rsidRPr="00F16EDB">
        <w:rPr>
          <w:lang w:val="en-GB"/>
        </w:rPr>
        <w:t>. However, we also found that strong context effects could be predicted best using an additional inhibition mechanism based on alternatives’ similarity (which is comparative in nature), while still using alternative-wise valuation at its core</w:t>
      </w:r>
      <w:r w:rsidR="0053646C" w:rsidRPr="00F16EDB">
        <w:rPr>
          <w:lang w:val="en-GB"/>
        </w:rPr>
        <w:t>, suggesting</w:t>
      </w:r>
      <w:r w:rsidRPr="00F16EDB">
        <w:rPr>
          <w:lang w:val="en-GB"/>
        </w:rPr>
        <w:t xml:space="preserve"> multiple parallel processes (i.e., within-alternative valuation </w:t>
      </w:r>
      <w:r w:rsidRPr="00F16EDB">
        <w:rPr>
          <w:i/>
          <w:lang w:val="en-GB"/>
        </w:rPr>
        <w:t>and</w:t>
      </w:r>
      <w:r w:rsidRPr="00F16EDB">
        <w:rPr>
          <w:lang w:val="en-GB"/>
        </w:rPr>
        <w:t xml:space="preserve"> comparative mechanisms). </w:t>
      </w:r>
    </w:p>
    <w:p w14:paraId="4124F7F9" w14:textId="003C5F70" w:rsidR="00B76BF1" w:rsidRPr="00F16EDB" w:rsidRDefault="005644D3" w:rsidP="00A63635">
      <w:pPr>
        <w:pStyle w:val="BodyText"/>
        <w:rPr>
          <w:lang w:val="en-GB"/>
        </w:rPr>
      </w:pPr>
      <w:r w:rsidRPr="00F16EDB">
        <w:rPr>
          <w:lang w:val="en-GB"/>
        </w:rPr>
        <w:t xml:space="preserve">More generally, our results suggest that extant models of context-dependent choice are likely to benefit from implementing gaze-dependence. </w:t>
      </w:r>
      <w:r w:rsidR="0053646C" w:rsidRPr="00F16EDB">
        <w:rPr>
          <w:lang w:val="en-GB"/>
        </w:rPr>
        <w:t xml:space="preserve">Even further, explicitly </w:t>
      </w:r>
      <w:r w:rsidR="0000644B">
        <w:rPr>
          <w:lang w:val="en-GB"/>
        </w:rPr>
        <w:t xml:space="preserve">formalizing the </w:t>
      </w:r>
      <w:r w:rsidR="0053646C" w:rsidRPr="00F16EDB">
        <w:rPr>
          <w:lang w:val="en-GB"/>
        </w:rPr>
        <w:t>relationship between model variables and eye movement</w:t>
      </w:r>
      <w:r w:rsidR="008C170D" w:rsidRPr="00F16EDB">
        <w:rPr>
          <w:lang w:val="en-GB"/>
        </w:rPr>
        <w:t>s</w:t>
      </w:r>
      <w:r w:rsidR="0053646C" w:rsidRPr="00F16EDB">
        <w:rPr>
          <w:lang w:val="en-GB"/>
        </w:rPr>
        <w:t xml:space="preserve"> yields testable predictions that can help distinguish and evaluate competing theories about the role of attention in context-dependent risky choice.</w:t>
      </w:r>
      <w:r w:rsidR="00A63635" w:rsidRPr="00F16EDB">
        <w:rPr>
          <w:lang w:val="en-GB"/>
        </w:rPr>
        <w:t xml:space="preserve"> </w:t>
      </w:r>
      <w:r w:rsidR="00C418A2" w:rsidRPr="00F16EDB">
        <w:rPr>
          <w:lang w:val="en-GB"/>
        </w:rPr>
        <w:t xml:space="preserve">The </w:t>
      </w:r>
      <w:r w:rsidR="00A63635" w:rsidRPr="00F16EDB">
        <w:rPr>
          <w:lang w:val="en-GB"/>
        </w:rPr>
        <w:t xml:space="preserve">identified </w:t>
      </w:r>
      <w:r w:rsidRPr="00F16EDB">
        <w:rPr>
          <w:lang w:val="en-GB"/>
        </w:rPr>
        <w:t xml:space="preserve">class </w:t>
      </w:r>
      <w:r w:rsidR="00A63635" w:rsidRPr="00F16EDB">
        <w:rPr>
          <w:lang w:val="en-GB"/>
        </w:rPr>
        <w:t xml:space="preserve">of models </w:t>
      </w:r>
      <w:r w:rsidR="00C418A2" w:rsidRPr="00F16EDB">
        <w:rPr>
          <w:lang w:val="en-GB"/>
        </w:rPr>
        <w:t xml:space="preserve">is compatible with observed transition data, </w:t>
      </w:r>
      <w:r w:rsidR="00DE3614" w:rsidRPr="00F16EDB">
        <w:rPr>
          <w:lang w:val="en-GB"/>
        </w:rPr>
        <w:t xml:space="preserve">quantitatively captures the association of dwell time and choice probability, </w:t>
      </w:r>
      <w:r w:rsidR="00C418A2" w:rsidRPr="00F16EDB">
        <w:rPr>
          <w:lang w:val="en-GB"/>
        </w:rPr>
        <w:t>and uses the contextual modulation of gaze in addition to a distance-dependent inhibition mechanism to predict context effec</w:t>
      </w:r>
      <w:bookmarkStart w:id="50" w:name="discussion"/>
      <w:bookmarkEnd w:id="50"/>
      <w:r w:rsidR="00C418A2" w:rsidRPr="00F16EDB">
        <w:rPr>
          <w:lang w:val="en-GB"/>
        </w:rPr>
        <w:t>ts.</w:t>
      </w:r>
    </w:p>
    <w:p w14:paraId="4249E2C0" w14:textId="77777777" w:rsidR="00B76BF1" w:rsidRPr="00F16EDB" w:rsidRDefault="00C418A2">
      <w:pPr>
        <w:pStyle w:val="Heading1"/>
        <w:rPr>
          <w:lang w:val="en-GB"/>
        </w:rPr>
      </w:pPr>
      <w:r w:rsidRPr="00F16EDB">
        <w:rPr>
          <w:lang w:val="en-GB"/>
        </w:rPr>
        <w:lastRenderedPageBreak/>
        <w:t>Methods</w:t>
      </w:r>
    </w:p>
    <w:p w14:paraId="278CAAAE" w14:textId="77777777" w:rsidR="00B76BF1" w:rsidRPr="00F16EDB" w:rsidRDefault="00C418A2">
      <w:pPr>
        <w:pStyle w:val="Heading2"/>
        <w:rPr>
          <w:lang w:val="en-GB"/>
        </w:rPr>
      </w:pPr>
      <w:r w:rsidRPr="00F16EDB">
        <w:rPr>
          <w:lang w:val="en-GB"/>
        </w:rPr>
        <w:t>Participants</w:t>
      </w:r>
    </w:p>
    <w:p w14:paraId="5A7CA143" w14:textId="35E57EC2" w:rsidR="00B76BF1" w:rsidRPr="00F16EDB" w:rsidRDefault="00C418A2">
      <w:pPr>
        <w:pStyle w:val="FirstParagraph"/>
        <w:rPr>
          <w:lang w:val="en-GB"/>
        </w:rPr>
      </w:pPr>
      <w:r w:rsidRPr="00F16EDB">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F16EDB">
        <w:rPr>
          <w:lang w:val="en-GB"/>
        </w:rPr>
        <w:t xml:space="preserve"> s.d. age 27.2 </w:t>
      </w:r>
      <m:oMath>
        <m:r>
          <w:rPr>
            <w:rFonts w:ascii="Cambria Math" w:hAnsi="Cambria Math"/>
            <w:lang w:val="en-GB"/>
          </w:rPr>
          <m:t>±</m:t>
        </m:r>
      </m:oMath>
      <w:r w:rsidRPr="00F16EDB">
        <w:rPr>
          <w:lang w:val="en-GB"/>
        </w:rPr>
        <w:t xml:space="preserve"> 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bookmarkStart w:id="51" w:name="participants"/>
      <w:bookmarkEnd w:id="51"/>
    </w:p>
    <w:p w14:paraId="7A436F30" w14:textId="77777777" w:rsidR="00B76BF1" w:rsidRPr="00F16EDB" w:rsidRDefault="00C418A2">
      <w:pPr>
        <w:pStyle w:val="Heading2"/>
        <w:rPr>
          <w:lang w:val="en-GB"/>
        </w:rPr>
      </w:pPr>
      <w:r w:rsidRPr="00F16EDB">
        <w:rPr>
          <w:lang w:val="en-GB"/>
        </w:rPr>
        <w:t>Task and stimuli</w:t>
      </w:r>
    </w:p>
    <w:p w14:paraId="080D7B34" w14:textId="507EDFEF" w:rsidR="00B76BF1" w:rsidRPr="00F16EDB" w:rsidRDefault="00C418A2">
      <w:pPr>
        <w:pStyle w:val="FirstParagraph"/>
        <w:rPr>
          <w:lang w:val="en-GB"/>
        </w:rPr>
      </w:pPr>
      <w:r w:rsidRPr="00F16EDB">
        <w:rPr>
          <w:lang w:val="en-GB"/>
        </w:rPr>
        <w:t xml:space="preserve">Participants performed a value-based choice task with stimuli designed to elicit attraction and compromise effects (Figure </w:t>
      </w:r>
      <w:hyperlink w:anchor="fig:fig1-task">
        <w:r w:rsidRPr="00F16EDB">
          <w:rPr>
            <w:rStyle w:val="Hyperlink"/>
            <w:lang w:val="en-GB"/>
          </w:rPr>
          <w:t>1</w:t>
        </w:r>
      </w:hyperlink>
      <w:r w:rsidRPr="00F16EDB">
        <w:rPr>
          <w:lang w:val="en-GB"/>
        </w:rPr>
        <w:t xml:space="preserve">). Each trial started with a 1.5 s fixation cross at the screen </w:t>
      </w:r>
      <w:r w:rsidR="00CD2235" w:rsidRPr="00F16EDB">
        <w:rPr>
          <w:lang w:val="en-GB"/>
        </w:rPr>
        <w:t>centre</w:t>
      </w:r>
      <w:r w:rsidRPr="00F16EDB">
        <w:rPr>
          <w:lang w:val="en-GB"/>
        </w:rPr>
        <w:t xml:space="preserve">. Then, three all-or-nothing gambles were presented next to each other on the screen. Gambles were described by a probability </w:t>
      </w:r>
      <m:oMath>
        <m:r>
          <w:rPr>
            <w:rFonts w:ascii="Cambria Math" w:hAnsi="Cambria Math"/>
            <w:lang w:val="en-GB"/>
          </w:rPr>
          <m:t>p</m:t>
        </m:r>
      </m:oMath>
      <w:r w:rsidRPr="00F16EDB">
        <w:rPr>
          <w:lang w:val="en-GB"/>
        </w:rPr>
        <w:t xml:space="preserve"> to win outcome </w:t>
      </w:r>
      <m:oMath>
        <m:r>
          <w:rPr>
            <w:rFonts w:ascii="Cambria Math" w:hAnsi="Cambria Math"/>
            <w:lang w:val="en-GB"/>
          </w:rPr>
          <m:t>m</m:t>
        </m:r>
      </m:oMath>
      <w:r w:rsidRPr="00F16EDB">
        <w:rPr>
          <w:lang w:val="en-GB"/>
        </w:rPr>
        <w:t xml:space="preserve"> (and winning nothing otherwise). Each gamble was enclosed by a rectangle. Gamble attributes </w:t>
      </w:r>
      <m:oMath>
        <m:r>
          <w:rPr>
            <w:rFonts w:ascii="Cambria Math" w:hAnsi="Cambria Math"/>
            <w:lang w:val="en-GB"/>
          </w:rPr>
          <m:t>p</m:t>
        </m:r>
      </m:oMath>
      <w:r w:rsidRPr="00F16EDB">
        <w:rPr>
          <w:lang w:val="en-GB"/>
        </w:rPr>
        <w:t xml:space="preserve"> and </w:t>
      </w:r>
      <m:oMath>
        <m:r>
          <w:rPr>
            <w:rFonts w:ascii="Cambria Math" w:hAnsi="Cambria Math"/>
            <w:lang w:val="en-GB"/>
          </w:rPr>
          <m:t>m</m:t>
        </m:r>
      </m:oMath>
      <w:r w:rsidRPr="00F16EDB">
        <w:rPr>
          <w:lang w:val="en-GB"/>
        </w:rPr>
        <w:t xml:space="preserve"> were arranged so that the vertical distance between two attributes of one option was equal to the horizontal distance between the </w:t>
      </w:r>
      <w:r w:rsidR="00CD2235" w:rsidRPr="00F16EDB">
        <w:rPr>
          <w:lang w:val="en-GB"/>
        </w:rPr>
        <w:t>centres</w:t>
      </w:r>
      <w:r w:rsidRPr="00F16EDB">
        <w:rPr>
          <w:lang w:val="en-GB"/>
        </w:rPr>
        <w:t xml:space="preserve"> of neighbouring alternatives. This distance was set to approximately 10.0° of 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participants received a brief (0.3 s) feedback about their choice (but not about a gamble outcome).</w:t>
      </w:r>
    </w:p>
    <w:p w14:paraId="083C29A0" w14:textId="2234290E" w:rsidR="00B76BF1" w:rsidRPr="00F16EDB" w:rsidRDefault="00C418A2">
      <w:pPr>
        <w:pStyle w:val="BodyText"/>
        <w:rPr>
          <w:lang w:val="en-GB"/>
        </w:rPr>
      </w:pPr>
      <w:r w:rsidRPr="00F16EDB">
        <w:rPr>
          <w:lang w:val="en-GB"/>
        </w:rPr>
        <w:t xml:space="preserve">Participants were instructed that after completing the task, one of the trials would be chosen randomly and the gamble chosen in this task would be played out for real money with a virtual wheel of fortune, using a later to be disclosed </w:t>
      </w:r>
      <w:r w:rsidR="00431CC5" w:rsidRPr="00F16EDB">
        <w:rPr>
          <w:lang w:val="en-GB"/>
        </w:rPr>
        <w:t xml:space="preserve">payment </w:t>
      </w:r>
      <w:r w:rsidRPr="00F16EDB">
        <w:rPr>
          <w:lang w:val="en-GB"/>
        </w:rPr>
        <w:t xml:space="preserve">multiplier. This multiplier was set at 0.5 to scale winning bonuses to Freie Universität’s </w:t>
      </w:r>
      <w:r w:rsidR="00431CC5" w:rsidRPr="00F16EDB">
        <w:rPr>
          <w:lang w:val="en-GB"/>
        </w:rPr>
        <w:t xml:space="preserve">payment </w:t>
      </w:r>
      <w:r w:rsidRPr="00F16EDB">
        <w:rPr>
          <w:lang w:val="en-GB"/>
        </w:rPr>
        <w:t>standards.</w:t>
      </w:r>
    </w:p>
    <w:p w14:paraId="0715874A" w14:textId="77777777" w:rsidR="00B76BF1" w:rsidRPr="00F16EDB" w:rsidRDefault="00C418A2">
      <w:pPr>
        <w:pStyle w:val="BodyText"/>
        <w:rPr>
          <w:lang w:val="en-GB"/>
        </w:rPr>
      </w:pPr>
      <w:r w:rsidRPr="00F16EDB">
        <w:rPr>
          <w:lang w:val="en-GB"/>
        </w:rPr>
        <w:lastRenderedPageBreak/>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F16EDB">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F16EDB">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F16EDB">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F16EDB">
        <w:rPr>
          <w:lang w:val="en-GB"/>
        </w:rPr>
        <w:t xml:space="preserve"> = 15 EUR) and less risky option </w:t>
      </w:r>
      <m:oMath>
        <m:r>
          <w:rPr>
            <w:rFonts w:ascii="Cambria Math" w:hAnsi="Cambria Math"/>
            <w:lang w:val="en-GB"/>
          </w:rPr>
          <m:t>A</m:t>
        </m:r>
      </m:oMath>
      <w:r w:rsidRPr="00F16EDB">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F16EDB">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F16EDB">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F16EDB">
        <w:rPr>
          <w:lang w:val="en-GB"/>
        </w:rPr>
        <w:t xml:space="preserve"> for option </w:t>
      </w:r>
      <m:oMath>
        <m:r>
          <w:rPr>
            <w:rFonts w:ascii="Cambria Math" w:hAnsi="Cambria Math"/>
            <w:lang w:val="en-GB"/>
          </w:rPr>
          <m:t>A</m:t>
        </m:r>
      </m:oMath>
      <w:r w:rsidRPr="00F16EDB">
        <w:rPr>
          <w:lang w:val="en-GB"/>
        </w:rPr>
        <w:t xml:space="preserve"> is then either increased (if </w:t>
      </w:r>
      <m:oMath>
        <m:r>
          <w:rPr>
            <w:rFonts w:ascii="Cambria Math" w:hAnsi="Cambria Math"/>
            <w:lang w:val="en-GB"/>
          </w:rPr>
          <m:t>B</m:t>
        </m:r>
      </m:oMath>
      <w:r w:rsidRPr="00F16EDB">
        <w:rPr>
          <w:lang w:val="en-GB"/>
        </w:rPr>
        <w:t xml:space="preserve"> was preferred) or decreased (if </w:t>
      </w:r>
      <m:oMath>
        <m:r>
          <w:rPr>
            <w:rFonts w:ascii="Cambria Math" w:hAnsi="Cambria Math"/>
            <w:lang w:val="en-GB"/>
          </w:rPr>
          <m:t>A</m:t>
        </m:r>
      </m:oMath>
      <w:r w:rsidRPr="00F16EDB">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F16EDB">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F16EDB">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F16EDB">
        <w:rPr>
          <w:lang w:val="en-GB"/>
        </w:rPr>
        <w:t xml:space="preserve">, </w:t>
      </w:r>
      <m:oMath>
        <m:r>
          <w:rPr>
            <w:rFonts w:ascii="Cambria Math" w:hAnsi="Cambria Math"/>
            <w:lang w:val="en-GB"/>
          </w:rPr>
          <m:t>B</m:t>
        </m:r>
      </m:oMath>
      <w:r w:rsidRPr="00F16EDB">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designed in a way that option pairs </w:t>
      </w:r>
      <m:oMath>
        <m:r>
          <w:rPr>
            <w:rFonts w:ascii="Cambria Math" w:hAnsi="Cambria Math"/>
            <w:lang w:val="en-GB"/>
          </w:rPr>
          <m:t>A-B</m:t>
        </m:r>
      </m:oMath>
      <w:r w:rsidRPr="00F16EDB">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F16EDB">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F16EDB">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were introduced and designed to be 2% and 1 EUR worse than options </w:t>
      </w:r>
      <m:oMath>
        <m:r>
          <w:rPr>
            <w:rFonts w:ascii="Cambria Math" w:hAnsi="Cambria Math"/>
            <w:lang w:val="en-GB"/>
          </w:rPr>
          <m:t>A</m:t>
        </m:r>
      </m:oMath>
      <w:r w:rsidRPr="00F16EDB">
        <w:rPr>
          <w:lang w:val="en-GB"/>
        </w:rPr>
        <w:t xml:space="preserve"> and </w:t>
      </w:r>
      <m:oMath>
        <m:r>
          <w:rPr>
            <w:rFonts w:ascii="Cambria Math" w:hAnsi="Cambria Math"/>
            <w:lang w:val="en-GB"/>
          </w:rPr>
          <m:t>B</m:t>
        </m:r>
      </m:oMath>
      <w:r w:rsidRPr="00F16EDB">
        <w:rPr>
          <w:lang w:val="en-GB"/>
        </w:rPr>
        <w:t>, respectively.</w:t>
      </w:r>
    </w:p>
    <w:p w14:paraId="5FF3E325" w14:textId="77777777" w:rsidR="00B76BF1" w:rsidRPr="00F16EDB" w:rsidRDefault="00C418A2">
      <w:pPr>
        <w:pStyle w:val="BodyText"/>
        <w:rPr>
          <w:lang w:val="en-GB"/>
        </w:rPr>
      </w:pPr>
      <w:r w:rsidRPr="00F16EDB">
        <w:rPr>
          <w:lang w:val="en-GB"/>
        </w:rPr>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F16EDB">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F16EDB">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F16EDB">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F16EDB">
        <w:rPr>
          <w:lang w:val="en-GB"/>
        </w:rPr>
        <w:t>. For each trial, uniform noise was added to each option’s outcome m (</w:t>
      </w:r>
      <m:oMath>
        <m:r>
          <w:rPr>
            <w:rFonts w:ascii="Cambria Math" w:hAnsi="Cambria Math"/>
            <w:lang w:val="en-GB"/>
          </w:rPr>
          <m:t>±</m:t>
        </m:r>
      </m:oMath>
      <w:r w:rsidRPr="00F16EDB">
        <w:rPr>
          <w:lang w:val="en-GB"/>
        </w:rPr>
        <w:t xml:space="preserve">0 EUR, +1 EUR) and probability p (–3%, </w:t>
      </w:r>
      <m:oMath>
        <m:r>
          <w:rPr>
            <w:rFonts w:ascii="Cambria Math" w:hAnsi="Cambria Math"/>
            <w:lang w:val="en-GB"/>
          </w:rPr>
          <m:t>±</m:t>
        </m:r>
      </m:oMath>
      <w:r w:rsidRPr="00F16EDB">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F16EDB">
        <w:rPr>
          <w:lang w:val="en-GB"/>
        </w:rPr>
        <w:t xml:space="preserve"> received the same noise as their focal option, to preserve dominance relation.</w:t>
      </w:r>
    </w:p>
    <w:p w14:paraId="2A5DE44D" w14:textId="7002B918" w:rsidR="00B76BF1" w:rsidRPr="00F16EDB" w:rsidRDefault="00C418A2">
      <w:pPr>
        <w:pStyle w:val="BodyText"/>
        <w:rPr>
          <w:lang w:val="en-GB"/>
        </w:rPr>
      </w:pPr>
      <w:r w:rsidRPr="00F16EDB">
        <w:rPr>
          <w:lang w:val="en-GB"/>
        </w:rPr>
        <w:t xml:space="preserve">Participants performed 25 practice trials not relevant for their </w:t>
      </w:r>
      <w:r w:rsidR="00FD1C1F" w:rsidRPr="00F16EDB">
        <w:rPr>
          <w:lang w:val="en-GB"/>
        </w:rPr>
        <w:t xml:space="preserve">payment </w:t>
      </w:r>
      <w:r w:rsidRPr="00F16EDB">
        <w:rPr>
          <w:lang w:val="en-GB"/>
        </w:rPr>
        <w:t>under supervision of the experimenter.</w:t>
      </w:r>
      <w:bookmarkStart w:id="52" w:name="sec%252525253Amethods%252525253Atask-sti"/>
      <w:bookmarkEnd w:id="52"/>
    </w:p>
    <w:p w14:paraId="6F0C19FD" w14:textId="77777777" w:rsidR="00B76BF1" w:rsidRPr="00F16EDB" w:rsidRDefault="00C418A2">
      <w:pPr>
        <w:pStyle w:val="Heading2"/>
        <w:rPr>
          <w:lang w:val="en-GB"/>
        </w:rPr>
      </w:pPr>
      <w:r w:rsidRPr="00F16EDB">
        <w:rPr>
          <w:lang w:val="en-GB"/>
        </w:rPr>
        <w:t>Eye tracking</w:t>
      </w:r>
    </w:p>
    <w:p w14:paraId="3E4DEBB5" w14:textId="120D4024" w:rsidR="00B76BF1" w:rsidRPr="00F16EDB" w:rsidRDefault="00C418A2">
      <w:pPr>
        <w:pStyle w:val="FirstParagraph"/>
        <w:rPr>
          <w:lang w:val="en-GB"/>
        </w:rPr>
      </w:pPr>
      <w:r w:rsidRPr="00F16EDB">
        <w:rPr>
          <w:lang w:val="en-GB"/>
        </w:rPr>
        <w:t xml:space="preserve">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w:t>
      </w:r>
      <w:r w:rsidRPr="00F16EDB">
        <w:rPr>
          <w:lang w:val="en-GB"/>
        </w:rPr>
        <w:lastRenderedPageBreak/>
        <w:t>until a spatial resolution smaller than 1.0$\degree$ visual angle was achieved horizontally and vertically. Participants were instructed to re-</w:t>
      </w:r>
      <w:r w:rsidR="00CD2235" w:rsidRPr="00F16EDB">
        <w:rPr>
          <w:lang w:val="en-GB"/>
        </w:rPr>
        <w:t>centre</w:t>
      </w:r>
      <w:r w:rsidRPr="00F16EDB">
        <w:rPr>
          <w:lang w:val="en-GB"/>
        </w:rPr>
        <w:t xml:space="preserve"> their gaze on the central fixation cross between trials.</w:t>
      </w:r>
    </w:p>
    <w:p w14:paraId="4E584EB4" w14:textId="4475942E" w:rsidR="00B76BF1" w:rsidRPr="00F16EDB" w:rsidRDefault="00C418A2">
      <w:pPr>
        <w:pStyle w:val="BodyText"/>
        <w:rPr>
          <w:lang w:val="en-GB"/>
        </w:rPr>
      </w:pPr>
      <w:r w:rsidRPr="00F16EDB">
        <w:rPr>
          <w:lang w:val="en-GB"/>
        </w:rPr>
        <w:t>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 (see Krajbich, Armel, &amp; Rangel, 2010; Krajbich, Lu, Camerer, &amp; Rangel, 2012; Krajbich &amp; Rangel, 2011). Finally, the total dwell time towards each alternative and attribute in each trial was computed by summing all fixation durations towards respective AOIs. Relative dwell time was computed by normalisation to the sum of all dwells in the trial.</w:t>
      </w:r>
      <w:bookmarkStart w:id="53" w:name="sec%252525253Amethods%252525253Aeye-trac"/>
      <w:bookmarkEnd w:id="53"/>
    </w:p>
    <w:p w14:paraId="2CD021F7" w14:textId="539D07D9" w:rsidR="00B76BF1" w:rsidRPr="00F16EDB" w:rsidRDefault="00C418A2">
      <w:pPr>
        <w:pStyle w:val="Heading2"/>
        <w:rPr>
          <w:lang w:val="en-GB"/>
        </w:rPr>
      </w:pPr>
      <w:r w:rsidRPr="00F16EDB">
        <w:rPr>
          <w:lang w:val="en-GB"/>
        </w:rPr>
        <w:t>Behavioural mode</w:t>
      </w:r>
      <w:r w:rsidR="005B587E" w:rsidRPr="00F16EDB">
        <w:rPr>
          <w:lang w:val="en-GB"/>
        </w:rPr>
        <w:t>l</w:t>
      </w:r>
      <w:r w:rsidRPr="00F16EDB">
        <w:rPr>
          <w:lang w:val="en-GB"/>
        </w:rPr>
        <w:t>ling</w:t>
      </w:r>
    </w:p>
    <w:p w14:paraId="00D3F8EF" w14:textId="1740487F" w:rsidR="0000644B" w:rsidRPr="0000644B" w:rsidRDefault="00C418A2" w:rsidP="0000644B">
      <w:pPr>
        <w:pStyle w:val="Heading3"/>
        <w:rPr>
          <w:i/>
          <w:lang w:val="en-GB"/>
        </w:rPr>
      </w:pPr>
      <w:r w:rsidRPr="0000644B">
        <w:rPr>
          <w:i/>
          <w:lang w:val="en-GB"/>
        </w:rPr>
        <w:t xml:space="preserve">Baseline: Random </w:t>
      </w:r>
      <w:r w:rsidR="00692C22">
        <w:rPr>
          <w:i/>
          <w:lang w:val="en-GB"/>
        </w:rPr>
        <w:t>C</w:t>
      </w:r>
      <w:r w:rsidRPr="0000644B">
        <w:rPr>
          <w:i/>
          <w:lang w:val="en-GB"/>
        </w:rPr>
        <w:t>hoice</w:t>
      </w:r>
    </w:p>
    <w:p w14:paraId="47B3BAA6" w14:textId="5F019CDC" w:rsidR="00B76BF1" w:rsidRPr="00F16EDB" w:rsidRDefault="00C418A2" w:rsidP="0000644B">
      <w:pPr>
        <w:pStyle w:val="BodyText"/>
        <w:ind w:firstLine="720"/>
        <w:rPr>
          <w:lang w:val="en-GB"/>
        </w:rPr>
      </w:pPr>
      <w:r w:rsidRPr="00F16EDB">
        <w:rPr>
          <w:lang w:val="en-GB"/>
        </w:rPr>
        <w:t xml:space="preserve">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F16EDB">
        <w:rPr>
          <w:lang w:val="en-GB"/>
        </w:rPr>
        <w:t xml:space="preserve"> for all three alternatives and serves as a benchmark against which other models can be compared.</w:t>
      </w:r>
      <w:bookmarkStart w:id="54" w:name="baseline-random-choice"/>
      <w:bookmarkEnd w:id="54"/>
    </w:p>
    <w:p w14:paraId="0603F986" w14:textId="77777777" w:rsidR="00E4575B" w:rsidRPr="00E4575B" w:rsidRDefault="00E4575B" w:rsidP="00E4575B">
      <w:pPr>
        <w:pStyle w:val="Heading3"/>
        <w:rPr>
          <w:i/>
          <w:lang w:val="en-GB"/>
        </w:rPr>
      </w:pPr>
      <w:r w:rsidRPr="00E4575B">
        <w:rPr>
          <w:i/>
          <w:lang w:val="en-GB"/>
        </w:rPr>
        <w:t>Expected Utility</w:t>
      </w:r>
    </w:p>
    <w:p w14:paraId="550C5BCE" w14:textId="618841E0" w:rsidR="00B76BF1" w:rsidRPr="00F16EDB" w:rsidRDefault="00C418A2">
      <w:pPr>
        <w:pStyle w:val="BodyText"/>
        <w:rPr>
          <w:lang w:val="en-GB"/>
        </w:rPr>
      </w:pPr>
      <w:r w:rsidRPr="00F16EDB">
        <w:rPr>
          <w:b/>
          <w:bCs/>
          <w:lang w:val="en-GB"/>
        </w:rPr>
        <w:t xml:space="preserve"> </w:t>
      </w:r>
      <w:r w:rsidRPr="00F16EDB">
        <w:rPr>
          <w:lang w:val="en-GB"/>
        </w:rPr>
        <w:t xml:space="preserve">Expected Utility Theory (EU; Von Neumann &amp; Morgenstern, 1947) assumes that choice behaviour can be described as maximization of expected subjective utility. 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F16EDB">
        <w:rPr>
          <w:lang w:val="en-GB"/>
        </w:rPr>
        <w:t xml:space="preserve"> using a power function with one free parameter </w:t>
      </w:r>
      <m:oMath>
        <m:r>
          <w:rPr>
            <w:rFonts w:ascii="Cambria Math" w:hAnsi="Cambria Math"/>
            <w:lang w:val="en-GB"/>
          </w:rPr>
          <m:t>α</m:t>
        </m:r>
      </m:oMath>
      <w:r w:rsidRPr="00F16EDB">
        <w:rPr>
          <w:lang w:val="en-GB"/>
        </w:rPr>
        <w:t>:</w:t>
      </w:r>
    </w:p>
    <w:p w14:paraId="562ABE15" w14:textId="77777777" w:rsidR="00B76BF1" w:rsidRPr="00F16EDB"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77777777" w:rsidR="00B76BF1" w:rsidRPr="00F16EDB" w:rsidRDefault="00C418A2">
      <w:pPr>
        <w:pStyle w:val="FirstParagraph"/>
        <w:rPr>
          <w:lang w:val="en-GB"/>
        </w:rPr>
      </w:pPr>
      <w:r w:rsidRPr="00F16EDB">
        <w:rPr>
          <w:lang w:val="en-GB"/>
        </w:rPr>
        <w:t xml:space="preserve">Predicted choice probabilities are computed using a soft-max choice rule (Sutton &amp; Barto,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F16EDB">
        <w:rPr>
          <w:lang w:val="en-GB"/>
        </w:rPr>
        <w:t>:</w:t>
      </w:r>
    </w:p>
    <w:p w14:paraId="4AB41AB3" w14:textId="77777777" w:rsidR="00B76BF1" w:rsidRPr="00F16EDB" w:rsidRDefault="00C418A2">
      <w:pPr>
        <w:pStyle w:val="BodyText"/>
        <w:jc w:val="center"/>
        <w:rPr>
          <w:lang w:val="en-GB"/>
        </w:rPr>
      </w:pPr>
      <m:oMathPara>
        <m:oMathParaPr>
          <m:jc m:val="center"/>
        </m:oMathParaPr>
        <m:oMath>
          <m:r>
            <w:rPr>
              <w:rFonts w:ascii="Cambria Math" w:hAnsi="Cambria Math"/>
              <w:lang w:val="en-GB"/>
            </w:rPr>
            <w:lastRenderedPageBreak/>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F16EDB" w:rsidRDefault="00C418A2">
      <w:pPr>
        <w:pStyle w:val="FirstParagraph"/>
        <w:rPr>
          <w:lang w:val="en-GB"/>
        </w:rPr>
      </w:pPr>
      <w:r w:rsidRPr="00F16EDB">
        <w:rPr>
          <w:lang w:val="en-GB"/>
        </w:rPr>
        <w:t xml:space="preserve">Here, </w:t>
      </w:r>
      <m:oMath>
        <m:r>
          <w:rPr>
            <w:rFonts w:ascii="Cambria Math" w:hAnsi="Cambria Math"/>
            <w:lang w:val="en-GB"/>
          </w:rPr>
          <m:t>J</m:t>
        </m:r>
      </m:oMath>
      <w:r w:rsidRPr="00F16EDB">
        <w:rPr>
          <w:lang w:val="en-GB"/>
        </w:rPr>
        <w:t xml:space="preserve"> is the set of all available alternatives. The inverse temperature parameter </w:t>
      </w:r>
      <m:oMath>
        <m:r>
          <w:rPr>
            <w:rFonts w:ascii="Cambria Math" w:hAnsi="Cambria Math"/>
            <w:lang w:val="en-GB"/>
          </w:rPr>
          <m:t>β</m:t>
        </m:r>
      </m:oMath>
      <w:r w:rsidRPr="00F16EDB">
        <w:rPr>
          <w:lang w:val="en-GB"/>
        </w:rPr>
        <w:t xml:space="preserve"> controls the degree of randomness in the choice (choices become more deterministic with larger </w:t>
      </w:r>
      <w:bookmarkStart w:id="55" w:name="expected-utility"/>
      <w:bookmarkEnd w:id="55"/>
      <m:oMath>
        <m:r>
          <w:rPr>
            <w:rFonts w:ascii="Cambria Math" w:hAnsi="Cambria Math"/>
            <w:lang w:val="en-GB"/>
          </w:rPr>
          <m:t>β</m:t>
        </m:r>
      </m:oMath>
      <w:r w:rsidRPr="00F16EDB">
        <w:rPr>
          <w:lang w:val="en-GB"/>
        </w:rPr>
        <w:t>).</w:t>
      </w:r>
    </w:p>
    <w:p w14:paraId="61301EEB" w14:textId="77777777" w:rsidR="003D129A" w:rsidRPr="006203FF" w:rsidRDefault="00C418A2" w:rsidP="006203FF">
      <w:pPr>
        <w:pStyle w:val="Heading3"/>
        <w:rPr>
          <w:i/>
          <w:lang w:val="en-GB"/>
        </w:rPr>
      </w:pPr>
      <w:r w:rsidRPr="006203FF">
        <w:rPr>
          <w:i/>
          <w:lang w:val="en-GB"/>
        </w:rPr>
        <w:t>Multialt</w:t>
      </w:r>
      <w:r w:rsidR="003D129A" w:rsidRPr="006203FF">
        <w:rPr>
          <w:i/>
          <w:lang w:val="en-GB"/>
        </w:rPr>
        <w:t>ernative Decision Field Theory</w:t>
      </w:r>
    </w:p>
    <w:p w14:paraId="634C3EB4" w14:textId="0E1F1051" w:rsidR="00B76BF1" w:rsidRPr="00F16EDB" w:rsidRDefault="00C418A2">
      <w:pPr>
        <w:pStyle w:val="BodyText"/>
        <w:rPr>
          <w:lang w:val="en-GB"/>
        </w:rPr>
      </w:pPr>
      <w:r w:rsidRPr="00F16EDB">
        <w:rPr>
          <w:lang w:val="en-GB"/>
        </w:rPr>
        <w:t xml:space="preserve">Multialternative Decision Field Theory (MDFT; Roe, Busemeyer, &amp; Townsend, 2001)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F16EDB">
        <w:rPr>
          <w:lang w:val="en-GB"/>
        </w:rPr>
        <w:t xml:space="preserve"> at each point in time </w:t>
      </w:r>
      <m:oMath>
        <m:r>
          <w:rPr>
            <w:rFonts w:ascii="Cambria Math" w:hAnsi="Cambria Math"/>
            <w:lang w:val="en-GB"/>
          </w:rPr>
          <m:t>t</m:t>
        </m:r>
      </m:oMath>
      <w:r w:rsidRPr="00F16EDB">
        <w:rPr>
          <w:lang w:val="en-GB"/>
        </w:rPr>
        <w:t>. Valences are determined as</w:t>
      </w:r>
    </w:p>
    <w:p w14:paraId="7F0E6836" w14:textId="77777777" w:rsidR="00B76BF1" w:rsidRPr="00F16EDB"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F16EDB" w:rsidRDefault="00C418A2">
      <w:pPr>
        <w:pStyle w:val="FirstParagraph"/>
        <w:rPr>
          <w:lang w:val="en-GB"/>
        </w:rPr>
      </w:pPr>
      <w:r w:rsidRPr="00F16EDB">
        <w:rPr>
          <w:lang w:val="en-GB"/>
        </w:rPr>
        <w:t xml:space="preserve">where </w:t>
      </w:r>
      <m:oMath>
        <m:r>
          <w:rPr>
            <w:rFonts w:ascii="Cambria Math" w:hAnsi="Cambria Math"/>
            <w:lang w:val="en-GB"/>
          </w:rPr>
          <m:t>M</m:t>
        </m:r>
      </m:oMath>
      <w:r w:rsidRPr="00F16EDB">
        <w:rPr>
          <w:lang w:val="en-GB"/>
        </w:rPr>
        <w:t xml:space="preserve"> is a matrix containing all alternatives’ attributes.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F16EDB">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F16EDB">
        <w:rPr>
          <w:lang w:val="en-GB"/>
        </w:rPr>
        <w:t xml:space="preserve">. </w:t>
      </w:r>
      <m:oMath>
        <m:r>
          <w:rPr>
            <w:rFonts w:ascii="Cambria Math" w:hAnsi="Cambria Math"/>
            <w:lang w:val="en-GB"/>
          </w:rPr>
          <m:t>C</m:t>
        </m:r>
      </m:oMath>
      <w:r w:rsidRPr="00F16EDB">
        <w:rPr>
          <w:lang w:val="en-GB"/>
        </w:rPr>
        <w:t xml:space="preserve"> is a contrast matrix, designed to perform attribute-wise contrasts between one option and the mean of other options’ attributes.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F16EDB">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F16EDB">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F16EDB">
        <w:rPr>
          <w:lang w:val="en-GB"/>
        </w:rPr>
        <w:t xml:space="preserve"> up to time </w:t>
      </w:r>
      <m:oMath>
        <m:r>
          <w:rPr>
            <w:rFonts w:ascii="Cambria Math" w:hAnsi="Cambria Math"/>
            <w:lang w:val="en-GB"/>
          </w:rPr>
          <m:t>t</m:t>
        </m:r>
      </m:oMath>
      <w:r w:rsidRPr="00F16EDB">
        <w:rPr>
          <w:lang w:val="en-GB"/>
        </w:rPr>
        <w:t>:</w:t>
      </w:r>
    </w:p>
    <w:p w14:paraId="1100E57C" w14:textId="77777777" w:rsidR="00B76BF1" w:rsidRPr="00F16EDB"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F16EDB" w:rsidRDefault="00C418A2">
      <w:pPr>
        <w:pStyle w:val="FirstParagraph"/>
        <w:rPr>
          <w:lang w:val="en-GB"/>
        </w:rPr>
      </w:pPr>
      <w:r w:rsidRPr="00F16EDB">
        <w:rPr>
          <w:lang w:val="en-GB"/>
        </w:rPr>
        <w:t xml:space="preserve">Critically, </w:t>
      </w:r>
      <m:oMath>
        <m:r>
          <w:rPr>
            <w:rFonts w:ascii="Cambria Math" w:hAnsi="Cambria Math"/>
            <w:lang w:val="en-GB"/>
          </w:rPr>
          <m:t>S</m:t>
        </m:r>
      </m:oMath>
      <w:r w:rsidRPr="00F16EDB">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F16EDB">
        <w:rPr>
          <w:lang w:val="en-GB"/>
        </w:rPr>
        <w:t xml:space="preserve"> determine how much the current preference state is influenced by the previous one, controlled by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F16EDB">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F16EDB">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F16EDB">
        <w:rPr>
          <w:lang w:val="en-GB"/>
        </w:rPr>
        <w:t xml:space="preserve">. Taken together, the feedback matrix </w:t>
      </w:r>
      <m:oMath>
        <m:r>
          <w:rPr>
            <w:rFonts w:ascii="Cambria Math" w:hAnsi="Cambria Math"/>
            <w:lang w:val="en-GB"/>
          </w:rPr>
          <m:t>S</m:t>
        </m:r>
      </m:oMath>
      <w:r w:rsidRPr="00F16EDB">
        <w:rPr>
          <w:lang w:val="en-GB"/>
        </w:rPr>
        <w:t xml:space="preserve"> is given by</w:t>
      </w:r>
    </w:p>
    <w:p w14:paraId="7806FA71" w14:textId="77777777" w:rsidR="00B76BF1" w:rsidRPr="00F16EDB"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F16EDB" w:rsidRDefault="00C418A2">
      <w:pPr>
        <w:pStyle w:val="FirstParagraph"/>
        <w:rPr>
          <w:lang w:val="en-GB"/>
        </w:rPr>
      </w:pPr>
      <w:r w:rsidRPr="00F16EDB">
        <w:rPr>
          <w:lang w:val="en-GB"/>
        </w:rPr>
        <w:lastRenderedPageBreak/>
        <w:t xml:space="preserve">Here, </w:t>
      </w:r>
      <m:oMath>
        <m:r>
          <w:rPr>
            <w:rFonts w:ascii="Cambria Math" w:hAnsi="Cambria Math"/>
            <w:lang w:val="en-GB"/>
          </w:rPr>
          <m:t>I</m:t>
        </m:r>
      </m:oMath>
      <w:r w:rsidRPr="00F16EDB">
        <w:rPr>
          <w:lang w:val="en-GB"/>
        </w:rPr>
        <w:t xml:space="preserve"> is the identity matrix. </w:t>
      </w:r>
      <m:oMath>
        <m:r>
          <w:rPr>
            <w:rFonts w:ascii="Cambria Math" w:hAnsi="Cambria Math"/>
            <w:lang w:val="en-GB"/>
          </w:rPr>
          <m:t>D</m:t>
        </m:r>
      </m:oMath>
      <w:r w:rsidRPr="00F16EDB">
        <w:rPr>
          <w:lang w:val="en-GB"/>
        </w:rPr>
        <w:t xml:space="preserve"> is a matrix containing pairwise distances between alternatives. We used the distance function formalized in Hotaling, Busemeyer, &amp; Li (2010),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F16EDB">
        <w:rPr>
          <w:lang w:val="en-GB"/>
        </w:rPr>
        <w:t xml:space="preserve"> is asymptotically normally distributed with mean </w:t>
      </w:r>
      <m:oMath>
        <m:r>
          <w:rPr>
            <w:rFonts w:ascii="Cambria Math" w:hAnsi="Cambria Math"/>
            <w:lang w:val="en-GB"/>
          </w:rPr>
          <m:t>ξ</m:t>
        </m:r>
      </m:oMath>
      <w:r w:rsidRPr="00F16EDB">
        <w:rPr>
          <w:lang w:val="en-GB"/>
        </w:rPr>
        <w:t xml:space="preserve"> and covariance matrix </w:t>
      </w:r>
      <m:oMath>
        <m:r>
          <w:rPr>
            <w:rFonts w:ascii="Cambria Math" w:hAnsi="Cambria Math"/>
            <w:lang w:val="en-GB"/>
          </w:rPr>
          <m:t>Ω</m:t>
        </m:r>
      </m:oMath>
      <w:r w:rsidRPr="00F16EDB">
        <w:rPr>
          <w:lang w:val="en-GB"/>
        </w:rPr>
        <w:t xml:space="preserve"> (Busemeyer &amp; Diederich, 2002), from which choice probabilities are derived as in the general Thurstone model (Böckenholt, 1992).</w:t>
      </w:r>
    </w:p>
    <w:p w14:paraId="51D87CA3" w14:textId="77777777" w:rsidR="00B76BF1" w:rsidRPr="00F16EDB" w:rsidRDefault="00C418A2">
      <w:pPr>
        <w:pStyle w:val="BodyText"/>
        <w:rPr>
          <w:lang w:val="en-GB"/>
        </w:rPr>
      </w:pPr>
      <w:r w:rsidRPr="00F16EDB">
        <w:rPr>
          <w:lang w:val="en-GB"/>
        </w:rPr>
        <w:t xml:space="preserve">In total, the MDFT implementation includes five free parameters: The attribute weight </w:t>
      </w:r>
      <m:oMath>
        <m:r>
          <w:rPr>
            <w:rFonts w:ascii="Cambria Math" w:hAnsi="Cambria Math"/>
            <w:lang w:val="en-GB"/>
          </w:rPr>
          <m:t>w</m:t>
        </m:r>
      </m:oMath>
      <w:r w:rsidRPr="00F16EDB">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F16EDB">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F16EDB">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xml:space="preserve"> and the variance </w:t>
      </w:r>
      <m:oMath>
        <m:r>
          <w:rPr>
            <w:rFonts w:ascii="Cambria Math" w:hAnsi="Cambria Math"/>
            <w:lang w:val="en-GB"/>
          </w:rPr>
          <m:t>σ</m:t>
        </m:r>
      </m:oMath>
      <w:r w:rsidRPr="00F16EDB">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F16EDB">
        <w:rPr>
          <w:lang w:val="en-GB"/>
        </w:rPr>
        <w:t>.</w:t>
      </w:r>
    </w:p>
    <w:p w14:paraId="793252AD" w14:textId="77777777" w:rsidR="00B76BF1" w:rsidRPr="00F16EDB" w:rsidRDefault="00C418A2">
      <w:pPr>
        <w:pStyle w:val="BodyText"/>
        <w:rPr>
          <w:lang w:val="en-GB"/>
        </w:rPr>
      </w:pPr>
      <w:r w:rsidRPr="00F16EDB">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F16EDB">
        <w:rPr>
          <w:lang w:val="en-GB"/>
        </w:rPr>
        <w:t xml:space="preserve"> and outcome </w:t>
      </w:r>
      <m:oMath>
        <m:r>
          <w:rPr>
            <w:rFonts w:ascii="Cambria Math" w:hAnsi="Cambria Math"/>
            <w:lang w:val="en-GB"/>
          </w:rPr>
          <m:t>m</m:t>
        </m:r>
      </m:oMath>
      <w:r w:rsidRPr="00F16EDB">
        <w:rPr>
          <w:lang w:val="en-GB"/>
        </w:rPr>
        <w:t xml:space="preserve"> (see Mohr, Heekeren, &amp; Rieskamp, 2017). Stimulus attributes were also rescaled to a range between 0 and 1 as in previous studies (Berkowitsch, Scheibehenne, &amp; Rieskamp, 2014).</w:t>
      </w:r>
      <w:bookmarkStart w:id="56" w:name="multialternative-decision-field-theory"/>
      <w:bookmarkEnd w:id="56"/>
    </w:p>
    <w:p w14:paraId="2E839909" w14:textId="77777777" w:rsidR="002B7FEB" w:rsidRPr="002B7FEB" w:rsidRDefault="002B7FEB" w:rsidP="002B7FEB">
      <w:pPr>
        <w:pStyle w:val="Heading3"/>
        <w:rPr>
          <w:i/>
          <w:lang w:val="en-GB"/>
        </w:rPr>
      </w:pPr>
      <w:r w:rsidRPr="002B7FEB">
        <w:rPr>
          <w:i/>
          <w:lang w:val="en-GB"/>
        </w:rPr>
        <w:t>Gaze-based models</w:t>
      </w:r>
    </w:p>
    <w:p w14:paraId="1A9AB268" w14:textId="0992B1AC" w:rsidR="00B76BF1" w:rsidRPr="00F16EDB" w:rsidRDefault="00C418A2">
      <w:pPr>
        <w:pStyle w:val="BodyText"/>
        <w:rPr>
          <w:lang w:val="en-GB"/>
        </w:rPr>
      </w:pPr>
      <w:r w:rsidRPr="00F16EDB">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F16EDB" w:rsidRDefault="00C418A2">
      <w:pPr>
        <w:pStyle w:val="BodyText"/>
        <w:rPr>
          <w:lang w:val="en-GB"/>
        </w:rPr>
      </w:pPr>
      <w:r w:rsidRPr="000F0EE9">
        <w:rPr>
          <w:b/>
          <w:iCs/>
          <w:lang w:val="en-GB"/>
        </w:rPr>
        <w:t>Static gaze baseline model.</w:t>
      </w:r>
      <w:r w:rsidRPr="00F16EDB">
        <w:rPr>
          <w:i/>
          <w:iCs/>
          <w:lang w:val="en-GB"/>
        </w:rPr>
        <w:t xml:space="preserve">  </w:t>
      </w:r>
      <w:r w:rsidRPr="00F16EDB">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F16EDB">
        <w:rPr>
          <w:lang w:val="en-GB"/>
        </w:rPr>
        <w:t xml:space="preserve"> for an alternative increases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F16EDB">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F16EDB">
        <w:rPr>
          <w:lang w:val="en-GB"/>
        </w:rPr>
        <w:t>:</w:t>
      </w:r>
    </w:p>
    <w:p w14:paraId="111B19BC" w14:textId="77777777" w:rsidR="00B76BF1" w:rsidRPr="00F16EDB" w:rsidRDefault="00B0508A">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F16EDB" w:rsidRDefault="00C418A2">
      <w:pPr>
        <w:pStyle w:val="FirstParagraph"/>
        <w:rPr>
          <w:lang w:val="en-GB"/>
        </w:rPr>
      </w:pPr>
      <w:r w:rsidRPr="00F16EDB">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F16EDB">
        <w:rPr>
          <w:lang w:val="en-GB"/>
        </w:rPr>
        <w:t xml:space="preserve"> is the total dwell time (in s) towards alternative </w:t>
      </w:r>
      <m:oMath>
        <m:r>
          <w:rPr>
            <w:rFonts w:ascii="Cambria Math" w:hAnsi="Cambria Math"/>
            <w:lang w:val="en-GB"/>
          </w:rPr>
          <m:t>i</m:t>
        </m:r>
      </m:oMath>
      <w:r w:rsidRPr="00F16EDB">
        <w:rPr>
          <w:lang w:val="en-GB"/>
        </w:rPr>
        <w:t xml:space="preserve"> in a trial.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F16EDB">
        <w:rPr>
          <w:lang w:val="en-GB"/>
        </w:rPr>
        <w:t xml:space="preserve"> are transformed into choice probabilities using the soft-max function (Equation </w:t>
      </w:r>
      <w:hyperlink w:anchor="eq:softmax">
        <w:r w:rsidRPr="00F16EDB">
          <w:rPr>
            <w:rStyle w:val="Hyperlink"/>
            <w:lang w:val="en-GB"/>
          </w:rPr>
          <w:t>[eq:softmax]</w:t>
        </w:r>
      </w:hyperlink>
      <w:r w:rsidRPr="00F16EDB">
        <w:rPr>
          <w:lang w:val="en-GB"/>
        </w:rPr>
        <w:t>).</w:t>
      </w:r>
    </w:p>
    <w:p w14:paraId="20C222A3" w14:textId="5121322F" w:rsidR="00B76BF1" w:rsidRPr="00F16EDB" w:rsidRDefault="00C418A2">
      <w:pPr>
        <w:pStyle w:val="BodyText"/>
        <w:rPr>
          <w:lang w:val="en-GB"/>
        </w:rPr>
      </w:pPr>
      <w:r w:rsidRPr="00A543B5">
        <w:rPr>
          <w:b/>
          <w:iCs/>
          <w:lang w:val="en-GB"/>
        </w:rPr>
        <w:lastRenderedPageBreak/>
        <w:t>Dynamic gaze baseline model.</w:t>
      </w:r>
      <w:r w:rsidRPr="00F16EDB">
        <w:rPr>
          <w:i/>
          <w:iCs/>
          <w:lang w:val="en-GB"/>
        </w:rPr>
        <w:t xml:space="preserve"> </w:t>
      </w:r>
      <w:r w:rsidRPr="00F16EDB">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F16EDB" w:rsidRDefault="00B0508A">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F16EDB" w:rsidRDefault="00C418A2">
      <w:pPr>
        <w:pStyle w:val="FirstParagraph"/>
        <w:rPr>
          <w:lang w:val="en-GB"/>
        </w:rPr>
      </w:pPr>
      <w:r w:rsidRPr="00F16EDB">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F16EDB">
        <w:rPr>
          <w:lang w:val="en-GB"/>
        </w:rPr>
        <w:t xml:space="preserve">. The </w:t>
      </w:r>
      <m:oMath>
        <m:r>
          <w:rPr>
            <w:rFonts w:ascii="Cambria Math" w:hAnsi="Cambria Math"/>
            <w:lang w:val="en-GB"/>
          </w:rPr>
          <m:t>λ</m:t>
        </m:r>
      </m:oMath>
      <w:r w:rsidRPr="00F16EDB">
        <w:rPr>
          <w:lang w:val="en-GB"/>
        </w:rPr>
        <w:t xml:space="preserve"> parameter (</w:t>
      </w:r>
      <m:oMath>
        <m:r>
          <w:rPr>
            <w:rFonts w:ascii="Cambria Math" w:hAnsi="Cambria Math"/>
            <w:lang w:val="en-GB"/>
          </w:rPr>
          <m:t>0≤λ≤1</m:t>
        </m:r>
      </m:oMath>
      <w:r w:rsidRPr="00F16EDB">
        <w:rPr>
          <w:lang w:val="en-GB"/>
        </w:rPr>
        <w:t xml:space="preserve">) controls the strength of the accumulation leak. Choice probabilities are computed from the final accumulator values using the soft-max function (Equation </w:t>
      </w:r>
      <w:hyperlink w:anchor="eq:softmax">
        <w:r w:rsidRPr="00F16EDB">
          <w:rPr>
            <w:rStyle w:val="Hyperlink"/>
            <w:lang w:val="en-GB"/>
          </w:rPr>
          <w:t>[eq:softmax]</w:t>
        </w:r>
      </w:hyperlink>
      <w:r w:rsidRPr="00F16EDB">
        <w:rPr>
          <w:lang w:val="en-GB"/>
        </w:rPr>
        <w:t>).</w:t>
      </w:r>
    </w:p>
    <w:p w14:paraId="2FE71365" w14:textId="77777777" w:rsidR="00B76BF1" w:rsidRPr="00F16EDB" w:rsidRDefault="00C418A2">
      <w:pPr>
        <w:pStyle w:val="BodyText"/>
        <w:rPr>
          <w:lang w:val="en-GB"/>
        </w:rPr>
      </w:pPr>
      <w:r w:rsidRPr="00984668">
        <w:rPr>
          <w:b/>
          <w:iCs/>
          <w:lang w:val="en-GB"/>
        </w:rPr>
        <w:t>Gaze-biased leaky accumulator model (GLA).</w:t>
      </w:r>
      <w:r w:rsidRPr="00F16EDB">
        <w:rPr>
          <w:i/>
          <w:iCs/>
          <w:lang w:val="en-GB"/>
        </w:rPr>
        <w:t xml:space="preserve"> </w:t>
      </w:r>
      <w:r w:rsidRPr="00F16EDB">
        <w:rPr>
          <w:lang w:val="en-GB"/>
        </w:rPr>
        <w:t>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(Molter, Thomas, Heekeren, &amp; Mohr, 2019; Thomas, Molter, Krajbich, Heekeren, &amp; Mohr, 2019).</w:t>
      </w:r>
    </w:p>
    <w:p w14:paraId="4EDFE10F" w14:textId="77777777" w:rsidR="00B76BF1" w:rsidRPr="00F16EDB" w:rsidRDefault="00C418A2">
      <w:pPr>
        <w:pStyle w:val="BodyText"/>
        <w:rPr>
          <w:lang w:val="en-GB"/>
        </w:rPr>
      </w:pPr>
      <w:r w:rsidRPr="00F16EDB">
        <w:rPr>
          <w:lang w:val="en-GB"/>
        </w:rPr>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F16EDB"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F16EDB" w:rsidRDefault="00C418A2">
      <w:pPr>
        <w:pStyle w:val="FirstParagraph"/>
        <w:rPr>
          <w:lang w:val="en-GB"/>
        </w:rPr>
      </w:pPr>
      <w:r w:rsidRPr="00F16EDB">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F16EDB">
        <w:rPr>
          <w:lang w:val="en-GB"/>
        </w:rPr>
        <w:t xml:space="preserve"> is a free parameter controlling the shape of the weighting function. If </w:t>
      </w:r>
      <m:oMath>
        <m:r>
          <w:rPr>
            <w:rFonts w:ascii="Cambria Math" w:hAnsi="Cambria Math"/>
            <w:lang w:val="en-GB"/>
          </w:rPr>
          <m:t>γ=1</m:t>
        </m:r>
      </m:oMath>
      <w:r w:rsidRPr="00F16EDB">
        <w:rPr>
          <w:lang w:val="en-GB"/>
        </w:rPr>
        <w:t xml:space="preserve">, the subjective weights equal the objective probabilities (Cavagnaro, Pitt, Gonzalez, &amp; Myung, 2013). Outcome utilities are assumed to obtained from a power function as in the EU model (Equation </w:t>
      </w:r>
      <w:hyperlink w:anchor="eq:utility">
        <w:r w:rsidRPr="00F16EDB">
          <w:rPr>
            <w:rStyle w:val="Hyperlink"/>
            <w:lang w:val="en-GB"/>
          </w:rPr>
          <w:t>[eq:utility]</w:t>
        </w:r>
      </w:hyperlink>
      <w:r w:rsidRPr="00F16EDB">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F16EDB">
        <w:rPr>
          <w:lang w:val="en-GB"/>
        </w:rPr>
        <w:t>.</w:t>
      </w:r>
    </w:p>
    <w:p w14:paraId="46909691" w14:textId="77777777" w:rsidR="00B76BF1" w:rsidRPr="00F16EDB" w:rsidRDefault="00C418A2">
      <w:pPr>
        <w:pStyle w:val="BodyText"/>
        <w:rPr>
          <w:lang w:val="en-GB"/>
        </w:rPr>
      </w:pPr>
      <w:r w:rsidRPr="00F16EDB">
        <w:rPr>
          <w:lang w:val="en-GB"/>
        </w:rPr>
        <w:lastRenderedPageBreak/>
        <w:t xml:space="preserve">Next, this model assumes that for each alternative subjective expected utilities are accumulated with leak and gaze bias over the time course of each trial. At each fixation </w:t>
      </w:r>
      <m:oMath>
        <m:r>
          <w:rPr>
            <w:rFonts w:ascii="Cambria Math" w:hAnsi="Cambria Math"/>
            <w:lang w:val="en-GB"/>
          </w:rPr>
          <m:t>n</m:t>
        </m:r>
      </m:oMath>
      <w:r w:rsidRPr="00F16EDB">
        <w:rPr>
          <w:lang w:val="en-GB"/>
        </w:rPr>
        <w:t>, accumulators evolve according to</w:t>
      </w:r>
    </w:p>
    <w:p w14:paraId="33ED058E" w14:textId="77777777" w:rsidR="00B76BF1" w:rsidRPr="00F16EDB" w:rsidRDefault="00B0508A">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F16EDB" w:rsidRDefault="00C418A2">
      <w:pPr>
        <w:pStyle w:val="FirstParagraph"/>
        <w:rPr>
          <w:lang w:val="en-GB"/>
        </w:rPr>
      </w:pPr>
      <w:r w:rsidRPr="00F16EDB">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F16EDB">
        <w:rPr>
          <w:lang w:val="en-GB"/>
        </w:rPr>
        <w:t xml:space="preserve">. The </w:t>
      </w:r>
      <m:oMath>
        <m:r>
          <w:rPr>
            <w:rFonts w:ascii="Cambria Math" w:hAnsi="Cambria Math"/>
            <w:lang w:val="en-GB"/>
          </w:rPr>
          <m:t>θ</m:t>
        </m:r>
      </m:oMath>
      <w:r w:rsidRPr="00F16EDB">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F16EDB">
        <w:rPr>
          <w:lang w:val="en-GB"/>
        </w:rPr>
        <w:t xml:space="preserve"> controls discounting of unattended alternative values. The </w:t>
      </w:r>
      <m:oMath>
        <m:r>
          <w:rPr>
            <w:rFonts w:ascii="Cambria Math" w:hAnsi="Cambria Math"/>
            <w:lang w:val="en-GB"/>
          </w:rPr>
          <m:t>λ</m:t>
        </m:r>
      </m:oMath>
      <w:r w:rsidRPr="00F16EDB">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F16EDB">
        <w:rPr>
          <w:lang w:val="en-GB"/>
        </w:rPr>
        <w:t xml:space="preserve"> controls the strength of the accumulation leak.</w:t>
      </w:r>
    </w:p>
    <w:p w14:paraId="0089FB6F" w14:textId="77777777" w:rsidR="00B76BF1" w:rsidRPr="00F16EDB" w:rsidRDefault="00C418A2">
      <w:pPr>
        <w:pStyle w:val="BodyText"/>
        <w:rPr>
          <w:lang w:val="en-GB"/>
        </w:rPr>
      </w:pPr>
      <w:r w:rsidRPr="00F16EDB">
        <w:rPr>
          <w:lang w:val="en-GB"/>
        </w:rPr>
        <w:t xml:space="preserve">Predicted choice probabilities are again computed from the soft-max function (Equation </w:t>
      </w:r>
      <w:hyperlink w:anchor="eq:softmax">
        <w:r w:rsidRPr="00F16EDB">
          <w:rPr>
            <w:rStyle w:val="Hyperlink"/>
            <w:lang w:val="en-GB"/>
          </w:rPr>
          <w:t>[eq:softmax]</w:t>
        </w:r>
      </w:hyperlink>
      <w:r w:rsidRPr="00F16EDB">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F16EDB">
        <w:rPr>
          <w:lang w:val="en-GB"/>
        </w:rPr>
        <w:t>.</w:t>
      </w:r>
    </w:p>
    <w:p w14:paraId="1FADD4CA" w14:textId="3119E65C" w:rsidR="00E53635" w:rsidRPr="00151D2D" w:rsidRDefault="00E53635" w:rsidP="00E53635">
      <w:pPr>
        <w:pStyle w:val="Heading3"/>
        <w:rPr>
          <w:i/>
          <w:lang w:val="en-GB"/>
        </w:rPr>
      </w:pPr>
      <w:r w:rsidRPr="00151D2D">
        <w:rPr>
          <w:i/>
          <w:lang w:val="en-GB"/>
        </w:rPr>
        <w:t>Parameter Estimation</w:t>
      </w:r>
    </w:p>
    <w:p w14:paraId="487F8519" w14:textId="6AC91176" w:rsidR="00B76BF1" w:rsidRPr="00F16EDB" w:rsidRDefault="00C418A2" w:rsidP="00E53635">
      <w:pPr>
        <w:pStyle w:val="BodyText"/>
        <w:ind w:firstLine="720"/>
        <w:rPr>
          <w:lang w:val="en-GB"/>
        </w:rPr>
      </w:pPr>
      <w:r w:rsidRPr="00F16EDB">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F16EDB">
        <w:rPr>
          <w:lang w:val="en-GB"/>
        </w:rPr>
        <w:t xml:space="preserve"> of observed choices under the model. Minimization was performed by a differential evolution algorithm (Storn &amp; Price, 1997) implemented in the SciPy Python library (Virtanen et al., 2020; version 1.2.1). The algorithm was provided sensible </w:t>
      </w:r>
      <w:r w:rsidRPr="00F16EDB">
        <w:rPr>
          <w:i/>
          <w:lang w:val="en-GB"/>
        </w:rPr>
        <w:t>a priori</w:t>
      </w:r>
      <w:r w:rsidRPr="00F16EDB">
        <w:rPr>
          <w:lang w:val="en-GB"/>
        </w:rPr>
        <w:t xml:space="preserve"> defined bounds for each parameter and initialized randomly.</w:t>
      </w:r>
      <w:bookmarkStart w:id="57" w:name="parameter-estimation"/>
      <w:bookmarkEnd w:id="57"/>
    </w:p>
    <w:p w14:paraId="6F21D6C5" w14:textId="040C22F4" w:rsidR="00533BE1" w:rsidRPr="00151D2D" w:rsidRDefault="00C418A2" w:rsidP="00533BE1">
      <w:pPr>
        <w:pStyle w:val="Heading3"/>
        <w:rPr>
          <w:i/>
          <w:lang w:val="en-GB"/>
        </w:rPr>
      </w:pPr>
      <w:r w:rsidRPr="00151D2D">
        <w:rPr>
          <w:i/>
          <w:lang w:val="en-GB"/>
        </w:rPr>
        <w:t xml:space="preserve">Model </w:t>
      </w:r>
      <w:r w:rsidR="00533BE1" w:rsidRPr="00151D2D">
        <w:rPr>
          <w:i/>
          <w:lang w:val="en-GB"/>
        </w:rPr>
        <w:t>Comparison</w:t>
      </w:r>
    </w:p>
    <w:p w14:paraId="5F21FDA0" w14:textId="003946C5" w:rsidR="00B76BF1" w:rsidRPr="00F16EDB" w:rsidRDefault="00C418A2">
      <w:pPr>
        <w:pStyle w:val="BodyText"/>
        <w:rPr>
          <w:lang w:val="en-GB"/>
        </w:rPr>
      </w:pPr>
      <w:r w:rsidRPr="00F16EDB">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F16EDB">
        <w:rPr>
          <w:lang w:val="en-GB"/>
        </w:rPr>
        <w:t xml:space="preserve"> as</w:t>
      </w:r>
    </w:p>
    <w:p w14:paraId="360BDDDC" w14:textId="77777777" w:rsidR="00B76BF1" w:rsidRPr="00F16EDB"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F16EDB" w:rsidRDefault="00C418A2">
      <w:pPr>
        <w:pStyle w:val="FirstParagraph"/>
        <w:rPr>
          <w:lang w:val="en-GB"/>
        </w:rPr>
      </w:pPr>
      <w:r w:rsidRPr="00F16EDB">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F16EDB">
        <w:rPr>
          <w:lang w:val="en-GB"/>
        </w:rPr>
        <w:t xml:space="preserve"> is the number of free parameters of model </w:t>
      </w:r>
      <m:oMath>
        <m:r>
          <w:rPr>
            <w:rFonts w:ascii="Cambria Math" w:hAnsi="Cambria Math"/>
            <w:lang w:val="en-GB"/>
          </w:rPr>
          <m:t>m</m:t>
        </m:r>
      </m:oMath>
      <w:r w:rsidRPr="00F16EDB">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F16EDB">
        <w:rPr>
          <w:lang w:val="en-GB"/>
        </w:rPr>
        <w:t xml:space="preserve"> is the summed log-likelihood of observed choices under model </w:t>
      </w:r>
      <m:oMath>
        <m:r>
          <w:rPr>
            <w:rFonts w:ascii="Cambria Math" w:hAnsi="Cambria Math"/>
            <w:lang w:val="en-GB"/>
          </w:rPr>
          <m:t>m</m:t>
        </m:r>
      </m:oMath>
      <w:r w:rsidRPr="00F16EDB">
        <w:rPr>
          <w:lang w:val="en-GB"/>
        </w:rPr>
        <w:t>.</w:t>
      </w:r>
      <w:bookmarkStart w:id="58" w:name="sec%252525253Amethods%252525253Abehaviou"/>
      <w:bookmarkStart w:id="59" w:name="model-comparison"/>
      <w:bookmarkEnd w:id="58"/>
      <w:bookmarkEnd w:id="59"/>
    </w:p>
    <w:p w14:paraId="5996DBCF" w14:textId="2323C59D" w:rsidR="00B76BF1" w:rsidRPr="00151D2D" w:rsidRDefault="00C418A2" w:rsidP="00151D2D">
      <w:pPr>
        <w:pStyle w:val="Heading3"/>
        <w:rPr>
          <w:i/>
        </w:rPr>
      </w:pPr>
      <w:r w:rsidRPr="00151D2D">
        <w:rPr>
          <w:i/>
        </w:rPr>
        <w:t xml:space="preserve">Switchboard </w:t>
      </w:r>
      <w:r w:rsidR="0024619E" w:rsidRPr="00151D2D">
        <w:rPr>
          <w:i/>
        </w:rPr>
        <w:t>A</w:t>
      </w:r>
      <w:r w:rsidRPr="00151D2D">
        <w:rPr>
          <w:i/>
        </w:rPr>
        <w:t>nalysis</w:t>
      </w:r>
    </w:p>
    <w:p w14:paraId="0B7B6D72" w14:textId="77777777" w:rsidR="00B76BF1" w:rsidRPr="00F16EDB" w:rsidRDefault="00C418A2">
      <w:pPr>
        <w:pStyle w:val="BodyText"/>
        <w:rPr>
          <w:lang w:val="en-GB"/>
        </w:rPr>
      </w:pPr>
      <w:r w:rsidRPr="00F16EDB">
        <w:rPr>
          <w:lang w:val="en-GB"/>
        </w:rPr>
        <w:t xml:space="preserve">We performed a switchboard analysis, similar to the one performed in (Turner, Schley, Muller, &amp; Tsetsos, 2018) to further investigate which components of the cognitive model are particularly important in predicting the data. In a switchboard analysis, a cognitive model of the </w:t>
      </w:r>
      <w:r w:rsidRPr="00F16EDB">
        <w:rPr>
          <w:lang w:val="en-GB"/>
        </w:rPr>
        <w:lastRenderedPageBreak/>
        <w:t>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4EE0DF3D" w:rsidR="00B76BF1" w:rsidRPr="00F16EDB" w:rsidRDefault="00C418A2">
      <w:pPr>
        <w:pStyle w:val="BodyText"/>
        <w:rPr>
          <w:lang w:val="en-GB"/>
        </w:rPr>
      </w:pPr>
      <w:r w:rsidRPr="00F16EDB">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2019and the GLA adaptation to three items, see above and Figure </w:t>
      </w:r>
      <w:hyperlink w:anchor="fig:fig4-switchboard-overview">
        <w:r w:rsidRPr="00F16EDB">
          <w:rPr>
            <w:rStyle w:val="Hyperlink"/>
            <w:lang w:val="en-GB"/>
          </w:rPr>
          <w:t>4</w:t>
        </w:r>
      </w:hyperlink>
      <w:r w:rsidRPr="00F16EDB">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F16EDB">
          <w:rPr>
            <w:rStyle w:val="Hyperlink"/>
            <w:lang w:val="en-GB"/>
          </w:rPr>
          <w:t>[eq:softmax]</w:t>
        </w:r>
      </w:hyperlink>
      <w:r w:rsidRPr="00F16EDB">
        <w:rPr>
          <w:lang w:val="en-GB"/>
        </w:rPr>
        <w:t>) over the final accumulator values. The general accumulation framework (in vector form, parallel for each item) is then given by</w:t>
      </w:r>
    </w:p>
    <w:p w14:paraId="5565ECC5" w14:textId="77777777" w:rsidR="00B76BF1" w:rsidRPr="00F16EDB" w:rsidRDefault="00C418A2">
      <w:pPr>
        <w:pStyle w:val="BodyText"/>
        <w:ind w:firstLine="0"/>
        <w:jc w:val="center"/>
        <w:rPr>
          <w:lang w:val="en-GB"/>
        </w:rPr>
      </w:pPr>
      <m:oMathPara>
        <m:oMathParaPr>
          <m:jc m:val="center"/>
        </m:oMathParaPr>
        <m:oMath>
          <m:r>
            <w:rPr>
              <w:rFonts w:ascii="Cambria Math" w:hAnsi="Cambria Math"/>
              <w:lang w:val="en-GB"/>
            </w:rPr>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44157947" w:rsidR="00B76BF1" w:rsidRPr="00F16EDB" w:rsidRDefault="00C418A2">
      <w:pPr>
        <w:pStyle w:val="BodyText"/>
        <w:rPr>
          <w:lang w:val="en-GB"/>
        </w:rPr>
      </w:pPr>
      <w:r w:rsidRPr="00F16EDB">
        <w:rPr>
          <w:lang w:val="en-GB"/>
        </w:rPr>
        <w:t xml:space="preserve">where </w:t>
      </w:r>
      <m:oMath>
        <m:r>
          <w:rPr>
            <w:rFonts w:ascii="Cambria Math" w:hAnsi="Cambria Math"/>
            <w:lang w:val="en-GB"/>
          </w:rPr>
          <m:t>S</m:t>
        </m:r>
      </m:oMath>
      <w:r w:rsidRPr="00F16EDB">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F16EDB">
        <w:rPr>
          <w:lang w:val="en-GB"/>
        </w:rPr>
        <w:t xml:space="preserve"> is the alternative-wise gaze</w:t>
      </w:r>
      <w:r w:rsidR="00326803" w:rsidRPr="00F16EDB">
        <w:rPr>
          <w:lang w:val="en-GB"/>
        </w:rPr>
        <w:t>-</w:t>
      </w:r>
      <w:r w:rsidRPr="00F16EDB">
        <w:rPr>
          <w:lang w:val="en-GB"/>
        </w:rPr>
        <w:t xml:space="preserve">discount vector (where the </w:t>
      </w:r>
      <m:oMath>
        <m:r>
          <w:rPr>
            <w:rFonts w:ascii="Cambria Math" w:hAnsi="Cambria Math"/>
            <w:lang w:val="en-GB"/>
          </w:rPr>
          <m:t>i</m:t>
        </m:r>
      </m:oMath>
      <w:r w:rsidRPr="00F16EDB">
        <w:rPr>
          <w:lang w:val="en-GB"/>
        </w:rPr>
        <w:t xml:space="preserve">th entry is set to 1 when item </w:t>
      </w:r>
      <m:oMath>
        <m:r>
          <w:rPr>
            <w:rFonts w:ascii="Cambria Math" w:hAnsi="Cambria Math"/>
            <w:lang w:val="en-GB"/>
          </w:rPr>
          <m:t>i</m:t>
        </m:r>
      </m:oMath>
      <w:r w:rsidRPr="00F16EDB">
        <w:rPr>
          <w:lang w:val="en-GB"/>
        </w:rPr>
        <w:t xml:space="preserve"> is fixated, and other entries are set to the discount value </w:t>
      </w:r>
      <m:oMath>
        <m:r>
          <w:rPr>
            <w:rFonts w:ascii="Cambria Math" w:hAnsi="Cambria Math"/>
            <w:lang w:val="en-GB"/>
          </w:rPr>
          <m:t>θ</m:t>
        </m:r>
      </m:oMath>
      <w:r w:rsidRPr="00F16EDB">
        <w:rPr>
          <w:lang w:val="en-GB"/>
        </w:rPr>
        <w:t xml:space="preserve">, </w:t>
      </w:r>
      <m:oMath>
        <m:r>
          <w:rPr>
            <w:rFonts w:ascii="Cambria Math" w:hAnsi="Cambria Math"/>
            <w:lang w:val="en-GB"/>
          </w:rPr>
          <m:t>0≤θ≤1</m:t>
        </m:r>
      </m:oMath>
      <w:r w:rsidRPr="00F16EDB">
        <w:rPr>
          <w:lang w:val="en-GB"/>
        </w:rPr>
        <w:t xml:space="preserve">). </w:t>
      </w:r>
      <m:oMath>
        <m:r>
          <w:rPr>
            <w:rFonts w:ascii="Cambria Math" w:hAnsi="Cambria Math"/>
            <w:lang w:val="en-GB"/>
          </w:rPr>
          <m:t>C</m:t>
        </m:r>
      </m:oMath>
      <w:r w:rsidRPr="00F16EDB">
        <w:rPr>
          <w:lang w:val="en-GB"/>
        </w:rPr>
        <w:t xml:space="preserve"> is a contrast matrix which, as in MDFT, can perform comparisons between the entries of the item value vector </w:t>
      </w:r>
      <m:oMath>
        <m:r>
          <w:rPr>
            <w:rFonts w:ascii="Cambria Math" w:hAnsi="Cambria Math"/>
            <w:lang w:val="en-GB"/>
          </w:rPr>
          <m:t>x</m:t>
        </m:r>
      </m:oMath>
      <w:r w:rsidRPr="00F16EDB">
        <w:rPr>
          <w:lang w:val="en-GB"/>
        </w:rPr>
        <w:t>. We now describe the different nodes and levels of the analysis, that are combined to generate the different model variants:</w:t>
      </w:r>
    </w:p>
    <w:p w14:paraId="23D496D8" w14:textId="0063C299" w:rsidR="00B76BF1" w:rsidRPr="00F16EDB" w:rsidRDefault="00151D2D">
      <w:pPr>
        <w:pStyle w:val="BodyText"/>
        <w:rPr>
          <w:lang w:val="en-GB"/>
        </w:rPr>
      </w:pPr>
      <w:r>
        <w:rPr>
          <w:b/>
          <w:bCs/>
          <w:lang w:val="en-GB"/>
        </w:rPr>
        <w:lastRenderedPageBreak/>
        <w:t>Attribute integration.</w:t>
      </w:r>
      <w:r w:rsidR="00C418A2" w:rsidRPr="00F16EDB">
        <w:rPr>
          <w:b/>
          <w:bCs/>
          <w:lang w:val="en-GB"/>
        </w:rPr>
        <w:t xml:space="preserve">  </w:t>
      </w:r>
      <w:r w:rsidR="00C418A2" w:rsidRPr="00F16EDB">
        <w:rPr>
          <w:lang w:val="en-GB"/>
        </w:rPr>
        <w:t xml:space="preserve">The attribute integration switch had two levels: First, outcome probability and outcome value could be integrated </w:t>
      </w:r>
      <w:r w:rsidR="00C418A2" w:rsidRPr="00F16EDB">
        <w:rPr>
          <w:i/>
          <w:lang w:val="en-GB"/>
        </w:rPr>
        <w:t>multiplicatively</w:t>
      </w:r>
      <w:r w:rsidR="00C418A2" w:rsidRPr="00F16EDB">
        <w:rPr>
          <w:lang w:val="en-GB"/>
        </w:rPr>
        <w:t xml:space="preserve">, so that expected outcome values per item are constructed. This level included the probability weighting function </w:t>
      </w:r>
      <m:oMath>
        <m:r>
          <w:rPr>
            <w:rFonts w:ascii="Cambria Math" w:hAnsi="Cambria Math"/>
            <w:lang w:val="en-GB"/>
          </w:rPr>
          <m:t>w</m:t>
        </m:r>
      </m:oMath>
      <w:r w:rsidR="00C418A2" w:rsidRPr="00F16EDB">
        <w:rPr>
          <w:lang w:val="en-GB"/>
        </w:rPr>
        <w:t xml:space="preserve"> (Equation </w:t>
      </w:r>
      <w:hyperlink w:anchor="eq:pweighting">
        <w:r w:rsidR="00C418A2" w:rsidRPr="00F16EDB">
          <w:rPr>
            <w:rStyle w:val="Hyperlink"/>
            <w:lang w:val="en-GB"/>
          </w:rPr>
          <w:t>[eq:pweighting]</w:t>
        </w:r>
      </w:hyperlink>
      <w:r w:rsidR="00C418A2" w:rsidRPr="00F16EDB">
        <w:rPr>
          <w:lang w:val="en-GB"/>
        </w:rPr>
        <w:t xml:space="preserve">) using a free parameter </w:t>
      </w:r>
      <m:oMath>
        <m:r>
          <w:rPr>
            <w:rFonts w:ascii="Cambria Math" w:hAnsi="Cambria Math"/>
            <w:lang w:val="en-GB"/>
          </w:rPr>
          <m:t>γ</m:t>
        </m:r>
      </m:oMath>
      <w:r w:rsidR="00C418A2" w:rsidRPr="00F16EDB">
        <w:rPr>
          <w:lang w:val="en-GB"/>
        </w:rPr>
        <w:t xml:space="preserve"> (</w:t>
      </w:r>
      <m:oMath>
        <m:r>
          <w:rPr>
            <w:rFonts w:ascii="Cambria Math" w:hAnsi="Cambria Math"/>
            <w:lang w:val="en-GB"/>
          </w:rPr>
          <m:t>0.28≤γ≤1</m:t>
        </m:r>
      </m:oMath>
      <w:r w:rsidR="00C418A2" w:rsidRPr="00F16EDB">
        <w:rPr>
          <w:lang w:val="en-GB"/>
        </w:rPr>
        <w:t xml:space="preserve">), and a utility function </w:t>
      </w:r>
      <m:oMath>
        <m:r>
          <w:rPr>
            <w:rFonts w:ascii="Cambria Math" w:hAnsi="Cambria Math"/>
            <w:lang w:val="en-GB"/>
          </w:rPr>
          <m:t>U</m:t>
        </m:r>
      </m:oMath>
      <w:r w:rsidR="00C418A2" w:rsidRPr="00F16EDB">
        <w:rPr>
          <w:lang w:val="en-GB"/>
        </w:rPr>
        <w:t xml:space="preserve"> (Equation </w:t>
      </w:r>
      <w:hyperlink w:anchor="eq:utility">
        <w:r w:rsidR="00C418A2" w:rsidRPr="00F16EDB">
          <w:rPr>
            <w:rStyle w:val="Hyperlink"/>
            <w:lang w:val="en-GB"/>
          </w:rPr>
          <w:t>[eq:utility]</w:t>
        </w:r>
      </w:hyperlink>
      <w:r w:rsidR="00C418A2" w:rsidRPr="00F16EDB">
        <w:rPr>
          <w:lang w:val="en-GB"/>
        </w:rPr>
        <w:t xml:space="preserve"> free parameter </w:t>
      </w:r>
      <m:oMath>
        <m:r>
          <w:rPr>
            <w:rFonts w:ascii="Cambria Math" w:hAnsi="Cambria Math"/>
            <w:lang w:val="en-GB"/>
          </w:rPr>
          <m:t>α</m:t>
        </m:r>
      </m:oMath>
      <w:r w:rsidR="00C418A2" w:rsidRPr="00F16EDB">
        <w:rPr>
          <w:lang w:val="en-GB"/>
        </w:rPr>
        <w:t xml:space="preserve"> (</w:t>
      </w:r>
      <m:oMath>
        <m:r>
          <w:rPr>
            <w:rFonts w:ascii="Cambria Math" w:hAnsi="Cambria Math"/>
            <w:lang w:val="en-GB"/>
          </w:rPr>
          <m:t>0≤α</m:t>
        </m:r>
      </m:oMath>
      <w:r w:rsidR="00C418A2" w:rsidRPr="00F16EDB">
        <w:rPr>
          <w:lang w:val="en-GB"/>
        </w:rPr>
        <w:t>). The item values are given as</w:t>
      </w:r>
    </w:p>
    <w:p w14:paraId="2DAB9BDC" w14:textId="77777777" w:rsidR="00B76BF1" w:rsidRPr="00F16EDB" w:rsidRDefault="00B0508A">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F16EDB" w:rsidRDefault="00C418A2">
      <w:pPr>
        <w:pStyle w:val="BodyText"/>
        <w:rPr>
          <w:lang w:val="en-GB"/>
        </w:rPr>
      </w:pPr>
      <w:r w:rsidRPr="00F16EDB">
        <w:rPr>
          <w:lang w:val="en-GB"/>
        </w:rPr>
        <w:t xml:space="preserve">Alternatively, attribute integration could be implemented in a </w:t>
      </w:r>
      <w:r w:rsidRPr="00F16EDB">
        <w:rPr>
          <w:i/>
          <w:lang w:val="en-GB"/>
        </w:rPr>
        <w:t>weighted additive</w:t>
      </w:r>
      <w:r w:rsidRPr="00F16EDB">
        <w:rPr>
          <w:lang w:val="en-GB"/>
        </w:rPr>
        <w:t xml:space="preserve"> fashion (Rouault, Drugowitsch, &amp; Koechlin, 2019). In this case, attributes were first normalized using divisive normalization (Louie, Khaw, &amp; Glimcher, 2013) to make them commensurable on a single scale:</w:t>
      </w:r>
    </w:p>
    <w:p w14:paraId="7818007E" w14:textId="77777777" w:rsidR="00B76BF1" w:rsidRPr="00F16EDB" w:rsidRDefault="00B0508A">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F16EDB" w:rsidRDefault="00C418A2">
      <w:pPr>
        <w:pStyle w:val="BodyText"/>
        <w:rPr>
          <w:lang w:val="en-GB"/>
        </w:rPr>
      </w:pPr>
      <w:r w:rsidRPr="00F16EDB">
        <w:rPr>
          <w:lang w:val="en-GB"/>
        </w:rPr>
        <w:t>and</w:t>
      </w:r>
    </w:p>
    <w:p w14:paraId="3574F504" w14:textId="77777777" w:rsidR="00B76BF1" w:rsidRPr="00F16EDB" w:rsidRDefault="00B0508A">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F16EDB" w:rsidRDefault="00C418A2">
      <w:pPr>
        <w:pStyle w:val="BodyText"/>
        <w:rPr>
          <w:lang w:val="en-GB"/>
        </w:rPr>
      </w:pPr>
      <w:r w:rsidRPr="00F16EDB">
        <w:rPr>
          <w:lang w:val="en-GB"/>
        </w:rPr>
        <w:t xml:space="preserve">Next, the normalized attributes would be combined </w:t>
      </w:r>
      <w:r w:rsidRPr="00F16EDB">
        <w:rPr>
          <w:i/>
          <w:lang w:val="en-GB"/>
        </w:rPr>
        <w:t>additively</w:t>
      </w:r>
      <w:r w:rsidRPr="00F16EDB">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F16EDB">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F16EDB">
        <w:rPr>
          <w:lang w:val="en-GB"/>
        </w:rPr>
        <w:t>), controlling the relative contribution of the probability attribute:</w:t>
      </w:r>
    </w:p>
    <w:p w14:paraId="076C7955" w14:textId="77777777" w:rsidR="00B76BF1" w:rsidRPr="00F16EDB" w:rsidRDefault="00B0508A">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60" w:name="attribute-integration"/>
      <w:bookmarkEnd w:id="60"/>
    </w:p>
    <w:p w14:paraId="6777613B" w14:textId="77777777" w:rsidR="00B76BF1" w:rsidRPr="00F16EDB" w:rsidRDefault="00C418A2">
      <w:pPr>
        <w:pStyle w:val="BodyText"/>
        <w:rPr>
          <w:lang w:val="en-GB"/>
        </w:rPr>
      </w:pPr>
      <w:r w:rsidRPr="00F16EDB">
        <w:rPr>
          <w:b/>
          <w:bCs/>
          <w:lang w:val="en-GB"/>
        </w:rPr>
        <w:t xml:space="preserve">Evidence comparison.  </w:t>
      </w:r>
      <w:r w:rsidRPr="00F16EDB">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could be accumulated </w:t>
      </w:r>
      <w:r w:rsidRPr="00F16EDB">
        <w:rPr>
          <w:i/>
          <w:lang w:val="en-GB"/>
        </w:rPr>
        <w:t>independently</w:t>
      </w:r>
      <w:r w:rsidRPr="00F16EDB">
        <w:rPr>
          <w:lang w:val="en-GB"/>
        </w:rPr>
        <w:t xml:space="preserve"> for each alternative, without comparison to other alternatives. In this case the contrast matrix </w:t>
      </w:r>
      <m:oMath>
        <m:r>
          <w:rPr>
            <w:rFonts w:ascii="Cambria Math" w:hAnsi="Cambria Math"/>
            <w:lang w:val="en-GB"/>
          </w:rPr>
          <m:t>C</m:t>
        </m:r>
      </m:oMath>
      <w:r w:rsidRPr="00F16EDB">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could be accumulated in a </w:t>
      </w:r>
      <w:r w:rsidRPr="00F16EDB">
        <w:rPr>
          <w:i/>
          <w:lang w:val="en-GB"/>
        </w:rPr>
        <w:t>comparative</w:t>
      </w:r>
      <w:r w:rsidRPr="00F16EDB">
        <w:rPr>
          <w:lang w:val="en-GB"/>
        </w:rPr>
        <w:t xml:space="preserve"> fashion. Then, the contrast matrix </w:t>
      </w:r>
      <m:oMath>
        <m:r>
          <w:rPr>
            <w:rFonts w:ascii="Cambria Math" w:hAnsi="Cambria Math"/>
            <w:lang w:val="en-GB"/>
          </w:rPr>
          <m:t>C</m:t>
        </m:r>
      </m:oMath>
      <w:r w:rsidRPr="00F16EDB">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F16EDB">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F16EDB">
        <w:rPr>
          <w:lang w:val="en-GB"/>
        </w:rPr>
        <w:t xml:space="preserve">, as in MDFT. To this end, diagonal entries of </w:t>
      </w:r>
      <m:oMath>
        <m:r>
          <w:rPr>
            <w:rFonts w:ascii="Cambria Math" w:hAnsi="Cambria Math"/>
            <w:lang w:val="en-GB"/>
          </w:rPr>
          <m:t>C</m:t>
        </m:r>
      </m:oMath>
      <w:r w:rsidRPr="00F16EDB">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F16EDB">
        <w:rPr>
          <w:lang w:val="en-GB"/>
        </w:rPr>
        <w:t xml:space="preserve">, where </w:t>
      </w:r>
      <m:oMath>
        <m:r>
          <w:rPr>
            <w:rFonts w:ascii="Cambria Math" w:hAnsi="Cambria Math"/>
            <w:lang w:val="en-GB"/>
          </w:rPr>
          <m:t>N</m:t>
        </m:r>
      </m:oMath>
      <w:r w:rsidRPr="00F16EDB">
        <w:rPr>
          <w:lang w:val="en-GB"/>
        </w:rPr>
        <w:t xml:space="preserve"> is the number of alternatives (here </w:t>
      </w:r>
      <m:oMath>
        <m:r>
          <w:rPr>
            <w:rFonts w:ascii="Cambria Math" w:hAnsi="Cambria Math"/>
            <w:lang w:val="en-GB"/>
          </w:rPr>
          <m:t>N</m:t>
        </m:r>
      </m:oMath>
      <w:r w:rsidRPr="00F16EDB">
        <w:rPr>
          <w:lang w:val="en-GB"/>
        </w:rPr>
        <w:t xml:space="preserve"> = 3).</w:t>
      </w:r>
      <w:bookmarkStart w:id="61" w:name="evidence-comparison"/>
      <w:bookmarkEnd w:id="61"/>
    </w:p>
    <w:p w14:paraId="69DA0CD7" w14:textId="12A34150" w:rsidR="00B76BF1" w:rsidRPr="00F16EDB" w:rsidRDefault="00C418A2">
      <w:pPr>
        <w:pStyle w:val="BodyText"/>
        <w:rPr>
          <w:lang w:val="en-GB"/>
        </w:rPr>
      </w:pPr>
      <w:r w:rsidRPr="00F16EDB">
        <w:rPr>
          <w:b/>
          <w:bCs/>
          <w:lang w:val="en-GB"/>
        </w:rPr>
        <w:lastRenderedPageBreak/>
        <w:t>Alternative-wise gaze</w:t>
      </w:r>
      <w:r w:rsidR="00A84993" w:rsidRPr="00F16EDB">
        <w:rPr>
          <w:b/>
          <w:bCs/>
          <w:lang w:val="en-GB"/>
        </w:rPr>
        <w:t>-</w:t>
      </w:r>
      <w:r w:rsidRPr="00F16EDB">
        <w:rPr>
          <w:b/>
          <w:bCs/>
          <w:lang w:val="en-GB"/>
        </w:rPr>
        <w:t xml:space="preserve">discount.  </w:t>
      </w:r>
      <w:r w:rsidRPr="00F16EDB">
        <w:rPr>
          <w:lang w:val="en-GB"/>
        </w:rPr>
        <w:t xml:space="preserve">This switch could take the values </w:t>
      </w:r>
      <w:r w:rsidR="00B201D5" w:rsidRPr="00F16EDB">
        <w:rPr>
          <w:i/>
          <w:lang w:val="en-GB"/>
        </w:rPr>
        <w:t>“</w:t>
      </w:r>
      <w:r w:rsidRPr="00F16EDB">
        <w:rPr>
          <w:i/>
          <w:lang w:val="en-GB"/>
        </w:rPr>
        <w:t>on</w:t>
      </w:r>
      <w:r w:rsidR="00B201D5" w:rsidRPr="00F16EDB">
        <w:rPr>
          <w:i/>
          <w:lang w:val="en-GB"/>
        </w:rPr>
        <w:t>”</w:t>
      </w:r>
      <w:r w:rsidRPr="00F16EDB">
        <w:rPr>
          <w:lang w:val="en-GB"/>
        </w:rPr>
        <w:t xml:space="preserve"> or </w:t>
      </w:r>
      <w:r w:rsidR="00B201D5" w:rsidRPr="00F16EDB">
        <w:rPr>
          <w:i/>
          <w:lang w:val="en-GB"/>
        </w:rPr>
        <w:t>“</w:t>
      </w:r>
      <w:r w:rsidRPr="00F16EDB">
        <w:rPr>
          <w:i/>
          <w:lang w:val="en-GB"/>
        </w:rPr>
        <w:t>off</w:t>
      </w:r>
      <w:r w:rsidR="00B201D5" w:rsidRPr="00F16EDB">
        <w:rPr>
          <w:i/>
          <w:lang w:val="en-GB"/>
        </w:rPr>
        <w:t>”</w:t>
      </w:r>
      <w:r w:rsidRPr="00F16EDB">
        <w:rPr>
          <w:lang w:val="en-GB"/>
        </w:rPr>
        <w:t xml:space="preserve">. If switched on, the model included a free parameter </w:t>
      </w:r>
      <m:oMath>
        <m:r>
          <w:rPr>
            <w:rFonts w:ascii="Cambria Math" w:hAnsi="Cambria Math"/>
            <w:lang w:val="en-GB"/>
          </w:rPr>
          <m:t>θ</m:t>
        </m:r>
      </m:oMath>
      <w:r w:rsidRPr="00F16EDB">
        <w:rPr>
          <w:lang w:val="en-GB"/>
        </w:rPr>
        <w:t xml:space="preserve"> (</w:t>
      </w:r>
      <m:oMath>
        <m:r>
          <w:rPr>
            <w:rFonts w:ascii="Cambria Math" w:hAnsi="Cambria Math"/>
            <w:lang w:val="en-GB"/>
          </w:rPr>
          <m:t>0≤θ≤1</m:t>
        </m:r>
      </m:oMath>
      <w:r w:rsidRPr="00F16EDB">
        <w:rPr>
          <w:lang w:val="en-GB"/>
        </w:rPr>
        <w:t>) controlling the discount rate of unattended alternatives during accumulation. If switched off, the gaze</w:t>
      </w:r>
      <w:r w:rsidR="00A84993" w:rsidRPr="00F16EDB">
        <w:rPr>
          <w:lang w:val="en-GB"/>
        </w:rPr>
        <w:t>-</w:t>
      </w:r>
      <w:r w:rsidRPr="00F16EDB">
        <w:rPr>
          <w:lang w:val="en-GB"/>
        </w:rPr>
        <w:t xml:space="preserve">discount vector </w:t>
      </w:r>
      <m:oMath>
        <m:r>
          <w:rPr>
            <w:rFonts w:ascii="Cambria Math" w:hAnsi="Cambria Math"/>
            <w:lang w:val="en-GB"/>
          </w:rPr>
          <m:t>Θ</m:t>
        </m:r>
      </m:oMath>
      <w:r w:rsidRPr="00F16EDB">
        <w:rPr>
          <w:lang w:val="en-GB"/>
        </w:rPr>
        <w:t xml:space="preserve"> was set to one.</w:t>
      </w:r>
      <w:bookmarkStart w:id="62" w:name="alternative-wise-gaze-discount"/>
      <w:bookmarkEnd w:id="62"/>
    </w:p>
    <w:p w14:paraId="6D2B9056" w14:textId="42A56728" w:rsidR="00B76BF1" w:rsidRPr="00F16EDB" w:rsidRDefault="00C418A2">
      <w:pPr>
        <w:pStyle w:val="BodyText"/>
        <w:rPr>
          <w:lang w:val="en-GB"/>
        </w:rPr>
      </w:pPr>
      <w:r w:rsidRPr="00F16EDB">
        <w:rPr>
          <w:b/>
          <w:bCs/>
          <w:lang w:val="en-GB"/>
        </w:rPr>
        <w:t>Attribute-wise gaze</w:t>
      </w:r>
      <w:r w:rsidR="00267D82" w:rsidRPr="00F16EDB">
        <w:rPr>
          <w:b/>
          <w:bCs/>
          <w:lang w:val="en-GB"/>
        </w:rPr>
        <w:t>-</w:t>
      </w:r>
      <w:r w:rsidRPr="00F16EDB">
        <w:rPr>
          <w:b/>
          <w:bCs/>
          <w:lang w:val="en-GB"/>
        </w:rPr>
        <w:t xml:space="preserve">discount.  </w:t>
      </w:r>
      <w:r w:rsidRPr="00F16EDB">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F16EDB">
        <w:rPr>
          <w:lang w:val="en-GB"/>
        </w:rPr>
        <w:t xml:space="preserve"> (</w:t>
      </w:r>
      <m:oMath>
        <m:r>
          <w:rPr>
            <w:rFonts w:ascii="Cambria Math" w:hAnsi="Cambria Math"/>
            <w:lang w:val="en-GB"/>
          </w:rPr>
          <m:t>0≤η≤1</m:t>
        </m:r>
      </m:oMath>
      <w:r w:rsidRPr="00F16EDB">
        <w:rPr>
          <w:lang w:val="en-GB"/>
        </w:rPr>
        <w:t xml:space="preserve">). In combination with </w:t>
      </w:r>
      <w:r w:rsidRPr="00F16EDB">
        <w:rPr>
          <w:i/>
          <w:lang w:val="en-GB"/>
        </w:rPr>
        <w:t>additive</w:t>
      </w:r>
      <w:r w:rsidRPr="00F16EDB">
        <w:rPr>
          <w:lang w:val="en-GB"/>
        </w:rPr>
        <w:t xml:space="preserve"> attribute integration, the attribute-wise gaze</w:t>
      </w:r>
      <w:r w:rsidR="008F4B55" w:rsidRPr="00F16EDB">
        <w:rPr>
          <w:lang w:val="en-GB"/>
        </w:rPr>
        <w:t>-</w:t>
      </w:r>
      <w:r w:rsidRPr="00F16EDB">
        <w:rPr>
          <w:lang w:val="en-GB"/>
        </w:rPr>
        <w:t xml:space="preserve">discount was applied after attribute normalization, but prior to the weighted addition. For </w:t>
      </w:r>
      <w:r w:rsidRPr="00F16EDB">
        <w:rPr>
          <w:i/>
          <w:lang w:val="en-GB"/>
        </w:rPr>
        <w:t>multiplicative</w:t>
      </w:r>
      <w:r w:rsidRPr="00F16EDB">
        <w:rPr>
          <w:lang w:val="en-GB"/>
        </w:rPr>
        <w:t xml:space="preserve"> attribute integration, attributes were discounted before entering probability-weighting and utility functions </w:t>
      </w:r>
      <m:oMath>
        <m:r>
          <w:rPr>
            <w:rFonts w:ascii="Cambria Math" w:hAnsi="Cambria Math"/>
            <w:lang w:val="en-GB"/>
          </w:rPr>
          <m:t>w</m:t>
        </m:r>
      </m:oMath>
      <w:r w:rsidRPr="00F16EDB">
        <w:rPr>
          <w:lang w:val="en-GB"/>
        </w:rPr>
        <w:t xml:space="preserve"> and </w:t>
      </w:r>
      <m:oMath>
        <m:r>
          <w:rPr>
            <w:rFonts w:ascii="Cambria Math" w:hAnsi="Cambria Math"/>
            <w:lang w:val="en-GB"/>
          </w:rPr>
          <m:t>U</m:t>
        </m:r>
      </m:oMath>
      <w:r w:rsidRPr="00F16EDB">
        <w:rPr>
          <w:lang w:val="en-GB"/>
        </w:rPr>
        <w:t>.</w:t>
      </w:r>
      <w:bookmarkStart w:id="63" w:name="attribute-wise-gaze-discount"/>
      <w:bookmarkEnd w:id="63"/>
    </w:p>
    <w:p w14:paraId="3B4D133A" w14:textId="118DF58A" w:rsidR="00B76BF1" w:rsidRPr="00F16EDB" w:rsidRDefault="00C418A2">
      <w:pPr>
        <w:pStyle w:val="BodyText"/>
        <w:rPr>
          <w:lang w:val="en-GB"/>
        </w:rPr>
      </w:pPr>
      <w:r w:rsidRPr="00F16EDB">
        <w:rPr>
          <w:b/>
          <w:bCs/>
          <w:lang w:val="en-GB"/>
        </w:rPr>
        <w:t xml:space="preserve">Accumulation leak.  </w:t>
      </w:r>
      <w:r w:rsidRPr="00F16EDB">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F16EDB">
        <w:rPr>
          <w:lang w:val="en-GB"/>
        </w:rPr>
        <w:t xml:space="preserve"> were set to 1, resulting in no leak. The second possibility was uniform </w:t>
      </w:r>
      <w:r w:rsidRPr="00F16EDB">
        <w:rPr>
          <w:i/>
          <w:lang w:val="en-GB"/>
        </w:rPr>
        <w:t>constant</w:t>
      </w:r>
      <w:r w:rsidRPr="00F16EDB">
        <w:rPr>
          <w:lang w:val="en-GB"/>
        </w:rPr>
        <w:t xml:space="preserve"> leakage, where we estimated a parameter </w:t>
      </w:r>
      <m:oMath>
        <m:r>
          <w:rPr>
            <w:rFonts w:ascii="Cambria Math" w:hAnsi="Cambria Math"/>
            <w:lang w:val="en-GB"/>
          </w:rPr>
          <m:t>λ</m:t>
        </m:r>
      </m:oMath>
      <w:r w:rsidRPr="00F16EDB">
        <w:rPr>
          <w:lang w:val="en-GB"/>
        </w:rPr>
        <w:t xml:space="preserve"> (</w:t>
      </w:r>
      <m:oMath>
        <m:r>
          <w:rPr>
            <w:rFonts w:ascii="Cambria Math" w:hAnsi="Cambria Math"/>
            <w:lang w:val="en-GB"/>
          </w:rPr>
          <m:t>0≤λ≤1</m:t>
        </m:r>
      </m:oMath>
      <w:r w:rsidRPr="00F16EDB">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F16EDB">
        <w:rPr>
          <w:lang w:val="en-GB"/>
        </w:rPr>
        <w:t xml:space="preserve">. The third type of leak we investigated was </w:t>
      </w:r>
      <w:r w:rsidRPr="00F16EDB">
        <w:rPr>
          <w:i/>
          <w:lang w:val="en-GB"/>
        </w:rPr>
        <w:t>gaze-dependent</w:t>
      </w:r>
      <w:r w:rsidRPr="00F16EDB">
        <w:rPr>
          <w:lang w:val="en-GB"/>
        </w:rPr>
        <w:t xml:space="preserve">. Here, only accumulators of unattended alternatives leak according to the </w:t>
      </w:r>
      <m:oMath>
        <m:r>
          <w:rPr>
            <w:rFonts w:ascii="Cambria Math" w:hAnsi="Cambria Math"/>
            <w:lang w:val="en-GB"/>
          </w:rPr>
          <m:t>λ</m:t>
        </m:r>
      </m:oMath>
      <w:r w:rsidRPr="00F16EDB">
        <w:rPr>
          <w:lang w:val="en-GB"/>
        </w:rPr>
        <w:t xml:space="preserve"> parameter.</w:t>
      </w:r>
      <w:bookmarkStart w:id="64" w:name="accumulation-leak"/>
      <w:bookmarkEnd w:id="64"/>
    </w:p>
    <w:p w14:paraId="16E765C6" w14:textId="18A0675E" w:rsidR="00B76BF1" w:rsidRPr="00F16EDB" w:rsidRDefault="00C418A2">
      <w:pPr>
        <w:pStyle w:val="BodyText"/>
        <w:rPr>
          <w:lang w:val="en-GB"/>
        </w:rPr>
      </w:pPr>
      <w:r w:rsidRPr="00F16EDB">
        <w:rPr>
          <w:b/>
          <w:bCs/>
          <w:lang w:val="en-GB"/>
        </w:rPr>
        <w:t xml:space="preserve">Inhibition.  </w:t>
      </w:r>
      <w:r w:rsidRPr="00F16EDB">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F16EDB">
        <w:rPr>
          <w:lang w:val="en-GB"/>
        </w:rPr>
        <w:t xml:space="preserve"> were set to 0. Second, we considered uniform </w:t>
      </w:r>
      <w:r w:rsidRPr="00F16EDB">
        <w:rPr>
          <w:i/>
          <w:lang w:val="en-GB"/>
        </w:rPr>
        <w:t>constant</w:t>
      </w:r>
      <w:r w:rsidRPr="00F16EDB">
        <w:rPr>
          <w:lang w:val="en-GB"/>
        </w:rPr>
        <w:t xml:space="preserve"> inhibition, where we estimated a parameter </w:t>
      </w:r>
      <m:oMath>
        <m:r>
          <w:rPr>
            <w:rFonts w:ascii="Cambria Math" w:hAnsi="Cambria Math"/>
            <w:lang w:val="en-GB"/>
          </w:rPr>
          <m:t>ϕ</m:t>
        </m:r>
      </m:oMath>
      <w:r w:rsidRPr="00F16EDB">
        <w:rPr>
          <w:lang w:val="en-GB"/>
        </w:rPr>
        <w:t xml:space="preserve"> (</w:t>
      </w:r>
      <m:oMath>
        <m:r>
          <w:rPr>
            <w:rFonts w:ascii="Cambria Math" w:hAnsi="Cambria Math"/>
            <w:lang w:val="en-GB"/>
          </w:rPr>
          <m:t>0≤ϕ≤1</m:t>
        </m:r>
      </m:oMath>
      <w:r w:rsidRPr="00F16EDB">
        <w:rPr>
          <w:lang w:val="en-GB"/>
        </w:rPr>
        <w:t xml:space="preserve">) and set each off-diagonal element in </w:t>
      </w:r>
      <m:oMath>
        <m:r>
          <w:rPr>
            <w:rFonts w:ascii="Cambria Math" w:hAnsi="Cambria Math"/>
            <w:lang w:val="en-GB"/>
          </w:rPr>
          <m:t>S</m:t>
        </m:r>
      </m:oMath>
      <w:r w:rsidRPr="00F16EDB">
        <w:rPr>
          <w:lang w:val="en-GB"/>
        </w:rPr>
        <w:t xml:space="preserve"> to </w:t>
      </w:r>
      <m:oMath>
        <m:r>
          <w:rPr>
            <w:rFonts w:ascii="Cambria Math" w:hAnsi="Cambria Math"/>
            <w:lang w:val="en-GB"/>
          </w:rPr>
          <m:t>-ϕ</m:t>
        </m:r>
      </m:oMath>
      <w:r w:rsidRPr="00F16EDB">
        <w:rPr>
          <w:lang w:val="en-GB"/>
        </w:rPr>
        <w:t xml:space="preserve">, resulting in uniform inhibition (proportional to the accumulators’ activation level), across items. Thirdly, we considered </w:t>
      </w:r>
      <w:r w:rsidRPr="00F16EDB">
        <w:rPr>
          <w:i/>
          <w:lang w:val="en-GB"/>
        </w:rPr>
        <w:t>distance dependent</w:t>
      </w:r>
      <w:r w:rsidRPr="00F16EDB">
        <w:rPr>
          <w:lang w:val="en-GB"/>
        </w:rPr>
        <w:t xml:space="preserve"> inhibition, as implemented in MDFT (see Equation </w:t>
      </w:r>
      <w:hyperlink w:anchor="eq:mdft:s">
        <w:r w:rsidRPr="00F16EDB">
          <w:rPr>
            <w:rStyle w:val="Hyperlink"/>
            <w:lang w:val="en-GB"/>
          </w:rPr>
          <w:t>[eq:mdft:s]</w:t>
        </w:r>
      </w:hyperlink>
      <w:r w:rsidRPr="00F16EDB">
        <w:rPr>
          <w:lang w:val="en-GB"/>
        </w:rPr>
        <w:t xml:space="preserve">). Here, the inhibition between 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xml:space="preserve">. As we did for MDFT, we log-transformed </w:t>
      </w:r>
      <w:r w:rsidRPr="00F16EDB">
        <w:rPr>
          <w:lang w:val="en-GB"/>
        </w:rPr>
        <w:lastRenderedPageBreak/>
        <w:t xml:space="preserve">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F16EDB">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F16EDB">
        <w:rPr>
          <w:lang w:val="en-GB"/>
        </w:rPr>
        <w:t xml:space="preserve"> (this parameter is already used if attribute integration is </w:t>
      </w:r>
      <w:r w:rsidRPr="00F16EDB">
        <w:rPr>
          <w:i/>
          <w:lang w:val="en-GB"/>
        </w:rPr>
        <w:t>additive</w:t>
      </w:r>
      <w:r w:rsidRPr="00F16EDB">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F16EDB">
        <w:rPr>
          <w:lang w:val="en-GB"/>
        </w:rPr>
        <w:t xml:space="preserve">. Note, we only computed off-diagonal elements of </w:t>
      </w:r>
      <m:oMath>
        <m:r>
          <w:rPr>
            <w:rFonts w:ascii="Cambria Math" w:hAnsi="Cambria Math"/>
            <w:lang w:val="en-GB"/>
          </w:rPr>
          <m:t>S</m:t>
        </m:r>
      </m:oMath>
      <w:r w:rsidRPr="00F16EDB">
        <w:rPr>
          <w:lang w:val="en-GB"/>
        </w:rPr>
        <w:t xml:space="preserve"> according to Equation </w:t>
      </w:r>
      <w:hyperlink w:anchor="eq:mdft:s">
        <w:r w:rsidRPr="00F16EDB">
          <w:rPr>
            <w:rStyle w:val="Hyperlink"/>
            <w:lang w:val="en-GB"/>
          </w:rPr>
          <w:t>[eq:mdft:s]</w:t>
        </w:r>
      </w:hyperlink>
      <w:r w:rsidRPr="00F16EDB">
        <w:rPr>
          <w:lang w:val="en-GB"/>
        </w:rPr>
        <w:t xml:space="preserve">, as the diagonal entries were controlled by the accumulation leak switch. Finally, we considered </w:t>
      </w:r>
      <w:r w:rsidRPr="00F16EDB">
        <w:rPr>
          <w:i/>
          <w:lang w:val="en-GB"/>
        </w:rPr>
        <w:t>gaze-dependent</w:t>
      </w:r>
      <w:r w:rsidRPr="00F16EDB">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F16EDB">
        <w:rPr>
          <w:lang w:val="en-GB"/>
        </w:rPr>
        <w:t xml:space="preserve"> in the column corresponding to the currently attended item are set to </w:t>
      </w:r>
      <m:oMath>
        <m:r>
          <w:rPr>
            <w:rFonts w:ascii="Cambria Math" w:hAnsi="Cambria Math"/>
            <w:lang w:val="en-GB"/>
          </w:rPr>
          <m:t>-ϕ</m:t>
        </m:r>
      </m:oMath>
      <w:r w:rsidRPr="00F16EDB">
        <w:rPr>
          <w:lang w:val="en-GB"/>
        </w:rPr>
        <w:t>, and others are set to 0.</w:t>
      </w:r>
    </w:p>
    <w:p w14:paraId="46381E44" w14:textId="77777777" w:rsidR="00B76BF1" w:rsidRDefault="00C418A2">
      <w:pPr>
        <w:pStyle w:val="BodyText"/>
        <w:rPr>
          <w:ins w:id="65" w:author="Felix Molter" w:date="2021-01-30T17:21:00Z"/>
          <w:lang w:val="en-GB"/>
        </w:rPr>
      </w:pPr>
      <w:r w:rsidRPr="00F16EDB">
        <w:rPr>
          <w:b/>
          <w:bCs/>
          <w:lang w:val="en-GB"/>
        </w:rPr>
        <w:t xml:space="preserve">Total number of variants and parameter estimation.  </w:t>
      </w:r>
      <w:r w:rsidRPr="00F16EDB">
        <w:rPr>
          <w:lang w:val="en-GB"/>
        </w:rP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bookmarkStart w:id="66" w:name="sec%252525253Amethods%252525253Aswitchbo"/>
      <w:bookmarkStart w:id="67" w:name="X405033ee9926463d967c91b1a821169004c7e29"/>
      <w:bookmarkEnd w:id="66"/>
      <w:bookmarkEnd w:id="67"/>
    </w:p>
    <w:p w14:paraId="1B727E08" w14:textId="1EAD3086" w:rsidR="00FA77E0" w:rsidRPr="00F16EDB" w:rsidRDefault="00FA77E0" w:rsidP="00FA77E0">
      <w:pPr>
        <w:pStyle w:val="BodyText"/>
        <w:rPr>
          <w:lang w:val="en-GB"/>
        </w:rPr>
      </w:pPr>
      <w:commentRangeStart w:id="68"/>
      <w:ins w:id="69" w:author="Felix Molter" w:date="2021-01-30T17:21:00Z">
        <w:r w:rsidRPr="00F16EDB">
          <w:rPr>
            <w:lang w:val="en-GB"/>
          </w:rPr>
          <w:t xml:space="preserve">The </w:t>
        </w:r>
        <w:commentRangeEnd w:id="68"/>
        <w:r>
          <w:rPr>
            <w:rStyle w:val="CommentReference"/>
          </w:rPr>
          <w:commentReference w:id="68"/>
        </w:r>
        <w:r w:rsidRPr="00F16EDB">
          <w:rPr>
            <w:lang w:val="en-GB"/>
          </w:rPr>
          <w:t xml:space="preserve">optimization algorithm failed to find a solution better than a random model for 108 of 6400 (1.69%) of estimation runs. Since all model variants used the soft-max choice rule (Equation </w:t>
        </w:r>
        <w:r w:rsidRPr="00F16EDB">
          <w:rPr>
            <w:rStyle w:val="Hyperlink"/>
            <w:lang w:val="en-GB"/>
          </w:rPr>
          <w:fldChar w:fldCharType="begin"/>
        </w:r>
        <w:r w:rsidRPr="00F16EDB">
          <w:rPr>
            <w:rStyle w:val="Hyperlink"/>
            <w:lang w:val="en-GB"/>
          </w:rPr>
          <w:instrText xml:space="preserve"> HYPERLINK \l "eq:softmax" \h </w:instrText>
        </w:r>
        <w:r w:rsidRPr="00F16EDB">
          <w:rPr>
            <w:rStyle w:val="Hyperlink"/>
            <w:lang w:val="en-GB"/>
          </w:rPr>
          <w:fldChar w:fldCharType="separate"/>
        </w:r>
        <w:r w:rsidRPr="00F16EDB">
          <w:rPr>
            <w:rStyle w:val="Hyperlink"/>
            <w:lang w:val="en-GB"/>
          </w:rPr>
          <w:t>[eq:softmax]</w:t>
        </w:r>
        <w:r w:rsidRPr="00F16EDB">
          <w:rPr>
            <w:rStyle w:val="Hyperlink"/>
            <w:lang w:val="en-GB"/>
          </w:rPr>
          <w:fldChar w:fldCharType="end"/>
        </w:r>
        <w:r w:rsidRPr="00F16EDB">
          <w:rPr>
            <w:lang w:val="en-GB"/>
          </w:rPr>
          <w:t xml:space="preserve">) and therefore could predict random choices by setting the inverse temperature parameter </w:t>
        </w:r>
        <m:oMath>
          <m:r>
            <w:rPr>
              <w:rFonts w:ascii="Cambria Math" w:hAnsi="Cambria Math"/>
              <w:lang w:val="en-GB"/>
            </w:rPr>
            <m:t>β</m:t>
          </m:r>
        </m:oMath>
        <w:r w:rsidRPr="00F16EDB">
          <w:rPr>
            <w:lang w:val="en-GB"/>
          </w:rPr>
          <w:t xml:space="preserve"> to 0, this indicates non-convergence of the optimization algorithm. All but one non-converged estimation run used distance-dependent inhibition. </w:t>
        </w:r>
      </w:ins>
      <w:ins w:id="70" w:author="Felix Molter" w:date="2021-01-30T17:22:00Z">
        <w:r>
          <w:rPr>
            <w:lang w:val="en-GB"/>
          </w:rPr>
          <w:t>W</w:t>
        </w:r>
      </w:ins>
      <w:ins w:id="71" w:author="Felix Molter" w:date="2021-01-30T17:21:00Z">
        <w:r w:rsidRPr="00F16EDB">
          <w:rPr>
            <w:lang w:val="en-GB"/>
          </w:rPr>
          <w:t>e set the maximum-likelihood estimates of the failed runs to that of the nested random model</w:t>
        </w:r>
      </w:ins>
      <w:ins w:id="72" w:author="Felix Molter" w:date="2021-01-30T17:22:00Z">
        <w:r>
          <w:rPr>
            <w:lang w:val="en-GB"/>
          </w:rPr>
          <w:t xml:space="preserve"> for all analyses</w:t>
        </w:r>
      </w:ins>
      <w:ins w:id="73" w:author="Felix Molter" w:date="2021-01-30T17:21:00Z">
        <w:r w:rsidRPr="00F16EDB">
          <w:rPr>
            <w:lang w:val="en-GB"/>
          </w:rPr>
          <w:t>.</w:t>
        </w:r>
      </w:ins>
    </w:p>
    <w:p w14:paraId="71EDFF86" w14:textId="5148DFBA" w:rsidR="00B76BF1" w:rsidRPr="00F16EDB" w:rsidRDefault="00C418A2">
      <w:pPr>
        <w:pStyle w:val="Heading2"/>
        <w:rPr>
          <w:lang w:val="en-GB"/>
        </w:rPr>
      </w:pPr>
      <w:r w:rsidRPr="00F16EDB">
        <w:rPr>
          <w:lang w:val="en-GB"/>
        </w:rPr>
        <w:t xml:space="preserve">Statistical </w:t>
      </w:r>
      <w:r w:rsidR="005D65A0">
        <w:rPr>
          <w:lang w:val="en-GB"/>
        </w:rPr>
        <w:t>M</w:t>
      </w:r>
      <w:r w:rsidR="005B587E" w:rsidRPr="00F16EDB">
        <w:rPr>
          <w:lang w:val="en-GB"/>
        </w:rPr>
        <w:t>odelling</w:t>
      </w:r>
    </w:p>
    <w:p w14:paraId="5270BC4D" w14:textId="77777777" w:rsidR="00B76BF1" w:rsidRPr="00F16EDB" w:rsidRDefault="00C418A2">
      <w:pPr>
        <w:pStyle w:val="FirstParagraph"/>
        <w:rPr>
          <w:lang w:val="en-GB"/>
        </w:rPr>
      </w:pPr>
      <w:r w:rsidRPr="00F16EDB">
        <w:rPr>
          <w:lang w:val="en-GB"/>
        </w:rPr>
        <w:t xml:space="preserve">We used Bayesian estimation (BEST; Kruschke, 2013; Kruschke, 2014) of differences, effect size </w:t>
      </w:r>
      <m:oMath>
        <m:r>
          <w:rPr>
            <w:rFonts w:ascii="Cambria Math" w:hAnsi="Cambria Math"/>
            <w:lang w:val="en-GB"/>
          </w:rPr>
          <m:t>d</m:t>
        </m:r>
      </m:oMath>
      <w:r w:rsidRPr="00F16EDB">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for all reported </w:t>
      </w:r>
      <w:r w:rsidRPr="00F16EDB">
        <w:rPr>
          <w:lang w:val="en-GB"/>
        </w:rPr>
        <w:lastRenderedPageBreak/>
        <w:t xml:space="preserve">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result from Bayesian correlation analyses (Lee &amp; Wagenmakers,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result from Bayesian regression analyses implemented in PyMC3 (Salvatier, Wiecki, &amp; Fonnesbeck, 2016).</w:t>
      </w:r>
      <w:bookmarkStart w:id="74" w:name="statistical-modeling"/>
      <w:bookmarkEnd w:id="74"/>
    </w:p>
    <w:p w14:paraId="49F4C34B" w14:textId="77777777" w:rsidR="00B76BF1" w:rsidRPr="00F16EDB" w:rsidRDefault="00C418A2">
      <w:pPr>
        <w:pStyle w:val="Heading2"/>
        <w:rPr>
          <w:lang w:val="en-GB"/>
        </w:rPr>
      </w:pPr>
      <w:r w:rsidRPr="00F16EDB">
        <w:rPr>
          <w:lang w:val="en-GB"/>
        </w:rPr>
        <w:t>Software</w:t>
      </w:r>
    </w:p>
    <w:p w14:paraId="4DF4EE9C" w14:textId="77777777" w:rsidR="00B76BF1" w:rsidRPr="00F16EDB" w:rsidRDefault="00C418A2">
      <w:pPr>
        <w:pStyle w:val="FirstParagraph"/>
        <w:rPr>
          <w:lang w:val="en-GB"/>
        </w:rPr>
      </w:pPr>
      <w:r w:rsidRPr="00F16EDB">
        <w:rPr>
          <w:lang w:val="en-GB"/>
        </w:rPr>
        <w:t>The task was programmed in MATLAB (The Mathworks Inc., USA) using the PsychToolBox (Brainard, 1997). Data processing and analyses were done in Python with numpy (Harris et al., 2020), scipy (Virtanen et al., 2020) and pandas (McKinney, 2010) libraries. Bayesian analyses were implemented in PyMC3 (Salvatier, Wiecki, &amp; Fonnesbeck, 2016), mixed models used bambi (Yarkoni &amp; Westfall, 2016). Exceedance probabilities were computed in MATLAB using SPM12 (Penny, Friston, Ashburner, Kiebel, &amp; Nichols, 2011). Figures were created using matplotlib (Hunter, 2007).</w:t>
      </w:r>
      <w:bookmarkStart w:id="75" w:name="software"/>
      <w:bookmarkEnd w:id="75"/>
    </w:p>
    <w:p w14:paraId="4872B2C2" w14:textId="5B939E99" w:rsidR="00B76BF1" w:rsidRPr="00F16EDB" w:rsidRDefault="00C418A2">
      <w:pPr>
        <w:pStyle w:val="Heading2"/>
        <w:rPr>
          <w:lang w:val="en-GB"/>
        </w:rPr>
      </w:pPr>
      <w:r w:rsidRPr="00F16EDB">
        <w:rPr>
          <w:lang w:val="en-GB"/>
        </w:rPr>
        <w:t xml:space="preserve">Data and </w:t>
      </w:r>
      <w:r w:rsidR="00320C2C">
        <w:rPr>
          <w:lang w:val="en-GB"/>
        </w:rPr>
        <w:t>C</w:t>
      </w:r>
      <w:r w:rsidRPr="00F16EDB">
        <w:rPr>
          <w:lang w:val="en-GB"/>
        </w:rPr>
        <w:t xml:space="preserve">ode </w:t>
      </w:r>
      <w:r w:rsidR="00320C2C">
        <w:rPr>
          <w:lang w:val="en-GB"/>
        </w:rPr>
        <w:t>A</w:t>
      </w:r>
      <w:r w:rsidRPr="00F16EDB">
        <w:rPr>
          <w:lang w:val="en-GB"/>
        </w:rPr>
        <w:t>vailability</w:t>
      </w:r>
    </w:p>
    <w:p w14:paraId="03D6A7AB" w14:textId="656A558E" w:rsidR="00367EA8" w:rsidRPr="00F16EDB" w:rsidRDefault="00C418A2" w:rsidP="00367EA8">
      <w:pPr>
        <w:pStyle w:val="FirstParagraph"/>
        <w:rPr>
          <w:lang w:val="en-GB"/>
        </w:rPr>
      </w:pPr>
      <w:r w:rsidRPr="00F16EDB">
        <w:rPr>
          <w:lang w:val="en-GB"/>
        </w:rPr>
        <w:t xml:space="preserve">All raw and </w:t>
      </w:r>
      <w:r w:rsidR="00DD2C73" w:rsidRPr="00F16EDB">
        <w:rPr>
          <w:lang w:val="en-GB"/>
        </w:rPr>
        <w:t>pre-processed</w:t>
      </w:r>
      <w:r w:rsidRPr="00F16EDB">
        <w:rPr>
          <w:lang w:val="en-GB"/>
        </w:rPr>
        <w:t xml:space="preserve"> data, and scripts to reproduce all reported processing, analyses and figures are available at </w:t>
      </w:r>
      <w:hyperlink w:anchor="https://github.com/moltaire/gda-context">
        <w:r w:rsidRPr="00F16EDB">
          <w:rPr>
            <w:rStyle w:val="Hyperlink"/>
            <w:lang w:val="en-GB"/>
          </w:rPr>
          <w:t>https://github.com/moltaire/gda-context</w:t>
        </w:r>
      </w:hyperlink>
      <w:r w:rsidRPr="00F16EDB">
        <w:rPr>
          <w:lang w:val="en-GB"/>
        </w:rPr>
        <w:t>.</w:t>
      </w:r>
      <w:r w:rsidR="00367EA8" w:rsidRPr="00F16EDB">
        <w:rPr>
          <w:lang w:val="en-GB"/>
        </w:rPr>
        <w:br w:type="page"/>
      </w:r>
    </w:p>
    <w:p w14:paraId="5D3B6C51" w14:textId="77777777" w:rsidR="00B76BF1" w:rsidRPr="00F16EDB" w:rsidRDefault="00C418A2">
      <w:pPr>
        <w:pStyle w:val="Heading1"/>
        <w:rPr>
          <w:lang w:val="en-GB"/>
        </w:rPr>
      </w:pPr>
      <w:r w:rsidRPr="00F16EDB">
        <w:rPr>
          <w:lang w:val="en-GB"/>
        </w:rPr>
        <w:lastRenderedPageBreak/>
        <w:t>References</w:t>
      </w:r>
    </w:p>
    <w:p w14:paraId="4BB73B96" w14:textId="77777777" w:rsidR="00B76BF1" w:rsidRPr="00F16EDB" w:rsidRDefault="00C418A2">
      <w:pPr>
        <w:pStyle w:val="HangingIndent"/>
        <w:rPr>
          <w:lang w:val="en-GB"/>
        </w:rPr>
      </w:pPr>
      <w:r w:rsidRPr="00F16EDB">
        <w:rPr>
          <w:lang w:val="en-GB"/>
        </w:rPr>
        <w:t xml:space="preserve">Armel, K. C., Beaumel, A., &amp; Rangel, A. (2008). Biasing simple choices by manipulating relative visual attention. </w:t>
      </w:r>
      <w:r w:rsidRPr="00F16EDB">
        <w:rPr>
          <w:i/>
          <w:lang w:val="en-GB"/>
        </w:rPr>
        <w:t>Judgment and Decision Making</w:t>
      </w:r>
      <w:r w:rsidRPr="00F16EDB">
        <w:rPr>
          <w:lang w:val="en-GB"/>
        </w:rPr>
        <w:t xml:space="preserve">, </w:t>
      </w:r>
      <w:r w:rsidRPr="00F16EDB">
        <w:rPr>
          <w:i/>
          <w:lang w:val="en-GB"/>
        </w:rPr>
        <w:t>3</w:t>
      </w:r>
      <w:r w:rsidRPr="00F16EDB">
        <w:rPr>
          <w:lang w:val="en-GB"/>
        </w:rPr>
        <w:t>(5), 396–403.</w:t>
      </w:r>
      <w:bookmarkStart w:id="76" w:name="ref-armel2008biasing"/>
      <w:bookmarkEnd w:id="76"/>
    </w:p>
    <w:p w14:paraId="4F75D35E" w14:textId="77777777" w:rsidR="00B76BF1" w:rsidRPr="00F16EDB" w:rsidRDefault="00C418A2">
      <w:pPr>
        <w:pStyle w:val="HangingIndent"/>
        <w:rPr>
          <w:lang w:val="en-GB"/>
        </w:rPr>
      </w:pPr>
      <w:r w:rsidRPr="00F16EDB">
        <w:rPr>
          <w:lang w:val="en-GB"/>
        </w:rPr>
        <w:t xml:space="preserve">Ashby, N. J., Jekel, M., Dickert, S., &amp; Glöckner, A. (2016). Finding the right fit: A comparison of process assumptions underlying popular drift-diffusion models. </w:t>
      </w:r>
      <w:r w:rsidRPr="00F16EDB">
        <w:rPr>
          <w:i/>
          <w:lang w:val="en-GB"/>
        </w:rPr>
        <w:t>Journal of Experimental Psychology: Learning, Memory, and Cognition</w:t>
      </w:r>
      <w:r w:rsidRPr="00F16EDB">
        <w:rPr>
          <w:lang w:val="en-GB"/>
        </w:rPr>
        <w:t xml:space="preserve">, </w:t>
      </w:r>
      <w:r w:rsidRPr="00F16EDB">
        <w:rPr>
          <w:i/>
          <w:lang w:val="en-GB"/>
        </w:rPr>
        <w:t>42</w:t>
      </w:r>
      <w:r w:rsidRPr="00F16EDB">
        <w:rPr>
          <w:lang w:val="en-GB"/>
        </w:rPr>
        <w:t>(12), 1982.</w:t>
      </w:r>
      <w:bookmarkStart w:id="77" w:name="ref-ashby2016finding"/>
      <w:bookmarkEnd w:id="77"/>
    </w:p>
    <w:p w14:paraId="763A89DF" w14:textId="77777777" w:rsidR="00B76BF1" w:rsidRPr="00F16EDB" w:rsidRDefault="00C418A2">
      <w:pPr>
        <w:pStyle w:val="HangingIndent"/>
        <w:rPr>
          <w:lang w:val="en-GB"/>
        </w:rPr>
      </w:pPr>
      <w:r w:rsidRPr="00F16EDB">
        <w:rPr>
          <w:lang w:val="en-GB"/>
        </w:rPr>
        <w:t xml:space="preserve">Berkowitsch, N. A., Scheibehenne, B., &amp; Rieskamp, J. (2014). Rigorously testing multialternative decision field theory against random utility models. </w:t>
      </w:r>
      <w:r w:rsidRPr="00F16EDB">
        <w:rPr>
          <w:i/>
          <w:lang w:val="en-GB"/>
        </w:rPr>
        <w:t>Journal of Experimental Psychology: General</w:t>
      </w:r>
      <w:r w:rsidRPr="00F16EDB">
        <w:rPr>
          <w:lang w:val="en-GB"/>
        </w:rPr>
        <w:t xml:space="preserve">, </w:t>
      </w:r>
      <w:r w:rsidRPr="00F16EDB">
        <w:rPr>
          <w:i/>
          <w:lang w:val="en-GB"/>
        </w:rPr>
        <w:t>143</w:t>
      </w:r>
      <w:r w:rsidRPr="00F16EDB">
        <w:rPr>
          <w:lang w:val="en-GB"/>
        </w:rPr>
        <w:t>(3), 1331.</w:t>
      </w:r>
      <w:bookmarkStart w:id="78" w:name="ref-berkowitsch2014rigorously"/>
      <w:bookmarkEnd w:id="78"/>
    </w:p>
    <w:p w14:paraId="3EC83037" w14:textId="77777777" w:rsidR="00B76BF1" w:rsidRPr="00F16EDB" w:rsidRDefault="00C418A2">
      <w:pPr>
        <w:pStyle w:val="HangingIndent"/>
        <w:rPr>
          <w:lang w:val="en-GB"/>
        </w:rPr>
      </w:pPr>
      <w:r w:rsidRPr="00F16EDB">
        <w:rPr>
          <w:lang w:val="en-GB"/>
        </w:rPr>
        <w:t xml:space="preserve">Bhatia, S. (2013). Associations and the accumulation of preference. </w:t>
      </w:r>
      <w:r w:rsidRPr="00F16EDB">
        <w:rPr>
          <w:i/>
          <w:lang w:val="en-GB"/>
        </w:rPr>
        <w:t>Psychological Review</w:t>
      </w:r>
      <w:r w:rsidRPr="00F16EDB">
        <w:rPr>
          <w:lang w:val="en-GB"/>
        </w:rPr>
        <w:t xml:space="preserve">, </w:t>
      </w:r>
      <w:r w:rsidRPr="00F16EDB">
        <w:rPr>
          <w:i/>
          <w:lang w:val="en-GB"/>
        </w:rPr>
        <w:t>120</w:t>
      </w:r>
      <w:r w:rsidRPr="00F16EDB">
        <w:rPr>
          <w:lang w:val="en-GB"/>
        </w:rPr>
        <w:t>(3), 522.</w:t>
      </w:r>
      <w:bookmarkStart w:id="79" w:name="ref-bhatia2013associations"/>
      <w:bookmarkEnd w:id="79"/>
    </w:p>
    <w:p w14:paraId="20EE7FBB" w14:textId="77777777" w:rsidR="00B76BF1" w:rsidRPr="00F16EDB" w:rsidRDefault="00C418A2">
      <w:pPr>
        <w:pStyle w:val="HangingIndent"/>
        <w:rPr>
          <w:lang w:val="en-GB"/>
        </w:rPr>
      </w:pPr>
      <w:r w:rsidRPr="00F16EDB">
        <w:rPr>
          <w:lang w:val="en-GB"/>
        </w:rPr>
        <w:t xml:space="preserve">Böckenholt, U. (1992). </w:t>
      </w:r>
      <w:r w:rsidRPr="00F16EDB">
        <w:rPr>
          <w:i/>
          <w:lang w:val="en-GB"/>
        </w:rPr>
        <w:t>Multivariate models of preference and choice.</w:t>
      </w:r>
      <w:bookmarkStart w:id="80" w:name="ref-bockenholt1992multivariate"/>
      <w:bookmarkEnd w:id="80"/>
    </w:p>
    <w:p w14:paraId="78A6E2ED" w14:textId="77777777" w:rsidR="00B76BF1" w:rsidRPr="00F16EDB" w:rsidRDefault="00C418A2">
      <w:pPr>
        <w:pStyle w:val="HangingIndent"/>
        <w:rPr>
          <w:lang w:val="en-GB"/>
        </w:rPr>
      </w:pPr>
      <w:r w:rsidRPr="00F16EDB">
        <w:rPr>
          <w:lang w:val="en-GB"/>
        </w:rPr>
        <w:t xml:space="preserve">Brainard, D. H. (1997). The psychophysics toolbox. </w:t>
      </w:r>
      <w:r w:rsidRPr="00F16EDB">
        <w:rPr>
          <w:i/>
          <w:lang w:val="en-GB"/>
        </w:rPr>
        <w:t>Spatial Vision</w:t>
      </w:r>
      <w:r w:rsidRPr="00F16EDB">
        <w:rPr>
          <w:lang w:val="en-GB"/>
        </w:rPr>
        <w:t xml:space="preserve">, </w:t>
      </w:r>
      <w:r w:rsidRPr="00F16EDB">
        <w:rPr>
          <w:i/>
          <w:lang w:val="en-GB"/>
        </w:rPr>
        <w:t>10</w:t>
      </w:r>
      <w:r w:rsidRPr="00F16EDB">
        <w:rPr>
          <w:lang w:val="en-GB"/>
        </w:rPr>
        <w:t>(4), 433–436.</w:t>
      </w:r>
      <w:bookmarkStart w:id="81" w:name="ref-brainard1997psychophysics"/>
      <w:bookmarkEnd w:id="81"/>
    </w:p>
    <w:p w14:paraId="355C8E91" w14:textId="77777777" w:rsidR="00B76BF1" w:rsidRPr="00F16EDB" w:rsidRDefault="00C418A2">
      <w:pPr>
        <w:pStyle w:val="HangingIndent"/>
        <w:rPr>
          <w:lang w:val="en-GB"/>
        </w:rPr>
      </w:pPr>
      <w:r w:rsidRPr="00F16EDB">
        <w:rPr>
          <w:lang w:val="en-GB"/>
        </w:rPr>
        <w:t xml:space="preserve">Busemeyer, J. R., &amp; Diederich, A. (2002). Survey of decision field theory. </w:t>
      </w:r>
      <w:r w:rsidRPr="00F16EDB">
        <w:rPr>
          <w:i/>
          <w:lang w:val="en-GB"/>
        </w:rPr>
        <w:t>Mathematical Social Sciences</w:t>
      </w:r>
      <w:r w:rsidRPr="00F16EDB">
        <w:rPr>
          <w:lang w:val="en-GB"/>
        </w:rPr>
        <w:t xml:space="preserve">, </w:t>
      </w:r>
      <w:r w:rsidRPr="00F16EDB">
        <w:rPr>
          <w:i/>
          <w:lang w:val="en-GB"/>
        </w:rPr>
        <w:t>43</w:t>
      </w:r>
      <w:r w:rsidRPr="00F16EDB">
        <w:rPr>
          <w:lang w:val="en-GB"/>
        </w:rPr>
        <w:t>(3), 345–370.</w:t>
      </w:r>
      <w:bookmarkStart w:id="82" w:name="ref-busemeyer2002survey"/>
      <w:bookmarkEnd w:id="82"/>
    </w:p>
    <w:p w14:paraId="3AD61CE1" w14:textId="77777777" w:rsidR="00B76BF1" w:rsidRPr="00F16EDB" w:rsidRDefault="00C418A2">
      <w:pPr>
        <w:pStyle w:val="HangingIndent"/>
        <w:rPr>
          <w:lang w:val="en-GB"/>
        </w:rPr>
      </w:pPr>
      <w:r w:rsidRPr="00F16EDB">
        <w:rPr>
          <w:lang w:val="en-GB"/>
        </w:rPr>
        <w:t xml:space="preserve">Busemeyer, J. R., Gluth, S., Rieskamp, J., &amp; Turner, B. M. (2019). Cognitive and neural bases of multi-attribute, multi-alternative, value-based decisions. </w:t>
      </w:r>
      <w:r w:rsidRPr="00F16EDB">
        <w:rPr>
          <w:i/>
          <w:lang w:val="en-GB"/>
        </w:rPr>
        <w:t>Trends in Cognitive Sciences</w:t>
      </w:r>
      <w:r w:rsidRPr="00F16EDB">
        <w:rPr>
          <w:lang w:val="en-GB"/>
        </w:rPr>
        <w:t xml:space="preserve">, </w:t>
      </w:r>
      <w:r w:rsidRPr="00F16EDB">
        <w:rPr>
          <w:i/>
          <w:lang w:val="en-GB"/>
        </w:rPr>
        <w:t>23</w:t>
      </w:r>
      <w:r w:rsidRPr="00F16EDB">
        <w:rPr>
          <w:lang w:val="en-GB"/>
        </w:rPr>
        <w:t>(3), 251–263.</w:t>
      </w:r>
      <w:bookmarkStart w:id="83" w:name="ref-busemeyer2019cognitive"/>
      <w:bookmarkEnd w:id="83"/>
    </w:p>
    <w:p w14:paraId="431EB32A" w14:textId="77777777" w:rsidR="00B76BF1" w:rsidRPr="00F16EDB" w:rsidRDefault="00C418A2">
      <w:pPr>
        <w:pStyle w:val="HangingIndent"/>
        <w:rPr>
          <w:lang w:val="en-GB"/>
        </w:rPr>
      </w:pPr>
      <w:r w:rsidRPr="00F16EDB">
        <w:rPr>
          <w:lang w:val="en-GB"/>
        </w:rPr>
        <w:t xml:space="preserve">Cataldo, A. M., &amp; Cohen, A. L. (2019). The comparison process as an account of variation in the attraction, compromise, and similarity effects. </w:t>
      </w:r>
      <w:r w:rsidRPr="00F16EDB">
        <w:rPr>
          <w:i/>
          <w:lang w:val="en-GB"/>
        </w:rPr>
        <w:t>Psychonomic Bulletin &amp; Review</w:t>
      </w:r>
      <w:r w:rsidRPr="00F16EDB">
        <w:rPr>
          <w:lang w:val="en-GB"/>
        </w:rPr>
        <w:t xml:space="preserve">, </w:t>
      </w:r>
      <w:r w:rsidRPr="00F16EDB">
        <w:rPr>
          <w:i/>
          <w:lang w:val="en-GB"/>
        </w:rPr>
        <w:t>26</w:t>
      </w:r>
      <w:r w:rsidRPr="00F16EDB">
        <w:rPr>
          <w:lang w:val="en-GB"/>
        </w:rPr>
        <w:t>(3), 934–942.</w:t>
      </w:r>
      <w:bookmarkStart w:id="84" w:name="ref-cataldo2019comparison"/>
      <w:bookmarkEnd w:id="84"/>
    </w:p>
    <w:p w14:paraId="0BCC1A6B" w14:textId="77777777" w:rsidR="00B76BF1" w:rsidRPr="00F16EDB" w:rsidRDefault="00C418A2">
      <w:pPr>
        <w:pStyle w:val="HangingIndent"/>
        <w:rPr>
          <w:lang w:val="en-GB"/>
        </w:rPr>
      </w:pPr>
      <w:r w:rsidRPr="00F16EDB">
        <w:rPr>
          <w:lang w:val="en-GB"/>
        </w:rPr>
        <w:t xml:space="preserve">Cavagnaro, D. R., Pitt, M. A., Gonzalez, R., &amp; Myung, J. I. (2013). Discriminating among probability weighting functions using adaptive design optimization. </w:t>
      </w:r>
      <w:r w:rsidRPr="00F16EDB">
        <w:rPr>
          <w:i/>
          <w:lang w:val="en-GB"/>
        </w:rPr>
        <w:t>Journal of Risk and Uncertainty</w:t>
      </w:r>
      <w:r w:rsidRPr="00F16EDB">
        <w:rPr>
          <w:lang w:val="en-GB"/>
        </w:rPr>
        <w:t xml:space="preserve">, </w:t>
      </w:r>
      <w:r w:rsidRPr="00F16EDB">
        <w:rPr>
          <w:i/>
          <w:lang w:val="en-GB"/>
        </w:rPr>
        <w:t>47</w:t>
      </w:r>
      <w:r w:rsidRPr="00F16EDB">
        <w:rPr>
          <w:lang w:val="en-GB"/>
        </w:rPr>
        <w:t>(3), 255–289.</w:t>
      </w:r>
      <w:bookmarkStart w:id="85" w:name="ref-cavagnaro2013discriminating"/>
      <w:bookmarkEnd w:id="85"/>
    </w:p>
    <w:p w14:paraId="301E2B47" w14:textId="77777777" w:rsidR="00B76BF1" w:rsidRPr="00F16EDB" w:rsidRDefault="00C418A2">
      <w:pPr>
        <w:pStyle w:val="HangingIndent"/>
        <w:rPr>
          <w:lang w:val="en-GB"/>
        </w:rPr>
      </w:pPr>
      <w:r w:rsidRPr="00F16EDB">
        <w:rPr>
          <w:lang w:val="en-GB"/>
        </w:rPr>
        <w:lastRenderedPageBreak/>
        <w:t xml:space="preserve">Cavanagh, J. F., Wiecki, T. V., Kochar, A., &amp; Frank, M. J. (2014). Eye tracking and pupillometry are indicators of dissociable latent decision processes. </w:t>
      </w:r>
      <w:r w:rsidRPr="00F16EDB">
        <w:rPr>
          <w:i/>
          <w:lang w:val="en-GB"/>
        </w:rPr>
        <w:t>Journal of Experimental Psychology: General</w:t>
      </w:r>
      <w:r w:rsidRPr="00F16EDB">
        <w:rPr>
          <w:lang w:val="en-GB"/>
        </w:rPr>
        <w:t xml:space="preserve">, </w:t>
      </w:r>
      <w:r w:rsidRPr="00F16EDB">
        <w:rPr>
          <w:i/>
          <w:lang w:val="en-GB"/>
        </w:rPr>
        <w:t>143</w:t>
      </w:r>
      <w:r w:rsidRPr="00F16EDB">
        <w:rPr>
          <w:lang w:val="en-GB"/>
        </w:rPr>
        <w:t>(4), 1476.</w:t>
      </w:r>
      <w:bookmarkStart w:id="86" w:name="ref-cavanagh2014eye"/>
      <w:bookmarkEnd w:id="86"/>
    </w:p>
    <w:p w14:paraId="106F034F" w14:textId="77777777" w:rsidR="00B76BF1" w:rsidRPr="00F16EDB" w:rsidRDefault="00C418A2">
      <w:pPr>
        <w:pStyle w:val="HangingIndent"/>
        <w:rPr>
          <w:lang w:val="en-GB"/>
        </w:rPr>
      </w:pPr>
      <w:r w:rsidRPr="00F16EDB">
        <w:rPr>
          <w:lang w:val="en-GB"/>
        </w:rPr>
        <w:t xml:space="preserve">Cohen, A. L., Kang, N., &amp; Leise, T. L. (2017). Multi-attribute, multi-alternative models of choice: Choice, reaction time, and process tracing. </w:t>
      </w:r>
      <w:r w:rsidRPr="00F16EDB">
        <w:rPr>
          <w:i/>
          <w:lang w:val="en-GB"/>
        </w:rPr>
        <w:t>Cognitive Psychology</w:t>
      </w:r>
      <w:r w:rsidRPr="00F16EDB">
        <w:rPr>
          <w:lang w:val="en-GB"/>
        </w:rPr>
        <w:t xml:space="preserve">, </w:t>
      </w:r>
      <w:r w:rsidRPr="00F16EDB">
        <w:rPr>
          <w:i/>
          <w:lang w:val="en-GB"/>
        </w:rPr>
        <w:t>98</w:t>
      </w:r>
      <w:r w:rsidRPr="00F16EDB">
        <w:rPr>
          <w:lang w:val="en-GB"/>
        </w:rPr>
        <w:t>, 45–72.</w:t>
      </w:r>
      <w:bookmarkStart w:id="87" w:name="ref-cohen2017multi"/>
      <w:bookmarkEnd w:id="87"/>
    </w:p>
    <w:p w14:paraId="0DDEB03D" w14:textId="77777777" w:rsidR="00B76BF1" w:rsidRPr="00F16EDB" w:rsidRDefault="00C418A2">
      <w:pPr>
        <w:pStyle w:val="HangingIndent"/>
        <w:rPr>
          <w:lang w:val="en-GB"/>
        </w:rPr>
      </w:pPr>
      <w:r w:rsidRPr="00F16EDB">
        <w:rPr>
          <w:lang w:val="en-GB"/>
        </w:rPr>
        <w:t xml:space="preserve">Fiedler, S., &amp; Glöckner, A. (2012). The Dynamics of Decision Making in Risky Choice: An Eye-Tracking Analysis. </w:t>
      </w:r>
      <w:r w:rsidRPr="00F16EDB">
        <w:rPr>
          <w:i/>
          <w:lang w:val="en-GB"/>
        </w:rPr>
        <w:t>Frontiers in Psychology</w:t>
      </w:r>
      <w:r w:rsidRPr="00F16EDB">
        <w:rPr>
          <w:lang w:val="en-GB"/>
        </w:rPr>
        <w:t xml:space="preserve">, </w:t>
      </w:r>
      <w:r w:rsidRPr="00F16EDB">
        <w:rPr>
          <w:i/>
          <w:lang w:val="en-GB"/>
        </w:rPr>
        <w:t>3</w:t>
      </w:r>
      <w:r w:rsidRPr="00F16EDB">
        <w:rPr>
          <w:lang w:val="en-GB"/>
        </w:rPr>
        <w:t xml:space="preserve">. </w:t>
      </w:r>
      <w:hyperlink r:id="rId16">
        <w:r w:rsidRPr="00F16EDB">
          <w:rPr>
            <w:rStyle w:val="Hyperlink"/>
            <w:lang w:val="en-GB"/>
          </w:rPr>
          <w:t>https://doi.org/10.3389/fpsyg.2012.00335</w:t>
        </w:r>
      </w:hyperlink>
    </w:p>
    <w:p w14:paraId="331BD307" w14:textId="77777777" w:rsidR="00B76BF1" w:rsidRPr="00F16EDB" w:rsidRDefault="00C418A2">
      <w:pPr>
        <w:pStyle w:val="HangingIndent"/>
        <w:rPr>
          <w:lang w:val="en-GB"/>
        </w:rPr>
      </w:pPr>
      <w:r w:rsidRPr="00F16EDB">
        <w:rPr>
          <w:lang w:val="en-GB"/>
        </w:rPr>
        <w:t xml:space="preserve">Fisher, G. (2017). An attentional drift diffusion model over binary-attribute choice. </w:t>
      </w:r>
      <w:r w:rsidRPr="00F16EDB">
        <w:rPr>
          <w:i/>
          <w:lang w:val="en-GB"/>
        </w:rPr>
        <w:t>Cognition</w:t>
      </w:r>
      <w:r w:rsidRPr="00F16EDB">
        <w:rPr>
          <w:lang w:val="en-GB"/>
        </w:rPr>
        <w:t xml:space="preserve">, </w:t>
      </w:r>
      <w:r w:rsidRPr="00F16EDB">
        <w:rPr>
          <w:i/>
          <w:lang w:val="en-GB"/>
        </w:rPr>
        <w:t>168</w:t>
      </w:r>
      <w:r w:rsidRPr="00F16EDB">
        <w:rPr>
          <w:lang w:val="en-GB"/>
        </w:rPr>
        <w:t>, 34–45.</w:t>
      </w:r>
      <w:bookmarkStart w:id="88" w:name="ref-fisher2017attentional"/>
      <w:bookmarkEnd w:id="88"/>
    </w:p>
    <w:p w14:paraId="4D7B763B" w14:textId="77777777" w:rsidR="00B76BF1" w:rsidRPr="00F16EDB" w:rsidRDefault="00C418A2">
      <w:pPr>
        <w:pStyle w:val="HangingIndent"/>
        <w:rPr>
          <w:lang w:val="en-GB"/>
        </w:rPr>
      </w:pPr>
      <w:r w:rsidRPr="00F16EDB">
        <w:rPr>
          <w:lang w:val="en-GB"/>
        </w:rPr>
        <w:t xml:space="preserve">Folke, T., Jacobsen, C., Fleming, S. M., &amp; De Martino, B. (2016). Explicit representation of confidence informs future value-based decisions. </w:t>
      </w:r>
      <w:r w:rsidRPr="00F16EDB">
        <w:rPr>
          <w:i/>
          <w:lang w:val="en-GB"/>
        </w:rPr>
        <w:t>Nature Human Behaviour</w:t>
      </w:r>
      <w:r w:rsidRPr="00F16EDB">
        <w:rPr>
          <w:lang w:val="en-GB"/>
        </w:rPr>
        <w:t xml:space="preserve">, </w:t>
      </w:r>
      <w:r w:rsidRPr="00F16EDB">
        <w:rPr>
          <w:i/>
          <w:lang w:val="en-GB"/>
        </w:rPr>
        <w:t>1</w:t>
      </w:r>
      <w:r w:rsidRPr="00F16EDB">
        <w:rPr>
          <w:lang w:val="en-GB"/>
        </w:rPr>
        <w:t>(1), 1–8.</w:t>
      </w:r>
      <w:bookmarkStart w:id="89" w:name="ref-folke2016explicit"/>
      <w:bookmarkEnd w:id="89"/>
    </w:p>
    <w:p w14:paraId="1473823D" w14:textId="77777777" w:rsidR="00B76BF1" w:rsidRPr="00F16EDB" w:rsidRDefault="00C418A2">
      <w:pPr>
        <w:pStyle w:val="HangingIndent"/>
        <w:rPr>
          <w:lang w:val="en-GB"/>
        </w:rPr>
      </w:pPr>
      <w:r w:rsidRPr="00F16EDB">
        <w:rPr>
          <w:lang w:val="en-GB"/>
        </w:rPr>
        <w:t xml:space="preserve">Glickman, M., Sharoni, O., Levy, D. J., Niebur, E., Stuphorn, V., &amp; Usher, M. (2019). The formation of preference in risky choice. </w:t>
      </w:r>
      <w:r w:rsidRPr="00F16EDB">
        <w:rPr>
          <w:i/>
          <w:lang w:val="en-GB"/>
        </w:rPr>
        <w:t>PLoS Computational Biology</w:t>
      </w:r>
      <w:r w:rsidRPr="00F16EDB">
        <w:rPr>
          <w:lang w:val="en-GB"/>
        </w:rPr>
        <w:t xml:space="preserve">, </w:t>
      </w:r>
      <w:r w:rsidRPr="00F16EDB">
        <w:rPr>
          <w:i/>
          <w:lang w:val="en-GB"/>
        </w:rPr>
        <w:t>15</w:t>
      </w:r>
      <w:r w:rsidRPr="00F16EDB">
        <w:rPr>
          <w:lang w:val="en-GB"/>
        </w:rPr>
        <w:t>(8), e1007201.</w:t>
      </w:r>
      <w:bookmarkStart w:id="90" w:name="ref-glickman2019formation"/>
      <w:bookmarkEnd w:id="90"/>
    </w:p>
    <w:p w14:paraId="2E58189B" w14:textId="77777777" w:rsidR="00B76BF1" w:rsidRPr="00F16EDB" w:rsidRDefault="00C418A2">
      <w:pPr>
        <w:pStyle w:val="HangingIndent"/>
        <w:rPr>
          <w:lang w:val="en-GB"/>
        </w:rPr>
      </w:pPr>
      <w:r w:rsidRPr="00F16EDB">
        <w:rPr>
          <w:lang w:val="en-GB"/>
        </w:rPr>
        <w:t xml:space="preserve">Glöckner, A., &amp; Herbold, A.-K. (2011). </w:t>
      </w:r>
      <w:r w:rsidRPr="00F16EDB">
        <w:rPr>
          <w:i/>
          <w:lang w:val="en-GB"/>
        </w:rPr>
        <w:t>An eye-tracking study on information processing in risky decisions: Evidence for compensatory strategies based on automatic processes</w:t>
      </w:r>
      <w:r w:rsidRPr="00F16EDB">
        <w:rPr>
          <w:lang w:val="en-GB"/>
        </w:rPr>
        <w:t xml:space="preserve">. 24(1), 71–98. </w:t>
      </w:r>
      <w:hyperlink r:id="rId17">
        <w:r w:rsidRPr="00F16EDB">
          <w:rPr>
            <w:rStyle w:val="Hyperlink"/>
            <w:lang w:val="en-GB"/>
          </w:rPr>
          <w:t>https://doi.org/10.1002/bdm.684</w:t>
        </w:r>
      </w:hyperlink>
    </w:p>
    <w:p w14:paraId="04B4BFDD" w14:textId="77777777" w:rsidR="00B76BF1" w:rsidRPr="00F16EDB" w:rsidRDefault="00C418A2">
      <w:pPr>
        <w:pStyle w:val="HangingIndent"/>
        <w:rPr>
          <w:lang w:val="en-GB"/>
        </w:rPr>
      </w:pPr>
      <w:r w:rsidRPr="00F16EDB">
        <w:rPr>
          <w:lang w:val="en-GB"/>
        </w:rPr>
        <w:t xml:space="preserve">Gluth, S., Kern, N., Kortmann, M., &amp; Vitali, C. L. (2020). Value-based attention but not divisive normalization influences decisions with multiple alternatives. </w:t>
      </w:r>
      <w:r w:rsidRPr="00F16EDB">
        <w:rPr>
          <w:i/>
          <w:lang w:val="en-GB"/>
        </w:rPr>
        <w:t>Nature Human Behaviour</w:t>
      </w:r>
      <w:r w:rsidRPr="00F16EDB">
        <w:rPr>
          <w:lang w:val="en-GB"/>
        </w:rPr>
        <w:t>, 1–12.</w:t>
      </w:r>
      <w:bookmarkStart w:id="91" w:name="ref-gluth2020value"/>
      <w:bookmarkEnd w:id="91"/>
    </w:p>
    <w:p w14:paraId="253134B0" w14:textId="77777777" w:rsidR="00B76BF1" w:rsidRPr="00F16EDB" w:rsidRDefault="00C418A2">
      <w:pPr>
        <w:pStyle w:val="HangingIndent"/>
        <w:rPr>
          <w:lang w:val="en-GB"/>
        </w:rPr>
      </w:pPr>
      <w:r w:rsidRPr="00F16EDB">
        <w:rPr>
          <w:lang w:val="en-GB"/>
        </w:rPr>
        <w:t xml:space="preserve">Gluth, S., Spektor, M. S., &amp; Rieskamp, J. (2018). Value-based attentional capture affects multi-alternative decision making. </w:t>
      </w:r>
      <w:r w:rsidRPr="00F16EDB">
        <w:rPr>
          <w:i/>
          <w:lang w:val="en-GB"/>
        </w:rPr>
        <w:t>Elife</w:t>
      </w:r>
      <w:r w:rsidRPr="00F16EDB">
        <w:rPr>
          <w:lang w:val="en-GB"/>
        </w:rPr>
        <w:t xml:space="preserve">, </w:t>
      </w:r>
      <w:r w:rsidRPr="00F16EDB">
        <w:rPr>
          <w:i/>
          <w:lang w:val="en-GB"/>
        </w:rPr>
        <w:t>7</w:t>
      </w:r>
      <w:r w:rsidRPr="00F16EDB">
        <w:rPr>
          <w:lang w:val="en-GB"/>
        </w:rPr>
        <w:t>, e39659.</w:t>
      </w:r>
      <w:bookmarkStart w:id="92" w:name="ref-gluth2018value"/>
      <w:bookmarkEnd w:id="92"/>
    </w:p>
    <w:p w14:paraId="6BBF0EA3" w14:textId="77777777" w:rsidR="00B76BF1" w:rsidRPr="00F16EDB" w:rsidRDefault="00C418A2">
      <w:pPr>
        <w:pStyle w:val="HangingIndent"/>
        <w:rPr>
          <w:lang w:val="en-GB"/>
        </w:rPr>
      </w:pPr>
      <w:r w:rsidRPr="00F16EDB">
        <w:rPr>
          <w:lang w:val="en-GB"/>
        </w:rPr>
        <w:t xml:space="preserve">Gwinn, R., Leber, A. B., &amp; Krajbich, I. (2019). The spillover effects of attentional learning on value-based choice. </w:t>
      </w:r>
      <w:r w:rsidRPr="00F16EDB">
        <w:rPr>
          <w:i/>
          <w:lang w:val="en-GB"/>
        </w:rPr>
        <w:t>Cognition</w:t>
      </w:r>
      <w:r w:rsidRPr="00F16EDB">
        <w:rPr>
          <w:lang w:val="en-GB"/>
        </w:rPr>
        <w:t xml:space="preserve">, </w:t>
      </w:r>
      <w:r w:rsidRPr="00F16EDB">
        <w:rPr>
          <w:i/>
          <w:lang w:val="en-GB"/>
        </w:rPr>
        <w:t>182</w:t>
      </w:r>
      <w:r w:rsidRPr="00F16EDB">
        <w:rPr>
          <w:lang w:val="en-GB"/>
        </w:rPr>
        <w:t xml:space="preserve">, 294–306. </w:t>
      </w:r>
      <w:hyperlink r:id="rId18">
        <w:r w:rsidRPr="00F16EDB">
          <w:rPr>
            <w:rStyle w:val="Hyperlink"/>
            <w:lang w:val="en-GB"/>
          </w:rPr>
          <w:t>https://doi.org/10.1016/j.cognition.2018.10.012</w:t>
        </w:r>
      </w:hyperlink>
    </w:p>
    <w:p w14:paraId="1BA18717" w14:textId="77777777" w:rsidR="00B76BF1" w:rsidRPr="00F16EDB" w:rsidRDefault="00C418A2">
      <w:pPr>
        <w:pStyle w:val="HangingIndent"/>
        <w:rPr>
          <w:lang w:val="en-GB"/>
        </w:rPr>
      </w:pPr>
      <w:r w:rsidRPr="00F16EDB">
        <w:rPr>
          <w:lang w:val="en-GB"/>
        </w:rPr>
        <w:lastRenderedPageBreak/>
        <w:t xml:space="preserve">Harris, C. R., Millman, K. J., Walt, S. J. van der, Gommers, R., Virtanen, P., Cournapeau, D., … Oliphant, T. E. (2020). Array programming with NumPy. </w:t>
      </w:r>
      <w:r w:rsidRPr="00F16EDB">
        <w:rPr>
          <w:i/>
          <w:lang w:val="en-GB"/>
        </w:rPr>
        <w:t>Nature</w:t>
      </w:r>
      <w:r w:rsidRPr="00F16EDB">
        <w:rPr>
          <w:lang w:val="en-GB"/>
        </w:rPr>
        <w:t xml:space="preserve">, </w:t>
      </w:r>
      <w:r w:rsidRPr="00F16EDB">
        <w:rPr>
          <w:i/>
          <w:lang w:val="en-GB"/>
        </w:rPr>
        <w:t>585</w:t>
      </w:r>
      <w:r w:rsidRPr="00F16EDB">
        <w:rPr>
          <w:lang w:val="en-GB"/>
        </w:rPr>
        <w:t xml:space="preserve">(7825), 357–362. </w:t>
      </w:r>
      <w:hyperlink r:id="rId19">
        <w:r w:rsidRPr="00F16EDB">
          <w:rPr>
            <w:rStyle w:val="Hyperlink"/>
            <w:lang w:val="en-GB"/>
          </w:rPr>
          <w:t>https://doi.org/10.1038/s41586-020-2649-2</w:t>
        </w:r>
      </w:hyperlink>
    </w:p>
    <w:p w14:paraId="1EC84B35" w14:textId="0C11A226" w:rsidR="00B76BF1" w:rsidRPr="00F16EDB" w:rsidRDefault="00C418A2">
      <w:pPr>
        <w:pStyle w:val="HangingIndent"/>
        <w:rPr>
          <w:lang w:val="en-GB"/>
        </w:rPr>
      </w:pPr>
      <w:r w:rsidRPr="00F16EDB">
        <w:rPr>
          <w:lang w:val="en-GB"/>
        </w:rPr>
        <w:t xml:space="preserve">Hotaling, J. M., Busemeyer, J. R., &amp; Li, J. (2010). </w:t>
      </w:r>
      <w:r w:rsidRPr="00F16EDB">
        <w:rPr>
          <w:i/>
          <w:lang w:val="en-GB"/>
        </w:rPr>
        <w:t xml:space="preserve">Theoretical developments in decision field theory: Comment on </w:t>
      </w:r>
      <w:r w:rsidR="00F16EDB">
        <w:rPr>
          <w:i/>
          <w:lang w:val="en-GB"/>
        </w:rPr>
        <w:t>T</w:t>
      </w:r>
      <w:r w:rsidRPr="00F16EDB">
        <w:rPr>
          <w:i/>
          <w:lang w:val="en-GB"/>
        </w:rPr>
        <w:t xml:space="preserve">setsos, </w:t>
      </w:r>
      <w:r w:rsidR="00F16EDB">
        <w:rPr>
          <w:i/>
          <w:lang w:val="en-GB"/>
        </w:rPr>
        <w:t>U</w:t>
      </w:r>
      <w:r w:rsidRPr="00F16EDB">
        <w:rPr>
          <w:i/>
          <w:lang w:val="en-GB"/>
        </w:rPr>
        <w:t xml:space="preserve">sher, and </w:t>
      </w:r>
      <w:r w:rsidR="00F16EDB">
        <w:rPr>
          <w:i/>
          <w:lang w:val="en-GB"/>
        </w:rPr>
        <w:t>C</w:t>
      </w:r>
      <w:r w:rsidRPr="00F16EDB">
        <w:rPr>
          <w:i/>
          <w:lang w:val="en-GB"/>
        </w:rPr>
        <w:t>hater (2010).</w:t>
      </w:r>
      <w:bookmarkStart w:id="93" w:name="ref-hotaling2010theoretical"/>
      <w:bookmarkEnd w:id="93"/>
    </w:p>
    <w:p w14:paraId="04F9FF88" w14:textId="77777777" w:rsidR="00B76BF1" w:rsidRPr="00F16EDB" w:rsidRDefault="00C418A2">
      <w:pPr>
        <w:pStyle w:val="HangingIndent"/>
        <w:rPr>
          <w:lang w:val="en-GB"/>
        </w:rPr>
      </w:pPr>
      <w:r w:rsidRPr="00F16EDB">
        <w:rPr>
          <w:lang w:val="en-GB"/>
        </w:rPr>
        <w:t xml:space="preserve">Hotaling, J. M., &amp; Rieskamp, J. (2019). A quantitative test of computational models of multialternative context effects. </w:t>
      </w:r>
      <w:r w:rsidRPr="00F16EDB">
        <w:rPr>
          <w:i/>
          <w:lang w:val="en-GB"/>
        </w:rPr>
        <w:t>Decision</w:t>
      </w:r>
      <w:r w:rsidRPr="00F16EDB">
        <w:rPr>
          <w:lang w:val="en-GB"/>
        </w:rPr>
        <w:t xml:space="preserve">, </w:t>
      </w:r>
      <w:r w:rsidRPr="00F16EDB">
        <w:rPr>
          <w:i/>
          <w:lang w:val="en-GB"/>
        </w:rPr>
        <w:t>6</w:t>
      </w:r>
      <w:r w:rsidRPr="00F16EDB">
        <w:rPr>
          <w:lang w:val="en-GB"/>
        </w:rPr>
        <w:t>(3), 201.</w:t>
      </w:r>
      <w:bookmarkStart w:id="94" w:name="ref-hotaling2019quantitative"/>
      <w:bookmarkEnd w:id="94"/>
    </w:p>
    <w:p w14:paraId="05CCBEA1" w14:textId="77777777" w:rsidR="00B76BF1" w:rsidRPr="00F16EDB" w:rsidRDefault="00C418A2">
      <w:pPr>
        <w:pStyle w:val="HangingIndent"/>
        <w:rPr>
          <w:lang w:val="en-GB"/>
        </w:rPr>
      </w:pPr>
      <w:r w:rsidRPr="00F16EDB">
        <w:rPr>
          <w:lang w:val="en-GB"/>
        </w:rPr>
        <w:t xml:space="preserve">Huber, J., Payne, J. W., &amp; Puto, C. (1982). Adding asymmetrically dominated alternatives: Violations of regularity and the similarity hypothesis. </w:t>
      </w:r>
      <w:r w:rsidRPr="00F16EDB">
        <w:rPr>
          <w:i/>
          <w:lang w:val="en-GB"/>
        </w:rPr>
        <w:t>Journal of Consumer Research</w:t>
      </w:r>
      <w:r w:rsidRPr="00F16EDB">
        <w:rPr>
          <w:lang w:val="en-GB"/>
        </w:rPr>
        <w:t xml:space="preserve">, </w:t>
      </w:r>
      <w:r w:rsidRPr="00F16EDB">
        <w:rPr>
          <w:i/>
          <w:lang w:val="en-GB"/>
        </w:rPr>
        <w:t>9</w:t>
      </w:r>
      <w:r w:rsidRPr="00F16EDB">
        <w:rPr>
          <w:lang w:val="en-GB"/>
        </w:rPr>
        <w:t>(1), 90–98.</w:t>
      </w:r>
      <w:bookmarkStart w:id="95" w:name="ref-huber1982adding"/>
      <w:bookmarkEnd w:id="95"/>
    </w:p>
    <w:p w14:paraId="1AB9DF23" w14:textId="77777777" w:rsidR="00B76BF1" w:rsidRPr="00F16EDB" w:rsidRDefault="00C418A2">
      <w:pPr>
        <w:pStyle w:val="HangingIndent"/>
        <w:rPr>
          <w:lang w:val="en-GB"/>
        </w:rPr>
      </w:pPr>
      <w:r w:rsidRPr="00F16EDB">
        <w:rPr>
          <w:lang w:val="en-GB"/>
        </w:rPr>
        <w:t xml:space="preserve">Hunter, J. D. (2007). Matplotlib: A 2D graphics environment. </w:t>
      </w:r>
      <w:r w:rsidRPr="00F16EDB">
        <w:rPr>
          <w:i/>
          <w:lang w:val="en-GB"/>
        </w:rPr>
        <w:t>Computing in Science &amp; Engineering</w:t>
      </w:r>
      <w:r w:rsidRPr="00F16EDB">
        <w:rPr>
          <w:lang w:val="en-GB"/>
        </w:rPr>
        <w:t xml:space="preserve">, </w:t>
      </w:r>
      <w:r w:rsidRPr="00F16EDB">
        <w:rPr>
          <w:i/>
          <w:lang w:val="en-GB"/>
        </w:rPr>
        <w:t>9</w:t>
      </w:r>
      <w:r w:rsidRPr="00F16EDB">
        <w:rPr>
          <w:lang w:val="en-GB"/>
        </w:rPr>
        <w:t xml:space="preserve">(3), 90–95. </w:t>
      </w:r>
      <w:hyperlink r:id="rId20">
        <w:r w:rsidRPr="00F16EDB">
          <w:rPr>
            <w:rStyle w:val="Hyperlink"/>
            <w:lang w:val="en-GB"/>
          </w:rPr>
          <w:t>https://doi.org/10.1109/MCSE.2007.55</w:t>
        </w:r>
      </w:hyperlink>
    </w:p>
    <w:p w14:paraId="67B2017A" w14:textId="77777777" w:rsidR="00B76BF1" w:rsidRPr="00F16EDB" w:rsidRDefault="00C418A2">
      <w:pPr>
        <w:pStyle w:val="HangingIndent"/>
        <w:rPr>
          <w:lang w:val="en-GB"/>
        </w:rPr>
      </w:pPr>
      <w:r w:rsidRPr="00F16EDB">
        <w:rPr>
          <w:lang w:val="en-GB"/>
        </w:rPr>
        <w:t xml:space="preserve">Isham, E. A., &amp; Geng, J. J. (2013). Looking Time Predicts Choice but Not Aesthetic Value. </w:t>
      </w:r>
      <w:r w:rsidRPr="00F16EDB">
        <w:rPr>
          <w:i/>
          <w:lang w:val="en-GB"/>
        </w:rPr>
        <w:t>PLOS ONE</w:t>
      </w:r>
      <w:r w:rsidRPr="00F16EDB">
        <w:rPr>
          <w:lang w:val="en-GB"/>
        </w:rPr>
        <w:t xml:space="preserve">, </w:t>
      </w:r>
      <w:r w:rsidRPr="00F16EDB">
        <w:rPr>
          <w:i/>
          <w:lang w:val="en-GB"/>
        </w:rPr>
        <w:t>8</w:t>
      </w:r>
      <w:r w:rsidRPr="00F16EDB">
        <w:rPr>
          <w:lang w:val="en-GB"/>
        </w:rPr>
        <w:t xml:space="preserve">(8), e71698. </w:t>
      </w:r>
      <w:hyperlink r:id="rId21">
        <w:r w:rsidRPr="00F16EDB">
          <w:rPr>
            <w:rStyle w:val="Hyperlink"/>
            <w:lang w:val="en-GB"/>
          </w:rPr>
          <w:t>https://doi.org/10.1371/journal.pone.0071698</w:t>
        </w:r>
      </w:hyperlink>
    </w:p>
    <w:p w14:paraId="32EF9544" w14:textId="77777777" w:rsidR="00B76BF1" w:rsidRPr="00F16EDB" w:rsidRDefault="00C418A2">
      <w:pPr>
        <w:pStyle w:val="HangingIndent"/>
        <w:rPr>
          <w:lang w:val="en-GB"/>
        </w:rPr>
      </w:pPr>
      <w:r w:rsidRPr="00F16EDB">
        <w:rPr>
          <w:lang w:val="en-GB"/>
        </w:rPr>
        <w:t xml:space="preserve">Johnson, E. J., Schulte-Mecklenbeck, M., &amp; Willemsen, M. C. (2008). Process models deserve process data: Comment on Brandstätter, Gigerenzer, and Hertwig (2006). </w:t>
      </w:r>
      <w:r w:rsidRPr="00F16EDB">
        <w:rPr>
          <w:i/>
          <w:lang w:val="en-GB"/>
        </w:rPr>
        <w:t>Psychological Review</w:t>
      </w:r>
      <w:r w:rsidRPr="00F16EDB">
        <w:rPr>
          <w:lang w:val="en-GB"/>
        </w:rPr>
        <w:t xml:space="preserve">, </w:t>
      </w:r>
      <w:r w:rsidRPr="00F16EDB">
        <w:rPr>
          <w:i/>
          <w:lang w:val="en-GB"/>
        </w:rPr>
        <w:t>115</w:t>
      </w:r>
      <w:r w:rsidRPr="00F16EDB">
        <w:rPr>
          <w:lang w:val="en-GB"/>
        </w:rPr>
        <w:t xml:space="preserve">(1), 263–272. </w:t>
      </w:r>
      <w:hyperlink r:id="rId22">
        <w:r w:rsidRPr="00F16EDB">
          <w:rPr>
            <w:rStyle w:val="Hyperlink"/>
            <w:lang w:val="en-GB"/>
          </w:rPr>
          <w:t>https://doi.org/10.1037/0033-295X.115.1.263</w:t>
        </w:r>
      </w:hyperlink>
    </w:p>
    <w:p w14:paraId="2C3E136B" w14:textId="77777777" w:rsidR="00B76BF1" w:rsidRPr="00F16EDB" w:rsidRDefault="00C418A2">
      <w:pPr>
        <w:pStyle w:val="HangingIndent"/>
        <w:rPr>
          <w:lang w:val="en-GB"/>
        </w:rPr>
      </w:pPr>
      <w:r w:rsidRPr="00F16EDB">
        <w:rPr>
          <w:lang w:val="en-GB"/>
        </w:rPr>
        <w:t xml:space="preserve">Kahneman, D., &amp; Tversky, A. (1979). Prospect Theory: An Analysis of Decision under Risk. </w:t>
      </w:r>
      <w:r w:rsidRPr="00F16EDB">
        <w:rPr>
          <w:i/>
          <w:lang w:val="en-GB"/>
        </w:rPr>
        <w:t>Econometrica</w:t>
      </w:r>
      <w:r w:rsidRPr="00F16EDB">
        <w:rPr>
          <w:lang w:val="en-GB"/>
        </w:rPr>
        <w:t xml:space="preserve">, </w:t>
      </w:r>
      <w:r w:rsidRPr="00F16EDB">
        <w:rPr>
          <w:i/>
          <w:lang w:val="en-GB"/>
        </w:rPr>
        <w:t>47</w:t>
      </w:r>
      <w:r w:rsidRPr="00F16EDB">
        <w:rPr>
          <w:lang w:val="en-GB"/>
        </w:rPr>
        <w:t xml:space="preserve">(2), 263–291. </w:t>
      </w:r>
      <w:hyperlink r:id="rId23">
        <w:r w:rsidRPr="00F16EDB">
          <w:rPr>
            <w:rStyle w:val="Hyperlink"/>
            <w:lang w:val="en-GB"/>
          </w:rPr>
          <w:t>https://doi.org/10.2307/1914185</w:t>
        </w:r>
      </w:hyperlink>
    </w:p>
    <w:p w14:paraId="647BAECF" w14:textId="77777777" w:rsidR="00B76BF1" w:rsidRPr="00F16EDB" w:rsidRDefault="00C418A2">
      <w:pPr>
        <w:pStyle w:val="HangingIndent"/>
        <w:rPr>
          <w:lang w:val="en-GB"/>
        </w:rPr>
      </w:pPr>
      <w:r w:rsidRPr="00F16EDB">
        <w:rPr>
          <w:lang w:val="en-GB"/>
        </w:rPr>
        <w:t xml:space="preserve">Krajbich, I., Armel, C., &amp; Rangel, A. (2010). Visual fixations and the computation and comparison of value in simple choice. </w:t>
      </w:r>
      <w:r w:rsidRPr="00F16EDB">
        <w:rPr>
          <w:i/>
          <w:lang w:val="en-GB"/>
        </w:rPr>
        <w:t>Nature Neuroscience</w:t>
      </w:r>
      <w:r w:rsidRPr="00F16EDB">
        <w:rPr>
          <w:lang w:val="en-GB"/>
        </w:rPr>
        <w:t xml:space="preserve">, </w:t>
      </w:r>
      <w:r w:rsidRPr="00F16EDB">
        <w:rPr>
          <w:i/>
          <w:lang w:val="en-GB"/>
        </w:rPr>
        <w:t>13</w:t>
      </w:r>
      <w:r w:rsidRPr="00F16EDB">
        <w:rPr>
          <w:lang w:val="en-GB"/>
        </w:rPr>
        <w:t>(10), 1292–1298.</w:t>
      </w:r>
      <w:bookmarkStart w:id="96" w:name="ref-krajbich2010visual"/>
      <w:bookmarkEnd w:id="96"/>
    </w:p>
    <w:p w14:paraId="77EE2B37" w14:textId="77777777" w:rsidR="00B76BF1" w:rsidRPr="00F16EDB" w:rsidRDefault="00C418A2">
      <w:pPr>
        <w:pStyle w:val="HangingIndent"/>
        <w:rPr>
          <w:lang w:val="en-GB"/>
        </w:rPr>
      </w:pPr>
      <w:r w:rsidRPr="00F16EDB">
        <w:rPr>
          <w:lang w:val="en-GB"/>
        </w:rPr>
        <w:t xml:space="preserve">Krajbich, I., Lu, D., Camerer, C., &amp; Rangel, A. (2012). The attentional drift-diffusion model extends to simple purchasing decisions. </w:t>
      </w:r>
      <w:r w:rsidRPr="00F16EDB">
        <w:rPr>
          <w:i/>
          <w:lang w:val="en-GB"/>
        </w:rPr>
        <w:t>Frontiers in Psychology</w:t>
      </w:r>
      <w:r w:rsidRPr="00F16EDB">
        <w:rPr>
          <w:lang w:val="en-GB"/>
        </w:rPr>
        <w:t xml:space="preserve">, </w:t>
      </w:r>
      <w:r w:rsidRPr="00F16EDB">
        <w:rPr>
          <w:i/>
          <w:lang w:val="en-GB"/>
        </w:rPr>
        <w:t>3</w:t>
      </w:r>
      <w:r w:rsidRPr="00F16EDB">
        <w:rPr>
          <w:lang w:val="en-GB"/>
        </w:rPr>
        <w:t>, 193.</w:t>
      </w:r>
      <w:bookmarkStart w:id="97" w:name="ref-krajbich2012attentional"/>
      <w:bookmarkEnd w:id="97"/>
    </w:p>
    <w:p w14:paraId="06FCCC07" w14:textId="77777777" w:rsidR="00B76BF1" w:rsidRPr="00F16EDB" w:rsidRDefault="00C418A2">
      <w:pPr>
        <w:pStyle w:val="HangingIndent"/>
        <w:rPr>
          <w:lang w:val="en-GB"/>
        </w:rPr>
      </w:pPr>
      <w:r w:rsidRPr="00F16EDB">
        <w:rPr>
          <w:lang w:val="en-GB"/>
        </w:rPr>
        <w:t xml:space="preserve">Krajbich, I., &amp; Rangel, A. (2011). Multialternative drift-diffusion model predicts the relationship between visual fixations and choice in value-based decisions. </w:t>
      </w:r>
      <w:r w:rsidRPr="00F16EDB">
        <w:rPr>
          <w:i/>
          <w:lang w:val="en-GB"/>
        </w:rPr>
        <w:t>Proceedings of the National Academy of Sciences</w:t>
      </w:r>
      <w:r w:rsidRPr="00F16EDB">
        <w:rPr>
          <w:lang w:val="en-GB"/>
        </w:rPr>
        <w:t xml:space="preserve">, </w:t>
      </w:r>
      <w:r w:rsidRPr="00F16EDB">
        <w:rPr>
          <w:i/>
          <w:lang w:val="en-GB"/>
        </w:rPr>
        <w:t>108</w:t>
      </w:r>
      <w:r w:rsidRPr="00F16EDB">
        <w:rPr>
          <w:lang w:val="en-GB"/>
        </w:rPr>
        <w:t>(33), 13852–13857.</w:t>
      </w:r>
      <w:bookmarkStart w:id="98" w:name="ref-krajbich2011multialternative"/>
      <w:bookmarkEnd w:id="98"/>
    </w:p>
    <w:p w14:paraId="2B2BE383" w14:textId="77777777" w:rsidR="00B76BF1" w:rsidRPr="00F16EDB" w:rsidRDefault="00C418A2">
      <w:pPr>
        <w:pStyle w:val="HangingIndent"/>
        <w:rPr>
          <w:lang w:val="en-GB"/>
        </w:rPr>
      </w:pPr>
      <w:r w:rsidRPr="00F16EDB">
        <w:rPr>
          <w:lang w:val="en-GB"/>
        </w:rPr>
        <w:lastRenderedPageBreak/>
        <w:t xml:space="preserve">Kruschke, J. K. (2013). Bayesian estimation supersedes the t test. </w:t>
      </w:r>
      <w:r w:rsidRPr="00F16EDB">
        <w:rPr>
          <w:i/>
          <w:lang w:val="en-GB"/>
        </w:rPr>
        <w:t>Journal of Experimental Psychology: General</w:t>
      </w:r>
      <w:r w:rsidRPr="00F16EDB">
        <w:rPr>
          <w:lang w:val="en-GB"/>
        </w:rPr>
        <w:t xml:space="preserve">, </w:t>
      </w:r>
      <w:r w:rsidRPr="00F16EDB">
        <w:rPr>
          <w:i/>
          <w:lang w:val="en-GB"/>
        </w:rPr>
        <w:t>142</w:t>
      </w:r>
      <w:r w:rsidRPr="00F16EDB">
        <w:rPr>
          <w:lang w:val="en-GB"/>
        </w:rPr>
        <w:t>(2), 573.</w:t>
      </w:r>
      <w:bookmarkStart w:id="99" w:name="ref-kruschke2013bayesian"/>
      <w:bookmarkEnd w:id="99"/>
    </w:p>
    <w:p w14:paraId="4DC3F08E" w14:textId="441A127C" w:rsidR="00B76BF1" w:rsidRPr="00F16EDB" w:rsidRDefault="00C418A2">
      <w:pPr>
        <w:pStyle w:val="HangingIndent"/>
        <w:rPr>
          <w:lang w:val="en-GB"/>
        </w:rPr>
      </w:pPr>
      <w:r w:rsidRPr="00F16EDB">
        <w:rPr>
          <w:lang w:val="en-GB"/>
        </w:rPr>
        <w:t xml:space="preserve">Kruschke, J. K. (2014). </w:t>
      </w:r>
      <w:r w:rsidRPr="00F16EDB">
        <w:rPr>
          <w:i/>
          <w:lang w:val="en-GB"/>
        </w:rPr>
        <w:t xml:space="preserve">Doing </w:t>
      </w:r>
      <w:r w:rsidR="00743E46" w:rsidRPr="00F16EDB">
        <w:rPr>
          <w:i/>
          <w:lang w:val="en-GB"/>
        </w:rPr>
        <w:t>B</w:t>
      </w:r>
      <w:r w:rsidRPr="00F16EDB">
        <w:rPr>
          <w:i/>
          <w:lang w:val="en-GB"/>
        </w:rPr>
        <w:t xml:space="preserve">ayesian </w:t>
      </w:r>
      <w:r w:rsidR="00743E46" w:rsidRPr="00F16EDB">
        <w:rPr>
          <w:i/>
          <w:lang w:val="en-GB"/>
        </w:rPr>
        <w:t>D</w:t>
      </w:r>
      <w:r w:rsidRPr="00F16EDB">
        <w:rPr>
          <w:i/>
          <w:lang w:val="en-GB"/>
        </w:rPr>
        <w:t xml:space="preserve">ata </w:t>
      </w:r>
      <w:r w:rsidR="00743E46" w:rsidRPr="00F16EDB">
        <w:rPr>
          <w:i/>
          <w:lang w:val="en-GB"/>
        </w:rPr>
        <w:t>A</w:t>
      </w:r>
      <w:r w:rsidRPr="00F16EDB">
        <w:rPr>
          <w:i/>
          <w:lang w:val="en-GB"/>
        </w:rPr>
        <w:t xml:space="preserve">nalysis: A tutorial with </w:t>
      </w:r>
      <w:r w:rsidR="00743E46" w:rsidRPr="00F16EDB">
        <w:rPr>
          <w:i/>
          <w:lang w:val="en-GB"/>
        </w:rPr>
        <w:t>R</w:t>
      </w:r>
      <w:r w:rsidRPr="00F16EDB">
        <w:rPr>
          <w:i/>
          <w:lang w:val="en-GB"/>
        </w:rPr>
        <w:t xml:space="preserve">, JAGS, and </w:t>
      </w:r>
      <w:r w:rsidR="00743E46" w:rsidRPr="00F16EDB">
        <w:rPr>
          <w:i/>
          <w:lang w:val="en-GB"/>
        </w:rPr>
        <w:t>S</w:t>
      </w:r>
      <w:r w:rsidRPr="00F16EDB">
        <w:rPr>
          <w:i/>
          <w:lang w:val="en-GB"/>
        </w:rPr>
        <w:t>tan</w:t>
      </w:r>
      <w:r w:rsidRPr="00F16EDB">
        <w:rPr>
          <w:lang w:val="en-GB"/>
        </w:rPr>
        <w:t>. Academic Press.</w:t>
      </w:r>
      <w:bookmarkStart w:id="100" w:name="ref-kruschke2014doing"/>
      <w:bookmarkEnd w:id="100"/>
    </w:p>
    <w:p w14:paraId="70F05ADD" w14:textId="052AD6B3" w:rsidR="00B76BF1" w:rsidRPr="00F16EDB" w:rsidRDefault="00C418A2">
      <w:pPr>
        <w:pStyle w:val="HangingIndent"/>
        <w:rPr>
          <w:lang w:val="en-GB"/>
        </w:rPr>
      </w:pPr>
      <w:r w:rsidRPr="00F16EDB">
        <w:rPr>
          <w:lang w:val="en-GB"/>
        </w:rPr>
        <w:t xml:space="preserve">Lee, M. D., &amp; Wagenmakers, E.-J. (2013). </w:t>
      </w:r>
      <w:r w:rsidRPr="00F16EDB">
        <w:rPr>
          <w:i/>
          <w:lang w:val="en-GB"/>
        </w:rPr>
        <w:t>Bayesian cognitive modeling: A practical course</w:t>
      </w:r>
      <w:r w:rsidR="0073537F" w:rsidRPr="00F16EDB">
        <w:rPr>
          <w:lang w:val="en-GB"/>
        </w:rPr>
        <w:t>. Cambridge</w:t>
      </w:r>
      <w:r w:rsidRPr="00F16EDB">
        <w:rPr>
          <w:lang w:val="en-GB"/>
        </w:rPr>
        <w:t>; New York: Cambridge University Press.</w:t>
      </w:r>
      <w:bookmarkStart w:id="101" w:name="ref-leeBayesianCognitiveModeling2013"/>
      <w:bookmarkEnd w:id="101"/>
    </w:p>
    <w:p w14:paraId="4FDAC3F9" w14:textId="77777777" w:rsidR="00B76BF1" w:rsidRPr="00F16EDB" w:rsidRDefault="00C418A2">
      <w:pPr>
        <w:pStyle w:val="HangingIndent"/>
        <w:rPr>
          <w:lang w:val="en-GB"/>
        </w:rPr>
      </w:pPr>
      <w:r w:rsidRPr="00F16EDB">
        <w:rPr>
          <w:lang w:val="en-GB"/>
        </w:rPr>
        <w:t xml:space="preserve">Liew, S. X., Howe, P. D. L., &amp; Little, D. R. (2016). The appropriacy of averaging in the study of context effects. </w:t>
      </w:r>
      <w:r w:rsidRPr="00F16EDB">
        <w:rPr>
          <w:i/>
          <w:lang w:val="en-GB"/>
        </w:rPr>
        <w:t>Psychonomic Bulletin &amp; Review</w:t>
      </w:r>
      <w:r w:rsidRPr="00F16EDB">
        <w:rPr>
          <w:lang w:val="en-GB"/>
        </w:rPr>
        <w:t xml:space="preserve">, </w:t>
      </w:r>
      <w:r w:rsidRPr="00F16EDB">
        <w:rPr>
          <w:i/>
          <w:lang w:val="en-GB"/>
        </w:rPr>
        <w:t>23</w:t>
      </w:r>
      <w:r w:rsidRPr="00F16EDB">
        <w:rPr>
          <w:lang w:val="en-GB"/>
        </w:rPr>
        <w:t xml:space="preserve">(5), 1639–1646. </w:t>
      </w:r>
      <w:hyperlink r:id="rId24">
        <w:r w:rsidRPr="00F16EDB">
          <w:rPr>
            <w:rStyle w:val="Hyperlink"/>
            <w:lang w:val="en-GB"/>
          </w:rPr>
          <w:t>https://doi.org/10.3758/s13423-016-1032-7</w:t>
        </w:r>
      </w:hyperlink>
    </w:p>
    <w:p w14:paraId="169D12AF" w14:textId="77777777" w:rsidR="00B76BF1" w:rsidRPr="00F16EDB" w:rsidRDefault="00C418A2">
      <w:pPr>
        <w:pStyle w:val="HangingIndent"/>
        <w:rPr>
          <w:lang w:val="en-GB"/>
        </w:rPr>
      </w:pPr>
      <w:r w:rsidRPr="00F16EDB">
        <w:rPr>
          <w:lang w:val="en-GB"/>
        </w:rPr>
        <w:t xml:space="preserve">Liu, H.-Z., Lyu, X.-K., Wei, Z.-H., Mo, W.-L., Luo, J.-R., &amp; Su, X.-Y. (2020). Exploiting the dynamics of eye gaze to bias intertemporal choice. </w:t>
      </w:r>
      <w:r w:rsidRPr="00F16EDB">
        <w:rPr>
          <w:i/>
          <w:lang w:val="en-GB"/>
        </w:rPr>
        <w:t>Journal of Behavioral Decision Making</w:t>
      </w:r>
      <w:r w:rsidRPr="00F16EDB">
        <w:rPr>
          <w:lang w:val="en-GB"/>
        </w:rPr>
        <w:t xml:space="preserve">, </w:t>
      </w:r>
      <w:r w:rsidRPr="00F16EDB">
        <w:rPr>
          <w:i/>
          <w:lang w:val="en-GB"/>
        </w:rPr>
        <w:t>n/a</w:t>
      </w:r>
      <w:r w:rsidRPr="00F16EDB">
        <w:rPr>
          <w:lang w:val="en-GB"/>
        </w:rPr>
        <w:t xml:space="preserve">(n/a). </w:t>
      </w:r>
      <w:hyperlink r:id="rId25">
        <w:r w:rsidRPr="00F16EDB">
          <w:rPr>
            <w:rStyle w:val="Hyperlink"/>
            <w:lang w:val="en-GB"/>
          </w:rPr>
          <w:t>https://doi.org/10.1002/bdm.2219</w:t>
        </w:r>
      </w:hyperlink>
    </w:p>
    <w:p w14:paraId="22E27448" w14:textId="77777777" w:rsidR="00B76BF1" w:rsidRPr="00F16EDB" w:rsidRDefault="00C418A2">
      <w:pPr>
        <w:pStyle w:val="HangingIndent"/>
        <w:rPr>
          <w:lang w:val="en-GB"/>
        </w:rPr>
      </w:pPr>
      <w:r w:rsidRPr="00F16EDB">
        <w:rPr>
          <w:lang w:val="en-GB"/>
        </w:rPr>
        <w:t xml:space="preserve">Louie, K., Khaw, M. W., &amp; Glimcher, P. W. (2013). Normalization is a general neural mechanism for context-dependent decision making. </w:t>
      </w:r>
      <w:r w:rsidRPr="00F16EDB">
        <w:rPr>
          <w:i/>
          <w:lang w:val="en-GB"/>
        </w:rPr>
        <w:t>Proceedings of the National Academy of Sciences</w:t>
      </w:r>
      <w:r w:rsidRPr="00F16EDB">
        <w:rPr>
          <w:lang w:val="en-GB"/>
        </w:rPr>
        <w:t xml:space="preserve">, </w:t>
      </w:r>
      <w:r w:rsidRPr="00F16EDB">
        <w:rPr>
          <w:i/>
          <w:lang w:val="en-GB"/>
        </w:rPr>
        <w:t>110</w:t>
      </w:r>
      <w:r w:rsidRPr="00F16EDB">
        <w:rPr>
          <w:lang w:val="en-GB"/>
        </w:rPr>
        <w:t>(15), 6139–6144.</w:t>
      </w:r>
      <w:bookmarkStart w:id="102" w:name="ref-louie2013normalization"/>
      <w:bookmarkEnd w:id="102"/>
    </w:p>
    <w:p w14:paraId="6493A42D" w14:textId="77777777" w:rsidR="00B76BF1" w:rsidRPr="00F16EDB" w:rsidRDefault="00C418A2">
      <w:pPr>
        <w:pStyle w:val="HangingIndent"/>
        <w:rPr>
          <w:lang w:val="en-GB"/>
        </w:rPr>
      </w:pPr>
      <w:r w:rsidRPr="00F16EDB">
        <w:rPr>
          <w:lang w:val="en-GB"/>
        </w:rPr>
        <w:t xml:space="preserve">Luce, R. D. (1959). </w:t>
      </w:r>
      <w:r w:rsidRPr="00F16EDB">
        <w:rPr>
          <w:i/>
          <w:lang w:val="en-GB"/>
        </w:rPr>
        <w:t>Individual choice behavior</w:t>
      </w:r>
      <w:r w:rsidRPr="00F16EDB">
        <w:rPr>
          <w:lang w:val="en-GB"/>
        </w:rPr>
        <w:t>. New York: John Wiley &amp; Sons.</w:t>
      </w:r>
      <w:bookmarkStart w:id="103" w:name="ref-luce1959individual"/>
      <w:bookmarkEnd w:id="103"/>
    </w:p>
    <w:p w14:paraId="0F0E5121" w14:textId="77777777" w:rsidR="00B76BF1" w:rsidRPr="00F16EDB" w:rsidRDefault="00C418A2">
      <w:pPr>
        <w:pStyle w:val="HangingIndent"/>
        <w:rPr>
          <w:lang w:val="en-GB"/>
        </w:rPr>
      </w:pPr>
      <w:r w:rsidRPr="00F16EDB">
        <w:rPr>
          <w:lang w:val="en-GB"/>
        </w:rPr>
        <w:t xml:space="preserve">Marini, M., Ansani, A., &amp; Paglieri, F. (2020). Attraction comes from many sources: Attentional and comparative processes in decoy effects. </w:t>
      </w:r>
      <w:r w:rsidRPr="00F16EDB">
        <w:rPr>
          <w:i/>
          <w:lang w:val="en-GB"/>
        </w:rPr>
        <w:t>Judgment &amp; Decision Making</w:t>
      </w:r>
      <w:r w:rsidRPr="00F16EDB">
        <w:rPr>
          <w:lang w:val="en-GB"/>
        </w:rPr>
        <w:t xml:space="preserve">, </w:t>
      </w:r>
      <w:r w:rsidRPr="00F16EDB">
        <w:rPr>
          <w:i/>
          <w:lang w:val="en-GB"/>
        </w:rPr>
        <w:t>15</w:t>
      </w:r>
      <w:r w:rsidRPr="00F16EDB">
        <w:rPr>
          <w:lang w:val="en-GB"/>
        </w:rPr>
        <w:t>(5).</w:t>
      </w:r>
      <w:bookmarkStart w:id="104" w:name="ref-marini2020attraction"/>
      <w:bookmarkEnd w:id="104"/>
    </w:p>
    <w:p w14:paraId="334B1F5A" w14:textId="77777777" w:rsidR="00B76BF1" w:rsidRPr="00F16EDB" w:rsidRDefault="00C418A2">
      <w:pPr>
        <w:pStyle w:val="HangingIndent"/>
        <w:rPr>
          <w:lang w:val="en-GB"/>
        </w:rPr>
      </w:pPr>
      <w:r w:rsidRPr="00F16EDB">
        <w:rPr>
          <w:lang w:val="en-GB"/>
        </w:rPr>
        <w:t xml:space="preserve">McKinney, Wes. (2010). Data Structures for Statistical Computing in Python. In Stéfan van der Walt &amp; Jarrod Millman (Eds.), </w:t>
      </w:r>
      <w:r w:rsidRPr="00F16EDB">
        <w:rPr>
          <w:i/>
          <w:lang w:val="en-GB"/>
        </w:rPr>
        <w:t>Proceedings of the 9th Python in Science Conference</w:t>
      </w:r>
      <w:r w:rsidRPr="00F16EDB">
        <w:rPr>
          <w:lang w:val="en-GB"/>
        </w:rPr>
        <w:t xml:space="preserve"> (pp. 56–61). </w:t>
      </w:r>
      <w:hyperlink r:id="rId26">
        <w:r w:rsidRPr="00F16EDB">
          <w:rPr>
            <w:rStyle w:val="Hyperlink"/>
            <w:lang w:val="en-GB"/>
          </w:rPr>
          <w:t>https://doi.org/10.25080/Majora-92bf1922-00a</w:t>
        </w:r>
      </w:hyperlink>
    </w:p>
    <w:p w14:paraId="63FE9AA8" w14:textId="77777777" w:rsidR="00B76BF1" w:rsidRPr="00F16EDB" w:rsidRDefault="00C418A2">
      <w:pPr>
        <w:pStyle w:val="HangingIndent"/>
        <w:rPr>
          <w:lang w:val="en-GB"/>
        </w:rPr>
      </w:pPr>
      <w:r w:rsidRPr="00F16EDB">
        <w:rPr>
          <w:lang w:val="en-GB"/>
        </w:rPr>
        <w:t xml:space="preserve">Milosavljevic, M., Navalpakkam, V., Koch, C., &amp; Rangel, A. (2012). Relative visual saliency differences induce sizable bias in consumer choice. </w:t>
      </w:r>
      <w:r w:rsidRPr="00F16EDB">
        <w:rPr>
          <w:i/>
          <w:lang w:val="en-GB"/>
        </w:rPr>
        <w:t>Journal of Consumer Psychology</w:t>
      </w:r>
      <w:r w:rsidRPr="00F16EDB">
        <w:rPr>
          <w:lang w:val="en-GB"/>
        </w:rPr>
        <w:t xml:space="preserve">, </w:t>
      </w:r>
      <w:r w:rsidRPr="00F16EDB">
        <w:rPr>
          <w:i/>
          <w:lang w:val="en-GB"/>
        </w:rPr>
        <w:t>22</w:t>
      </w:r>
      <w:r w:rsidRPr="00F16EDB">
        <w:rPr>
          <w:lang w:val="en-GB"/>
        </w:rPr>
        <w:t xml:space="preserve">(1), 67–74. </w:t>
      </w:r>
      <w:hyperlink r:id="rId27">
        <w:r w:rsidRPr="00F16EDB">
          <w:rPr>
            <w:rStyle w:val="Hyperlink"/>
            <w:lang w:val="en-GB"/>
          </w:rPr>
          <w:t>https://doi.org/10.1016/j.jcps.2011.10.002</w:t>
        </w:r>
      </w:hyperlink>
    </w:p>
    <w:p w14:paraId="39800C81" w14:textId="77777777" w:rsidR="00B76BF1" w:rsidRPr="00F16EDB" w:rsidRDefault="00C418A2">
      <w:pPr>
        <w:pStyle w:val="HangingIndent"/>
        <w:rPr>
          <w:lang w:val="en-GB"/>
        </w:rPr>
      </w:pPr>
      <w:r w:rsidRPr="00F16EDB">
        <w:rPr>
          <w:lang w:val="en-GB"/>
        </w:rPr>
        <w:lastRenderedPageBreak/>
        <w:t xml:space="preserve">Mohr, P. N., Heekeren, H. R., &amp; Rieskamp, J. (2017). Attraction effect in risky choice can be explained by subjective distance between choice alternatives. </w:t>
      </w:r>
      <w:r w:rsidRPr="00F16EDB">
        <w:rPr>
          <w:i/>
          <w:lang w:val="en-GB"/>
        </w:rPr>
        <w:t>Scientific Reports</w:t>
      </w:r>
      <w:r w:rsidRPr="00F16EDB">
        <w:rPr>
          <w:lang w:val="en-GB"/>
        </w:rPr>
        <w:t xml:space="preserve">, </w:t>
      </w:r>
      <w:r w:rsidRPr="00F16EDB">
        <w:rPr>
          <w:i/>
          <w:lang w:val="en-GB"/>
        </w:rPr>
        <w:t>7</w:t>
      </w:r>
      <w:r w:rsidRPr="00F16EDB">
        <w:rPr>
          <w:lang w:val="en-GB"/>
        </w:rPr>
        <w:t>(1), 1–10.</w:t>
      </w:r>
      <w:bookmarkStart w:id="105" w:name="ref-mohr2017attraction"/>
      <w:bookmarkEnd w:id="105"/>
    </w:p>
    <w:p w14:paraId="006C72CE" w14:textId="77777777" w:rsidR="00B76BF1" w:rsidRPr="00F16EDB" w:rsidRDefault="00C418A2">
      <w:pPr>
        <w:pStyle w:val="HangingIndent"/>
        <w:rPr>
          <w:lang w:val="en-GB"/>
        </w:rPr>
      </w:pPr>
      <w:r w:rsidRPr="00F16EDB">
        <w:rPr>
          <w:lang w:val="en-GB"/>
        </w:rPr>
        <w:t xml:space="preserve">Molter, F., Thomas, A. W., Heekeren, H. R., &amp; Mohr, P. N. (2019). GLAMbox: A python toolbox for investigating the association between gaze allocation and decision behaviour. </w:t>
      </w:r>
      <w:r w:rsidRPr="00F16EDB">
        <w:rPr>
          <w:i/>
          <w:lang w:val="en-GB"/>
        </w:rPr>
        <w:t>PloS One</w:t>
      </w:r>
      <w:r w:rsidRPr="00F16EDB">
        <w:rPr>
          <w:lang w:val="en-GB"/>
        </w:rPr>
        <w:t xml:space="preserve">, </w:t>
      </w:r>
      <w:r w:rsidRPr="00F16EDB">
        <w:rPr>
          <w:i/>
          <w:lang w:val="en-GB"/>
        </w:rPr>
        <w:t>14</w:t>
      </w:r>
      <w:r w:rsidRPr="00F16EDB">
        <w:rPr>
          <w:lang w:val="en-GB"/>
        </w:rPr>
        <w:t>(12), e0226428.</w:t>
      </w:r>
      <w:bookmarkStart w:id="106" w:name="ref-molter2019glambox"/>
      <w:bookmarkEnd w:id="106"/>
    </w:p>
    <w:p w14:paraId="5B7CF651" w14:textId="77777777" w:rsidR="00B76BF1" w:rsidRPr="00F16EDB" w:rsidRDefault="00C418A2">
      <w:pPr>
        <w:pStyle w:val="HangingIndent"/>
        <w:rPr>
          <w:lang w:val="en-GB"/>
        </w:rPr>
      </w:pPr>
      <w:r w:rsidRPr="00F16EDB">
        <w:rPr>
          <w:lang w:val="en-GB"/>
        </w:rPr>
        <w:t xml:space="preserve">Mullett, T. L., &amp; Stewart, N. (2016). Implications of visual attention phenomena for models of preferential choice. </w:t>
      </w:r>
      <w:r w:rsidRPr="00F16EDB">
        <w:rPr>
          <w:i/>
          <w:lang w:val="en-GB"/>
        </w:rPr>
        <w:t>Decision</w:t>
      </w:r>
      <w:r w:rsidRPr="00F16EDB">
        <w:rPr>
          <w:lang w:val="en-GB"/>
        </w:rPr>
        <w:t xml:space="preserve">, </w:t>
      </w:r>
      <w:r w:rsidRPr="00F16EDB">
        <w:rPr>
          <w:i/>
          <w:lang w:val="en-GB"/>
        </w:rPr>
        <w:t>3</w:t>
      </w:r>
      <w:r w:rsidRPr="00F16EDB">
        <w:rPr>
          <w:lang w:val="en-GB"/>
        </w:rPr>
        <w:t xml:space="preserve">(4), 231. </w:t>
      </w:r>
      <w:hyperlink r:id="rId28">
        <w:r w:rsidRPr="00F16EDB">
          <w:rPr>
            <w:rStyle w:val="Hyperlink"/>
            <w:lang w:val="en-GB"/>
          </w:rPr>
          <w:t>https://doi.org/10.1037/dec0000049</w:t>
        </w:r>
      </w:hyperlink>
    </w:p>
    <w:p w14:paraId="64026514" w14:textId="77777777" w:rsidR="00B76BF1" w:rsidRPr="00F16EDB" w:rsidRDefault="00C418A2">
      <w:pPr>
        <w:pStyle w:val="HangingIndent"/>
        <w:rPr>
          <w:lang w:val="en-GB"/>
        </w:rPr>
      </w:pPr>
      <w:r w:rsidRPr="00F16EDB">
        <w:rPr>
          <w:lang w:val="en-GB"/>
        </w:rPr>
        <w:t xml:space="preserve">Noguchi, T., &amp; Stewart, N. (2014). In the attraction, compromise, and similarity effects, alternatives are repeatedly compared in pairs on single dimensions. </w:t>
      </w:r>
      <w:r w:rsidRPr="00F16EDB">
        <w:rPr>
          <w:i/>
          <w:lang w:val="en-GB"/>
        </w:rPr>
        <w:t>Cognition</w:t>
      </w:r>
      <w:r w:rsidRPr="00F16EDB">
        <w:rPr>
          <w:lang w:val="en-GB"/>
        </w:rPr>
        <w:t xml:space="preserve">, </w:t>
      </w:r>
      <w:r w:rsidRPr="00F16EDB">
        <w:rPr>
          <w:i/>
          <w:lang w:val="en-GB"/>
        </w:rPr>
        <w:t>132</w:t>
      </w:r>
      <w:r w:rsidRPr="00F16EDB">
        <w:rPr>
          <w:lang w:val="en-GB"/>
        </w:rPr>
        <w:t xml:space="preserve">(1), 44–56. </w:t>
      </w:r>
      <w:hyperlink r:id="rId29">
        <w:r w:rsidRPr="00F16EDB">
          <w:rPr>
            <w:rStyle w:val="Hyperlink"/>
            <w:lang w:val="en-GB"/>
          </w:rPr>
          <w:t>https://doi.org/10.1016/j.cognition.2014.03.006</w:t>
        </w:r>
      </w:hyperlink>
    </w:p>
    <w:p w14:paraId="4AECABE6" w14:textId="77777777" w:rsidR="00B76BF1" w:rsidRPr="00F16EDB" w:rsidRDefault="00C418A2">
      <w:pPr>
        <w:pStyle w:val="HangingIndent"/>
        <w:rPr>
          <w:lang w:val="en-GB"/>
        </w:rPr>
      </w:pPr>
      <w:r w:rsidRPr="00F16EDB">
        <w:rPr>
          <w:lang w:val="en-GB"/>
        </w:rPr>
        <w:t xml:space="preserve">Noguchi, T., &amp; Stewart, N. (2018). Multialternative decision by sampling: A model of decision making constrained by process data. </w:t>
      </w:r>
      <w:r w:rsidRPr="00F16EDB">
        <w:rPr>
          <w:i/>
          <w:lang w:val="en-GB"/>
        </w:rPr>
        <w:t>Psychological Review</w:t>
      </w:r>
      <w:r w:rsidRPr="00F16EDB">
        <w:rPr>
          <w:lang w:val="en-GB"/>
        </w:rPr>
        <w:t xml:space="preserve">, </w:t>
      </w:r>
      <w:r w:rsidRPr="00F16EDB">
        <w:rPr>
          <w:i/>
          <w:lang w:val="en-GB"/>
        </w:rPr>
        <w:t>125</w:t>
      </w:r>
      <w:r w:rsidRPr="00F16EDB">
        <w:rPr>
          <w:lang w:val="en-GB"/>
        </w:rPr>
        <w:t>(4), 512.</w:t>
      </w:r>
      <w:bookmarkStart w:id="107" w:name="ref-noguchi2018multialternative"/>
      <w:bookmarkEnd w:id="107"/>
    </w:p>
    <w:p w14:paraId="748B6527" w14:textId="77777777" w:rsidR="00B76BF1" w:rsidRPr="00F16EDB" w:rsidRDefault="00C418A2">
      <w:pPr>
        <w:pStyle w:val="HangingIndent"/>
        <w:rPr>
          <w:lang w:val="en-GB"/>
        </w:rPr>
      </w:pPr>
      <w:r w:rsidRPr="00F16EDB">
        <w:rPr>
          <w:lang w:val="en-GB"/>
        </w:rPr>
        <w:t xml:space="preserve">Payne, J. W. (1976). Task complexity and contingent processing in decision making: An information search and protocol analysis. </w:t>
      </w:r>
      <w:r w:rsidRPr="00F16EDB">
        <w:rPr>
          <w:i/>
          <w:lang w:val="en-GB"/>
        </w:rPr>
        <w:t>Organizational Behavior and Human Performance</w:t>
      </w:r>
      <w:r w:rsidRPr="00F16EDB">
        <w:rPr>
          <w:lang w:val="en-GB"/>
        </w:rPr>
        <w:t xml:space="preserve">, </w:t>
      </w:r>
      <w:r w:rsidRPr="00F16EDB">
        <w:rPr>
          <w:i/>
          <w:lang w:val="en-GB"/>
        </w:rPr>
        <w:t>16</w:t>
      </w:r>
      <w:r w:rsidRPr="00F16EDB">
        <w:rPr>
          <w:lang w:val="en-GB"/>
        </w:rPr>
        <w:t xml:space="preserve">(2), 366–387. </w:t>
      </w:r>
      <w:hyperlink r:id="rId30">
        <w:r w:rsidRPr="00F16EDB">
          <w:rPr>
            <w:rStyle w:val="Hyperlink"/>
            <w:lang w:val="en-GB"/>
          </w:rPr>
          <w:t>https://doi.org/10.1016/0030-5073(76)90022-2</w:t>
        </w:r>
      </w:hyperlink>
    </w:p>
    <w:p w14:paraId="22B477C4" w14:textId="77777777" w:rsidR="00B76BF1" w:rsidRPr="00F16EDB" w:rsidRDefault="00C418A2">
      <w:pPr>
        <w:pStyle w:val="HangingIndent"/>
        <w:rPr>
          <w:lang w:val="en-GB"/>
        </w:rPr>
      </w:pPr>
      <w:r w:rsidRPr="00F16EDB">
        <w:rPr>
          <w:lang w:val="en-GB"/>
        </w:rPr>
        <w:t xml:space="preserve">Payne, J. W., &amp; Braunstein, M. L. (1978). Risky choice: An examination of information acquisition behavior. </w:t>
      </w:r>
      <w:r w:rsidRPr="00F16EDB">
        <w:rPr>
          <w:i/>
          <w:lang w:val="en-GB"/>
        </w:rPr>
        <w:t>Memory &amp; Cognition</w:t>
      </w:r>
      <w:r w:rsidRPr="00F16EDB">
        <w:rPr>
          <w:lang w:val="en-GB"/>
        </w:rPr>
        <w:t xml:space="preserve">, </w:t>
      </w:r>
      <w:r w:rsidRPr="00F16EDB">
        <w:rPr>
          <w:i/>
          <w:lang w:val="en-GB"/>
        </w:rPr>
        <w:t>6</w:t>
      </w:r>
      <w:r w:rsidRPr="00F16EDB">
        <w:rPr>
          <w:lang w:val="en-GB"/>
        </w:rPr>
        <w:t xml:space="preserve">(5), 554–561. </w:t>
      </w:r>
      <w:hyperlink r:id="rId31">
        <w:r w:rsidRPr="00F16EDB">
          <w:rPr>
            <w:rStyle w:val="Hyperlink"/>
            <w:lang w:val="en-GB"/>
          </w:rPr>
          <w:t>https://doi.org/10.3758/BF03198244</w:t>
        </w:r>
      </w:hyperlink>
    </w:p>
    <w:p w14:paraId="00635194" w14:textId="77777777" w:rsidR="00B76BF1" w:rsidRPr="00F16EDB" w:rsidRDefault="00C418A2">
      <w:pPr>
        <w:pStyle w:val="HangingIndent"/>
        <w:rPr>
          <w:lang w:val="en-GB"/>
        </w:rPr>
      </w:pPr>
      <w:r w:rsidRPr="00F16EDB">
        <w:rPr>
          <w:lang w:val="en-GB"/>
        </w:rPr>
        <w:t xml:space="preserve">Pärnamets, P., Johansson, P., Hall, L., Balkenius, C., Spivey, M. J., &amp; Richardson, D. C. (2015). Biasing moral decisions by exploiting the dynamics of eye gaze. </w:t>
      </w:r>
      <w:r w:rsidRPr="00F16EDB">
        <w:rPr>
          <w:i/>
          <w:lang w:val="en-GB"/>
        </w:rPr>
        <w:t>Proceedings of the National Academy of Sciences</w:t>
      </w:r>
      <w:r w:rsidRPr="00F16EDB">
        <w:rPr>
          <w:lang w:val="en-GB"/>
        </w:rPr>
        <w:t xml:space="preserve">, </w:t>
      </w:r>
      <w:r w:rsidRPr="00F16EDB">
        <w:rPr>
          <w:i/>
          <w:lang w:val="en-GB"/>
        </w:rPr>
        <w:t>112</w:t>
      </w:r>
      <w:r w:rsidRPr="00F16EDB">
        <w:rPr>
          <w:lang w:val="en-GB"/>
        </w:rPr>
        <w:t>(13), 4170–4175.</w:t>
      </w:r>
      <w:bookmarkStart w:id="108" w:name="ref-parnamets2015biasing"/>
      <w:bookmarkEnd w:id="108"/>
    </w:p>
    <w:p w14:paraId="7D3D5728" w14:textId="77777777" w:rsidR="00B76BF1" w:rsidRPr="00F16EDB" w:rsidRDefault="00C418A2">
      <w:pPr>
        <w:pStyle w:val="HangingIndent"/>
        <w:rPr>
          <w:lang w:val="en-GB"/>
        </w:rPr>
      </w:pPr>
      <w:r w:rsidRPr="00F16EDB">
        <w:rPr>
          <w:lang w:val="en-GB"/>
        </w:rPr>
        <w:t xml:space="preserve">Penny, W. D., Friston, K. J., Ashburner, J. T., Kiebel, S. J., &amp; Nichols, T. E. (2011). </w:t>
      </w:r>
      <w:r w:rsidRPr="00F16EDB">
        <w:rPr>
          <w:i/>
          <w:lang w:val="en-GB"/>
        </w:rPr>
        <w:t>Statistical parametric mapping: The analysis of functional brain images</w:t>
      </w:r>
      <w:r w:rsidRPr="00F16EDB">
        <w:rPr>
          <w:lang w:val="en-GB"/>
        </w:rPr>
        <w:t>. Elsevier.</w:t>
      </w:r>
      <w:bookmarkStart w:id="109" w:name="ref-penny2011statistical"/>
      <w:bookmarkEnd w:id="109"/>
    </w:p>
    <w:p w14:paraId="354582CF" w14:textId="77777777" w:rsidR="00B76BF1" w:rsidRPr="00F16EDB" w:rsidRDefault="00C418A2">
      <w:pPr>
        <w:pStyle w:val="HangingIndent"/>
        <w:rPr>
          <w:lang w:val="en-GB"/>
        </w:rPr>
      </w:pPr>
      <w:r w:rsidRPr="00F16EDB">
        <w:rPr>
          <w:lang w:val="en-GB"/>
        </w:rPr>
        <w:lastRenderedPageBreak/>
        <w:t xml:space="preserve">Rieskamp, J., Busemeyer, J. R., &amp; Mellers, B. A. (2006). Extending the bounds of rationality: Evidence and theories of preferential choice. </w:t>
      </w:r>
      <w:r w:rsidRPr="00F16EDB">
        <w:rPr>
          <w:i/>
          <w:lang w:val="en-GB"/>
        </w:rPr>
        <w:t>Journal of Economic Literature</w:t>
      </w:r>
      <w:r w:rsidRPr="00F16EDB">
        <w:rPr>
          <w:lang w:val="en-GB"/>
        </w:rPr>
        <w:t xml:space="preserve">, </w:t>
      </w:r>
      <w:r w:rsidRPr="00F16EDB">
        <w:rPr>
          <w:i/>
          <w:lang w:val="en-GB"/>
        </w:rPr>
        <w:t>44</w:t>
      </w:r>
      <w:r w:rsidRPr="00F16EDB">
        <w:rPr>
          <w:lang w:val="en-GB"/>
        </w:rPr>
        <w:t>(3), 631–661.</w:t>
      </w:r>
      <w:bookmarkStart w:id="110" w:name="ref-rieskamp2006extending"/>
      <w:bookmarkEnd w:id="110"/>
    </w:p>
    <w:p w14:paraId="46B80901" w14:textId="6944F4FB" w:rsidR="00B76BF1" w:rsidRPr="00F16EDB" w:rsidRDefault="00C418A2">
      <w:pPr>
        <w:pStyle w:val="HangingIndent"/>
        <w:rPr>
          <w:lang w:val="en-GB"/>
        </w:rPr>
      </w:pPr>
      <w:r w:rsidRPr="00F16EDB">
        <w:rPr>
          <w:lang w:val="en-GB"/>
        </w:rPr>
        <w:t>Rigoux, L., Stephan, K. E., Friston, K. J., &amp; Daunizeau, J. (2014). Bayesian model selection for group studies</w:t>
      </w:r>
      <w:r w:rsidR="00BA312B" w:rsidRPr="00F16EDB">
        <w:rPr>
          <w:lang w:val="en-GB"/>
        </w:rPr>
        <w:t xml:space="preserve"> -</w:t>
      </w:r>
      <w:r w:rsidRPr="00F16EDB">
        <w:rPr>
          <w:lang w:val="en-GB"/>
        </w:rPr>
        <w:t xml:space="preserve"> </w:t>
      </w:r>
      <w:r w:rsidR="00BA312B" w:rsidRPr="00F16EDB">
        <w:rPr>
          <w:lang w:val="en-GB"/>
        </w:rPr>
        <w:t>r</w:t>
      </w:r>
      <w:r w:rsidRPr="00F16EDB">
        <w:rPr>
          <w:lang w:val="en-GB"/>
        </w:rPr>
        <w:t xml:space="preserve">evisited. </w:t>
      </w:r>
      <w:r w:rsidRPr="00F16EDB">
        <w:rPr>
          <w:i/>
          <w:lang w:val="en-GB"/>
        </w:rPr>
        <w:t>NeuroImage</w:t>
      </w:r>
      <w:r w:rsidRPr="00F16EDB">
        <w:rPr>
          <w:lang w:val="en-GB"/>
        </w:rPr>
        <w:t xml:space="preserve">, </w:t>
      </w:r>
      <w:r w:rsidRPr="00F16EDB">
        <w:rPr>
          <w:i/>
          <w:lang w:val="en-GB"/>
        </w:rPr>
        <w:t>84</w:t>
      </w:r>
      <w:r w:rsidRPr="00F16EDB">
        <w:rPr>
          <w:lang w:val="en-GB"/>
        </w:rPr>
        <w:t>, 971–985.</w:t>
      </w:r>
      <w:bookmarkStart w:id="111" w:name="ref-rigouxBayesianModelSelection2014"/>
      <w:bookmarkEnd w:id="111"/>
    </w:p>
    <w:p w14:paraId="1D3E41FC" w14:textId="77777777" w:rsidR="00B76BF1" w:rsidRPr="00F16EDB" w:rsidRDefault="00C418A2">
      <w:pPr>
        <w:pStyle w:val="HangingIndent"/>
        <w:rPr>
          <w:lang w:val="en-GB"/>
        </w:rPr>
      </w:pPr>
      <w:r w:rsidRPr="00F16EDB">
        <w:rPr>
          <w:lang w:val="en-GB"/>
        </w:rPr>
        <w:t xml:space="preserve">Roe, R. M., Busemeyer, J. R., &amp; Townsend, J. T. (2001). Multialternative decision field theory: A dynamic connectionist model of decision making. </w:t>
      </w:r>
      <w:r w:rsidRPr="00F16EDB">
        <w:rPr>
          <w:i/>
          <w:lang w:val="en-GB"/>
        </w:rPr>
        <w:t>Psychological Review</w:t>
      </w:r>
      <w:r w:rsidRPr="00F16EDB">
        <w:rPr>
          <w:lang w:val="en-GB"/>
        </w:rPr>
        <w:t xml:space="preserve">, </w:t>
      </w:r>
      <w:r w:rsidRPr="00F16EDB">
        <w:rPr>
          <w:i/>
          <w:lang w:val="en-GB"/>
        </w:rPr>
        <w:t>108</w:t>
      </w:r>
      <w:r w:rsidRPr="00F16EDB">
        <w:rPr>
          <w:lang w:val="en-GB"/>
        </w:rPr>
        <w:t>(2), 370.</w:t>
      </w:r>
      <w:bookmarkStart w:id="112" w:name="ref-roe2001multialternative"/>
      <w:bookmarkEnd w:id="112"/>
    </w:p>
    <w:p w14:paraId="7876131F" w14:textId="77777777" w:rsidR="00B76BF1" w:rsidRPr="00F16EDB" w:rsidRDefault="00C418A2">
      <w:pPr>
        <w:pStyle w:val="HangingIndent"/>
        <w:rPr>
          <w:lang w:val="en-GB"/>
        </w:rPr>
      </w:pPr>
      <w:r w:rsidRPr="00F16EDB">
        <w:rPr>
          <w:lang w:val="en-GB"/>
        </w:rPr>
        <w:t xml:space="preserve">Rosen, L. D., &amp; Rosenkoetter, P. (1976). An eye fixation analysis of choice and judgment with multiattribute stimuli. </w:t>
      </w:r>
      <w:r w:rsidRPr="00F16EDB">
        <w:rPr>
          <w:i/>
          <w:lang w:val="en-GB"/>
        </w:rPr>
        <w:t>Memory &amp; Cognition</w:t>
      </w:r>
      <w:r w:rsidRPr="00F16EDB">
        <w:rPr>
          <w:lang w:val="en-GB"/>
        </w:rPr>
        <w:t xml:space="preserve">, </w:t>
      </w:r>
      <w:r w:rsidRPr="00F16EDB">
        <w:rPr>
          <w:i/>
          <w:lang w:val="en-GB"/>
        </w:rPr>
        <w:t>4</w:t>
      </w:r>
      <w:r w:rsidRPr="00F16EDB">
        <w:rPr>
          <w:lang w:val="en-GB"/>
        </w:rPr>
        <w:t xml:space="preserve">(6), 747–752. </w:t>
      </w:r>
      <w:hyperlink r:id="rId32">
        <w:r w:rsidRPr="00F16EDB">
          <w:rPr>
            <w:rStyle w:val="Hyperlink"/>
            <w:lang w:val="en-GB"/>
          </w:rPr>
          <w:t>https://doi.org/10.3758/BF03213243</w:t>
        </w:r>
      </w:hyperlink>
    </w:p>
    <w:p w14:paraId="64C87D67" w14:textId="77777777" w:rsidR="00B76BF1" w:rsidRPr="00F16EDB" w:rsidRDefault="00C418A2">
      <w:pPr>
        <w:pStyle w:val="HangingIndent"/>
        <w:rPr>
          <w:lang w:val="en-GB"/>
        </w:rPr>
      </w:pPr>
      <w:r w:rsidRPr="00F16EDB">
        <w:rPr>
          <w:lang w:val="en-GB"/>
        </w:rPr>
        <w:t xml:space="preserve">Rouault, M., Drugowitsch, J., &amp; Koechlin, E. (2019). Prefrontal mechanisms combining rewards and beliefs in human decision-making. </w:t>
      </w:r>
      <w:r w:rsidRPr="00F16EDB">
        <w:rPr>
          <w:i/>
          <w:lang w:val="en-GB"/>
        </w:rPr>
        <w:t>Nature Communications</w:t>
      </w:r>
      <w:r w:rsidRPr="00F16EDB">
        <w:rPr>
          <w:lang w:val="en-GB"/>
        </w:rPr>
        <w:t xml:space="preserve">, </w:t>
      </w:r>
      <w:r w:rsidRPr="00F16EDB">
        <w:rPr>
          <w:i/>
          <w:lang w:val="en-GB"/>
        </w:rPr>
        <w:t>10</w:t>
      </w:r>
      <w:r w:rsidRPr="00F16EDB">
        <w:rPr>
          <w:lang w:val="en-GB"/>
        </w:rPr>
        <w:t>(1), 1–16.</w:t>
      </w:r>
      <w:bookmarkStart w:id="113" w:name="ref-rouault2019prefrontal"/>
      <w:bookmarkEnd w:id="113"/>
    </w:p>
    <w:p w14:paraId="7A7FBD0B" w14:textId="77777777" w:rsidR="00B76BF1" w:rsidRPr="00F16EDB" w:rsidRDefault="00C418A2">
      <w:pPr>
        <w:pStyle w:val="HangingIndent"/>
        <w:rPr>
          <w:lang w:val="en-GB"/>
        </w:rPr>
      </w:pPr>
      <w:r w:rsidRPr="00F16EDB">
        <w:rPr>
          <w:lang w:val="en-GB"/>
        </w:rPr>
        <w:t xml:space="preserve">Russo, J. E., &amp; Dosher, B. A. (1983). Strategies for multiattribute binary choice. </w:t>
      </w:r>
      <w:r w:rsidRPr="00F16EDB">
        <w:rPr>
          <w:i/>
          <w:lang w:val="en-GB"/>
        </w:rPr>
        <w:t>Journal of Experimental Psychology: Learning, Memory, and Cognition</w:t>
      </w:r>
      <w:r w:rsidRPr="00F16EDB">
        <w:rPr>
          <w:lang w:val="en-GB"/>
        </w:rPr>
        <w:t xml:space="preserve">, </w:t>
      </w:r>
      <w:r w:rsidRPr="00F16EDB">
        <w:rPr>
          <w:i/>
          <w:lang w:val="en-GB"/>
        </w:rPr>
        <w:t>9</w:t>
      </w:r>
      <w:r w:rsidRPr="00F16EDB">
        <w:rPr>
          <w:lang w:val="en-GB"/>
        </w:rPr>
        <w:t xml:space="preserve">(4), 676–696. </w:t>
      </w:r>
      <w:hyperlink r:id="rId33">
        <w:r w:rsidRPr="00F16EDB">
          <w:rPr>
            <w:rStyle w:val="Hyperlink"/>
            <w:lang w:val="en-GB"/>
          </w:rPr>
          <w:t>https://doi.org/10.1037/0278-7393.9.4.676</w:t>
        </w:r>
      </w:hyperlink>
    </w:p>
    <w:p w14:paraId="11844D07" w14:textId="77777777" w:rsidR="00B76BF1" w:rsidRPr="00F16EDB" w:rsidRDefault="00C418A2">
      <w:pPr>
        <w:pStyle w:val="HangingIndent"/>
        <w:rPr>
          <w:lang w:val="en-GB"/>
        </w:rPr>
      </w:pPr>
      <w:r w:rsidRPr="003E7139">
        <w:t xml:space="preserve">Salvatier, J., Wiecki, T. V., &amp; Fonnesbeck, C. (2016). </w:t>
      </w:r>
      <w:r w:rsidRPr="00F16EDB">
        <w:rPr>
          <w:lang w:val="en-GB"/>
        </w:rPr>
        <w:t xml:space="preserve">Probabilistic programming in Python using PyMC3. </w:t>
      </w:r>
      <w:r w:rsidRPr="00F16EDB">
        <w:rPr>
          <w:i/>
          <w:lang w:val="en-GB"/>
        </w:rPr>
        <w:t>PeerJ Computer Science</w:t>
      </w:r>
      <w:r w:rsidRPr="00F16EDB">
        <w:rPr>
          <w:lang w:val="en-GB"/>
        </w:rPr>
        <w:t xml:space="preserve">, </w:t>
      </w:r>
      <w:r w:rsidRPr="00F16EDB">
        <w:rPr>
          <w:i/>
          <w:lang w:val="en-GB"/>
        </w:rPr>
        <w:t>2</w:t>
      </w:r>
      <w:r w:rsidRPr="00F16EDB">
        <w:rPr>
          <w:lang w:val="en-GB"/>
        </w:rPr>
        <w:t xml:space="preserve">, e55. </w:t>
      </w:r>
      <w:hyperlink r:id="rId34">
        <w:r w:rsidRPr="00F16EDB">
          <w:rPr>
            <w:rStyle w:val="Hyperlink"/>
            <w:lang w:val="en-GB"/>
          </w:rPr>
          <w:t>https://doi.org/10.7717/peerj-cs.55</w:t>
        </w:r>
      </w:hyperlink>
    </w:p>
    <w:p w14:paraId="1B8BCD1A" w14:textId="77777777" w:rsidR="00B76BF1" w:rsidRPr="00F16EDB" w:rsidRDefault="00C418A2">
      <w:pPr>
        <w:pStyle w:val="HangingIndent"/>
        <w:rPr>
          <w:lang w:val="en-GB"/>
        </w:rPr>
      </w:pPr>
      <w:r w:rsidRPr="00F16EDB">
        <w:rPr>
          <w:lang w:val="en-GB"/>
        </w:rPr>
        <w:t xml:space="preserve">Schwarz, G., &amp; others. (1978). Estimating the dimension of a model. </w:t>
      </w:r>
      <w:r w:rsidRPr="00F16EDB">
        <w:rPr>
          <w:i/>
          <w:lang w:val="en-GB"/>
        </w:rPr>
        <w:t>The Annals of Statistics</w:t>
      </w:r>
      <w:r w:rsidRPr="00F16EDB">
        <w:rPr>
          <w:lang w:val="en-GB"/>
        </w:rPr>
        <w:t xml:space="preserve">, </w:t>
      </w:r>
      <w:r w:rsidRPr="00F16EDB">
        <w:rPr>
          <w:i/>
          <w:lang w:val="en-GB"/>
        </w:rPr>
        <w:t>6</w:t>
      </w:r>
      <w:r w:rsidRPr="00F16EDB">
        <w:rPr>
          <w:lang w:val="en-GB"/>
        </w:rPr>
        <w:t>(2), 461–464.</w:t>
      </w:r>
      <w:bookmarkStart w:id="114" w:name="ref-schwarz1978estimating"/>
      <w:bookmarkEnd w:id="114"/>
    </w:p>
    <w:p w14:paraId="5D4823D4" w14:textId="77777777" w:rsidR="00B76BF1" w:rsidRPr="00F16EDB" w:rsidRDefault="00C418A2">
      <w:pPr>
        <w:pStyle w:val="HangingIndent"/>
        <w:rPr>
          <w:lang w:val="en-GB"/>
        </w:rPr>
      </w:pPr>
      <w:r w:rsidRPr="00F16EDB">
        <w:rPr>
          <w:lang w:val="en-GB"/>
        </w:rPr>
        <w:t xml:space="preserve">Shimojo, S., Simion, C., Shimojo, E., &amp; Scheier, C. (2003). Gaze bias both reflects and influences preference. </w:t>
      </w:r>
      <w:r w:rsidRPr="00F16EDB">
        <w:rPr>
          <w:i/>
          <w:lang w:val="en-GB"/>
        </w:rPr>
        <w:t>Nature Neuroscience</w:t>
      </w:r>
      <w:r w:rsidRPr="00F16EDB">
        <w:rPr>
          <w:lang w:val="en-GB"/>
        </w:rPr>
        <w:t xml:space="preserve">, </w:t>
      </w:r>
      <w:r w:rsidRPr="00F16EDB">
        <w:rPr>
          <w:i/>
          <w:lang w:val="en-GB"/>
        </w:rPr>
        <w:t>6</w:t>
      </w:r>
      <w:r w:rsidRPr="00F16EDB">
        <w:rPr>
          <w:lang w:val="en-GB"/>
        </w:rPr>
        <w:t>(12), 1317–1322.</w:t>
      </w:r>
      <w:bookmarkStart w:id="115" w:name="ref-shimojo2003gaze"/>
      <w:bookmarkEnd w:id="115"/>
    </w:p>
    <w:p w14:paraId="33935D80" w14:textId="77777777" w:rsidR="00B76BF1" w:rsidRPr="00F16EDB" w:rsidRDefault="00C418A2">
      <w:pPr>
        <w:pStyle w:val="HangingIndent"/>
        <w:rPr>
          <w:lang w:val="en-GB"/>
        </w:rPr>
      </w:pPr>
      <w:r w:rsidRPr="00F16EDB">
        <w:rPr>
          <w:lang w:val="en-GB"/>
        </w:rPr>
        <w:t xml:space="preserve">Simonson, I. (1989). Choice based on reasons: The case of attraction and compromise effects. </w:t>
      </w:r>
      <w:r w:rsidRPr="00F16EDB">
        <w:rPr>
          <w:i/>
          <w:lang w:val="en-GB"/>
        </w:rPr>
        <w:t>Journal of Consumer Research</w:t>
      </w:r>
      <w:r w:rsidRPr="00F16EDB">
        <w:rPr>
          <w:lang w:val="en-GB"/>
        </w:rPr>
        <w:t xml:space="preserve">, </w:t>
      </w:r>
      <w:r w:rsidRPr="00F16EDB">
        <w:rPr>
          <w:i/>
          <w:lang w:val="en-GB"/>
        </w:rPr>
        <w:t>16</w:t>
      </w:r>
      <w:r w:rsidRPr="00F16EDB">
        <w:rPr>
          <w:lang w:val="en-GB"/>
        </w:rPr>
        <w:t>(2), 158–174.</w:t>
      </w:r>
      <w:bookmarkStart w:id="116" w:name="ref-simonson1989choice"/>
      <w:bookmarkEnd w:id="116"/>
    </w:p>
    <w:p w14:paraId="3776B70A" w14:textId="77777777" w:rsidR="00B76BF1" w:rsidRPr="00F16EDB" w:rsidRDefault="00C418A2">
      <w:pPr>
        <w:pStyle w:val="HangingIndent"/>
        <w:rPr>
          <w:lang w:val="en-GB"/>
        </w:rPr>
      </w:pPr>
      <w:r w:rsidRPr="00F16EDB">
        <w:rPr>
          <w:lang w:val="en-GB"/>
        </w:rPr>
        <w:t xml:space="preserve">Smith, S. M., &amp; Krajbich, I. (2018). Attention and choice across domains. </w:t>
      </w:r>
      <w:r w:rsidRPr="00F16EDB">
        <w:rPr>
          <w:i/>
          <w:lang w:val="en-GB"/>
        </w:rPr>
        <w:t>Journal of Experimental Psychology: General</w:t>
      </w:r>
      <w:r w:rsidRPr="00F16EDB">
        <w:rPr>
          <w:lang w:val="en-GB"/>
        </w:rPr>
        <w:t xml:space="preserve">, </w:t>
      </w:r>
      <w:r w:rsidRPr="00F16EDB">
        <w:rPr>
          <w:i/>
          <w:lang w:val="en-GB"/>
        </w:rPr>
        <w:t>147</w:t>
      </w:r>
      <w:r w:rsidRPr="00F16EDB">
        <w:rPr>
          <w:lang w:val="en-GB"/>
        </w:rPr>
        <w:t>(12), 1810.</w:t>
      </w:r>
      <w:bookmarkStart w:id="117" w:name="ref-smith2018attention"/>
      <w:bookmarkEnd w:id="117"/>
    </w:p>
    <w:p w14:paraId="6058D5AB" w14:textId="77777777" w:rsidR="00B76BF1" w:rsidRPr="00F16EDB" w:rsidRDefault="00C418A2">
      <w:pPr>
        <w:pStyle w:val="HangingIndent"/>
        <w:rPr>
          <w:lang w:val="en-GB"/>
        </w:rPr>
      </w:pPr>
      <w:r w:rsidRPr="00F16EDB">
        <w:rPr>
          <w:lang w:val="en-GB"/>
        </w:rPr>
        <w:lastRenderedPageBreak/>
        <w:t xml:space="preserve">Smith, S. M., &amp; Krajbich, I. (2019). Gaze amplifies value in decision making. </w:t>
      </w:r>
      <w:r w:rsidRPr="00F16EDB">
        <w:rPr>
          <w:i/>
          <w:lang w:val="en-GB"/>
        </w:rPr>
        <w:t>Psychological Science</w:t>
      </w:r>
      <w:r w:rsidRPr="00F16EDB">
        <w:rPr>
          <w:lang w:val="en-GB"/>
        </w:rPr>
        <w:t xml:space="preserve">, </w:t>
      </w:r>
      <w:r w:rsidRPr="00F16EDB">
        <w:rPr>
          <w:i/>
          <w:lang w:val="en-GB"/>
        </w:rPr>
        <w:t>30</w:t>
      </w:r>
      <w:r w:rsidRPr="00F16EDB">
        <w:rPr>
          <w:lang w:val="en-GB"/>
        </w:rPr>
        <w:t>(1), 116–128.</w:t>
      </w:r>
      <w:bookmarkStart w:id="118" w:name="ref-smith2019gaze"/>
      <w:bookmarkEnd w:id="118"/>
    </w:p>
    <w:p w14:paraId="4B09F58F" w14:textId="77777777" w:rsidR="00B76BF1" w:rsidRPr="00F16EDB" w:rsidRDefault="00C418A2">
      <w:pPr>
        <w:pStyle w:val="HangingIndent"/>
        <w:rPr>
          <w:lang w:val="en-GB"/>
        </w:rPr>
      </w:pPr>
      <w:r w:rsidRPr="00F16EDB">
        <w:rPr>
          <w:lang w:val="en-GB"/>
        </w:rPr>
        <w:t xml:space="preserve">Soltani, A., De Martino, B., &amp; Camerer, C. (2012). A range-normalization model of context-dependent choice: A new model and evidence. </w:t>
      </w:r>
      <w:r w:rsidRPr="00F16EDB">
        <w:rPr>
          <w:i/>
          <w:lang w:val="en-GB"/>
        </w:rPr>
        <w:t>PLoS Comput Biol</w:t>
      </w:r>
      <w:r w:rsidRPr="00F16EDB">
        <w:rPr>
          <w:lang w:val="en-GB"/>
        </w:rPr>
        <w:t xml:space="preserve">, </w:t>
      </w:r>
      <w:r w:rsidRPr="00F16EDB">
        <w:rPr>
          <w:i/>
          <w:lang w:val="en-GB"/>
        </w:rPr>
        <w:t>8</w:t>
      </w:r>
      <w:r w:rsidRPr="00F16EDB">
        <w:rPr>
          <w:lang w:val="en-GB"/>
        </w:rPr>
        <w:t>(7), e1002607.</w:t>
      </w:r>
      <w:bookmarkStart w:id="119" w:name="ref-soltani2012range"/>
      <w:bookmarkEnd w:id="119"/>
    </w:p>
    <w:p w14:paraId="581E5321" w14:textId="77777777" w:rsidR="00B76BF1" w:rsidRPr="00F16EDB" w:rsidRDefault="00C418A2">
      <w:pPr>
        <w:pStyle w:val="HangingIndent"/>
        <w:rPr>
          <w:lang w:val="en-GB"/>
        </w:rPr>
      </w:pPr>
      <w:r w:rsidRPr="00F16EDB">
        <w:rPr>
          <w:lang w:val="en-GB"/>
        </w:rPr>
        <w:t xml:space="preserve">Stewart, N., Hermens, F., &amp; Matthews, W. J. (2016). Eye Movements in Risky Choice: Eye Movements in Risky Choice. </w:t>
      </w:r>
      <w:r w:rsidRPr="00F16EDB">
        <w:rPr>
          <w:i/>
          <w:lang w:val="en-GB"/>
        </w:rPr>
        <w:t>Journal of Behavioral Decision Making</w:t>
      </w:r>
      <w:r w:rsidRPr="00F16EDB">
        <w:rPr>
          <w:lang w:val="en-GB"/>
        </w:rPr>
        <w:t xml:space="preserve">, </w:t>
      </w:r>
      <w:r w:rsidRPr="00F16EDB">
        <w:rPr>
          <w:i/>
          <w:lang w:val="en-GB"/>
        </w:rPr>
        <w:t>29</w:t>
      </w:r>
      <w:r w:rsidRPr="00F16EDB">
        <w:rPr>
          <w:lang w:val="en-GB"/>
        </w:rPr>
        <w:t xml:space="preserve">(2-3), 116–136. </w:t>
      </w:r>
      <w:hyperlink r:id="rId35">
        <w:r w:rsidRPr="00F16EDB">
          <w:rPr>
            <w:rStyle w:val="Hyperlink"/>
            <w:lang w:val="en-GB"/>
          </w:rPr>
          <w:t>https://doi.org/10.1002/bdm.1854</w:t>
        </w:r>
      </w:hyperlink>
    </w:p>
    <w:p w14:paraId="1E67ED36" w14:textId="77777777" w:rsidR="00B76BF1" w:rsidRPr="00F16EDB" w:rsidRDefault="00C418A2">
      <w:pPr>
        <w:pStyle w:val="HangingIndent"/>
        <w:rPr>
          <w:lang w:val="en-GB"/>
        </w:rPr>
      </w:pPr>
      <w:r w:rsidRPr="00F16EDB">
        <w:rPr>
          <w:lang w:val="en-GB"/>
        </w:rPr>
        <w:t xml:space="preserve">Stojić, H., Orquin, J. L., Dayan, P., Dolan, R. J., &amp; Speekenbrink, M. (2020). Uncertainty in learning, choice, and visual fixation. </w:t>
      </w:r>
      <w:r w:rsidRPr="00F16EDB">
        <w:rPr>
          <w:i/>
          <w:lang w:val="en-GB"/>
        </w:rPr>
        <w:t>Proceedings of the National Academy of Sciences</w:t>
      </w:r>
      <w:r w:rsidRPr="00F16EDB">
        <w:rPr>
          <w:lang w:val="en-GB"/>
        </w:rPr>
        <w:t xml:space="preserve">, </w:t>
      </w:r>
      <w:r w:rsidRPr="00F16EDB">
        <w:rPr>
          <w:i/>
          <w:lang w:val="en-GB"/>
        </w:rPr>
        <w:t>117</w:t>
      </w:r>
      <w:r w:rsidRPr="00F16EDB">
        <w:rPr>
          <w:lang w:val="en-GB"/>
        </w:rPr>
        <w:t>(6), 3291–3300.</w:t>
      </w:r>
      <w:bookmarkStart w:id="120" w:name="ref-stojic2020uncertainty"/>
      <w:bookmarkEnd w:id="120"/>
    </w:p>
    <w:p w14:paraId="1403EA64" w14:textId="77777777" w:rsidR="00B76BF1" w:rsidRPr="00F16EDB" w:rsidRDefault="00C418A2">
      <w:pPr>
        <w:pStyle w:val="HangingIndent"/>
        <w:rPr>
          <w:lang w:val="en-GB"/>
        </w:rPr>
      </w:pPr>
      <w:r w:rsidRPr="00F16EDB">
        <w:rPr>
          <w:lang w:val="en-GB"/>
        </w:rPr>
        <w:t xml:space="preserve">Storn, R., &amp; Price, K. (1997). Differential evolution–a simple and efficient heuristic for global optimization over continuous spaces. </w:t>
      </w:r>
      <w:r w:rsidRPr="00F16EDB">
        <w:rPr>
          <w:i/>
          <w:lang w:val="en-GB"/>
        </w:rPr>
        <w:t>Journal of Global Optimization</w:t>
      </w:r>
      <w:r w:rsidRPr="00F16EDB">
        <w:rPr>
          <w:lang w:val="en-GB"/>
        </w:rPr>
        <w:t xml:space="preserve">, </w:t>
      </w:r>
      <w:r w:rsidRPr="00F16EDB">
        <w:rPr>
          <w:i/>
          <w:lang w:val="en-GB"/>
        </w:rPr>
        <w:t>11</w:t>
      </w:r>
      <w:r w:rsidRPr="00F16EDB">
        <w:rPr>
          <w:lang w:val="en-GB"/>
        </w:rPr>
        <w:t>(4), 341–359.</w:t>
      </w:r>
      <w:bookmarkStart w:id="121" w:name="ref-storn1997differential"/>
      <w:bookmarkEnd w:id="121"/>
    </w:p>
    <w:p w14:paraId="7543B386" w14:textId="77777777" w:rsidR="00B76BF1" w:rsidRPr="00F16EDB" w:rsidRDefault="00C418A2">
      <w:pPr>
        <w:pStyle w:val="HangingIndent"/>
        <w:rPr>
          <w:lang w:val="en-GB"/>
        </w:rPr>
      </w:pPr>
      <w:r w:rsidRPr="00F16EDB">
        <w:rPr>
          <w:lang w:val="en-GB"/>
        </w:rPr>
        <w:t xml:space="preserve">Su, Y., Rao, L.-L., Sun, H.-Y., Du, X.-L., Li, X., &amp; Li, S. (2013). Is making a risky choice based on a weighting and adding process? An eye-tracking investigation. </w:t>
      </w:r>
      <w:r w:rsidRPr="00F16EDB">
        <w:rPr>
          <w:i/>
          <w:lang w:val="en-GB"/>
        </w:rPr>
        <w:t>Journal of Experimental Psychology: Learning, Memory, and Cognition</w:t>
      </w:r>
      <w:r w:rsidRPr="00F16EDB">
        <w:rPr>
          <w:lang w:val="en-GB"/>
        </w:rPr>
        <w:t xml:space="preserve">, </w:t>
      </w:r>
      <w:r w:rsidRPr="00F16EDB">
        <w:rPr>
          <w:i/>
          <w:lang w:val="en-GB"/>
        </w:rPr>
        <w:t>39</w:t>
      </w:r>
      <w:r w:rsidRPr="00F16EDB">
        <w:rPr>
          <w:lang w:val="en-GB"/>
        </w:rPr>
        <w:t xml:space="preserve">(6), 1765–1780. </w:t>
      </w:r>
      <w:hyperlink r:id="rId36">
        <w:r w:rsidRPr="00F16EDB">
          <w:rPr>
            <w:rStyle w:val="Hyperlink"/>
            <w:lang w:val="en-GB"/>
          </w:rPr>
          <w:t>https://doi.org/10.1037/a0032861</w:t>
        </w:r>
      </w:hyperlink>
    </w:p>
    <w:p w14:paraId="414B1A89" w14:textId="77777777" w:rsidR="00B76BF1" w:rsidRPr="00F16EDB" w:rsidRDefault="00C418A2">
      <w:pPr>
        <w:pStyle w:val="HangingIndent"/>
        <w:rPr>
          <w:lang w:val="en-GB"/>
        </w:rPr>
      </w:pPr>
      <w:r w:rsidRPr="00F16EDB">
        <w:rPr>
          <w:lang w:val="en-GB"/>
        </w:rPr>
        <w:t xml:space="preserve">Sui, X.-Y., Liu, H.-Z., &amp; Rao, L.-L. (2020). The timing of gaze-contingent decision prompts influences risky choice. </w:t>
      </w:r>
      <w:r w:rsidRPr="00F16EDB">
        <w:rPr>
          <w:i/>
          <w:lang w:val="en-GB"/>
        </w:rPr>
        <w:t>Cognition</w:t>
      </w:r>
      <w:r w:rsidRPr="00F16EDB">
        <w:rPr>
          <w:lang w:val="en-GB"/>
        </w:rPr>
        <w:t xml:space="preserve">, </w:t>
      </w:r>
      <w:r w:rsidRPr="00F16EDB">
        <w:rPr>
          <w:i/>
          <w:lang w:val="en-GB"/>
        </w:rPr>
        <w:t>195</w:t>
      </w:r>
      <w:r w:rsidRPr="00F16EDB">
        <w:rPr>
          <w:lang w:val="en-GB"/>
        </w:rPr>
        <w:t>, 104077.</w:t>
      </w:r>
      <w:bookmarkStart w:id="122" w:name="ref-sui2020timing"/>
      <w:bookmarkEnd w:id="122"/>
    </w:p>
    <w:p w14:paraId="7945C12C" w14:textId="77777777" w:rsidR="00B76BF1" w:rsidRPr="00F16EDB" w:rsidRDefault="00C418A2">
      <w:pPr>
        <w:pStyle w:val="HangingIndent"/>
        <w:rPr>
          <w:lang w:val="en-GB"/>
        </w:rPr>
      </w:pPr>
      <w:r w:rsidRPr="00F16EDB">
        <w:rPr>
          <w:lang w:val="en-GB"/>
        </w:rPr>
        <w:t xml:space="preserve">Sutton, R. S., &amp; Barto, A. G. (2018). </w:t>
      </w:r>
      <w:r w:rsidRPr="00F16EDB">
        <w:rPr>
          <w:i/>
          <w:lang w:val="en-GB"/>
        </w:rPr>
        <w:t>Reinforcement learning: An introduction</w:t>
      </w:r>
      <w:r w:rsidRPr="00F16EDB">
        <w:rPr>
          <w:lang w:val="en-GB"/>
        </w:rPr>
        <w:t>. MIT press.</w:t>
      </w:r>
      <w:bookmarkStart w:id="123" w:name="ref-sutton2018reinforcement"/>
      <w:bookmarkEnd w:id="123"/>
    </w:p>
    <w:p w14:paraId="0410B929" w14:textId="77777777" w:rsidR="00B76BF1" w:rsidRPr="00F16EDB" w:rsidRDefault="00C418A2">
      <w:pPr>
        <w:pStyle w:val="HangingIndent"/>
        <w:rPr>
          <w:lang w:val="en-GB"/>
        </w:rPr>
      </w:pPr>
      <w:r w:rsidRPr="00F16EDB">
        <w:rPr>
          <w:lang w:val="en-GB"/>
        </w:rPr>
        <w:t xml:space="preserve">Tavares, G., Perona, P., &amp; Rangel, A. (2017). The attentional drift diffusion model of simple perceptual decision-making. </w:t>
      </w:r>
      <w:r w:rsidRPr="00F16EDB">
        <w:rPr>
          <w:i/>
          <w:lang w:val="en-GB"/>
        </w:rPr>
        <w:t>Frontiers in Neuroscience</w:t>
      </w:r>
      <w:r w:rsidRPr="00F16EDB">
        <w:rPr>
          <w:lang w:val="en-GB"/>
        </w:rPr>
        <w:t xml:space="preserve">, </w:t>
      </w:r>
      <w:r w:rsidRPr="00F16EDB">
        <w:rPr>
          <w:i/>
          <w:lang w:val="en-GB"/>
        </w:rPr>
        <w:t>11</w:t>
      </w:r>
      <w:r w:rsidRPr="00F16EDB">
        <w:rPr>
          <w:lang w:val="en-GB"/>
        </w:rPr>
        <w:t>, 468.</w:t>
      </w:r>
      <w:bookmarkStart w:id="124" w:name="ref-tavares2017attentional"/>
      <w:bookmarkEnd w:id="124"/>
    </w:p>
    <w:p w14:paraId="109C1D42" w14:textId="77777777" w:rsidR="00B76BF1" w:rsidRPr="00F16EDB" w:rsidRDefault="00C418A2">
      <w:pPr>
        <w:pStyle w:val="HangingIndent"/>
        <w:rPr>
          <w:lang w:val="en-GB"/>
        </w:rPr>
      </w:pPr>
      <w:r w:rsidRPr="00F16EDB">
        <w:rPr>
          <w:lang w:val="en-GB"/>
        </w:rPr>
        <w:t xml:space="preserve">Thomas, A. W., Molter, F., Krajbich, I., Heekeren, H. R., &amp; Mohr, P. N. (2019). Gaze bias differences capture individual choice behaviour. </w:t>
      </w:r>
      <w:r w:rsidRPr="00F16EDB">
        <w:rPr>
          <w:i/>
          <w:lang w:val="en-GB"/>
        </w:rPr>
        <w:t>Nature Human Behaviour</w:t>
      </w:r>
      <w:r w:rsidRPr="00F16EDB">
        <w:rPr>
          <w:lang w:val="en-GB"/>
        </w:rPr>
        <w:t xml:space="preserve">, </w:t>
      </w:r>
      <w:r w:rsidRPr="00F16EDB">
        <w:rPr>
          <w:i/>
          <w:lang w:val="en-GB"/>
        </w:rPr>
        <w:t>3</w:t>
      </w:r>
      <w:r w:rsidRPr="00F16EDB">
        <w:rPr>
          <w:lang w:val="en-GB"/>
        </w:rPr>
        <w:t>(6), 625–635.</w:t>
      </w:r>
      <w:bookmarkStart w:id="125" w:name="ref-thomas2019gaze"/>
      <w:bookmarkEnd w:id="125"/>
    </w:p>
    <w:p w14:paraId="501B2BC4" w14:textId="77777777" w:rsidR="00B76BF1" w:rsidRPr="00F16EDB" w:rsidRDefault="00C418A2">
      <w:pPr>
        <w:pStyle w:val="HangingIndent"/>
        <w:rPr>
          <w:lang w:val="en-GB"/>
        </w:rPr>
      </w:pPr>
      <w:r w:rsidRPr="00F16EDB">
        <w:rPr>
          <w:lang w:val="en-GB"/>
        </w:rPr>
        <w:t xml:space="preserve">Towal, R. B., Mormann, M., &amp; Koch, C. (2013). Simultaneous modeling of visual saliency and value computation improves predictions of economic choice. </w:t>
      </w:r>
      <w:r w:rsidRPr="00F16EDB">
        <w:rPr>
          <w:i/>
          <w:lang w:val="en-GB"/>
        </w:rPr>
        <w:t>Proceedings of the National Academy of Sciences</w:t>
      </w:r>
      <w:r w:rsidRPr="00F16EDB">
        <w:rPr>
          <w:lang w:val="en-GB"/>
        </w:rPr>
        <w:t xml:space="preserve">, </w:t>
      </w:r>
      <w:r w:rsidRPr="00F16EDB">
        <w:rPr>
          <w:i/>
          <w:lang w:val="en-GB"/>
        </w:rPr>
        <w:t>110</w:t>
      </w:r>
      <w:r w:rsidRPr="00F16EDB">
        <w:rPr>
          <w:lang w:val="en-GB"/>
        </w:rPr>
        <w:t>(40), E3858–E3867.</w:t>
      </w:r>
      <w:bookmarkStart w:id="126" w:name="ref-towal2011simultaneous"/>
      <w:bookmarkEnd w:id="126"/>
    </w:p>
    <w:p w14:paraId="3D6AE049" w14:textId="77777777" w:rsidR="00B76BF1" w:rsidRPr="00F16EDB" w:rsidRDefault="00C418A2">
      <w:pPr>
        <w:pStyle w:val="HangingIndent"/>
        <w:rPr>
          <w:lang w:val="en-GB"/>
        </w:rPr>
      </w:pPr>
      <w:r w:rsidRPr="00F16EDB">
        <w:rPr>
          <w:lang w:val="en-GB"/>
        </w:rPr>
        <w:lastRenderedPageBreak/>
        <w:t xml:space="preserve">Trueblood, J. S. (2012). Multialternative context effects obtained using an inference task. </w:t>
      </w:r>
      <w:r w:rsidRPr="00F16EDB">
        <w:rPr>
          <w:i/>
          <w:lang w:val="en-GB"/>
        </w:rPr>
        <w:t>Psychonomic Bulletin &amp; Review</w:t>
      </w:r>
      <w:r w:rsidRPr="00F16EDB">
        <w:rPr>
          <w:lang w:val="en-GB"/>
        </w:rPr>
        <w:t xml:space="preserve">, </w:t>
      </w:r>
      <w:r w:rsidRPr="00F16EDB">
        <w:rPr>
          <w:i/>
          <w:lang w:val="en-GB"/>
        </w:rPr>
        <w:t>19</w:t>
      </w:r>
      <w:r w:rsidRPr="00F16EDB">
        <w:rPr>
          <w:lang w:val="en-GB"/>
        </w:rPr>
        <w:t>(5), 962–968.</w:t>
      </w:r>
      <w:bookmarkStart w:id="127" w:name="ref-trueblood2012multialternative"/>
      <w:bookmarkEnd w:id="127"/>
    </w:p>
    <w:p w14:paraId="482B2171" w14:textId="77777777" w:rsidR="00B76BF1" w:rsidRPr="00F16EDB" w:rsidRDefault="00C418A2">
      <w:pPr>
        <w:pStyle w:val="HangingIndent"/>
        <w:rPr>
          <w:lang w:val="en-GB"/>
        </w:rPr>
      </w:pPr>
      <w:r w:rsidRPr="00F16EDB">
        <w:rPr>
          <w:lang w:val="en-GB"/>
        </w:rPr>
        <w:t xml:space="preserve">Trueblood, J. S., Brown, S. D., &amp; Heathcote, A. (2014). The multiattribute linear ballistic accumulator model of context effects in multialternative choice. </w:t>
      </w:r>
      <w:r w:rsidRPr="00F16EDB">
        <w:rPr>
          <w:i/>
          <w:lang w:val="en-GB"/>
        </w:rPr>
        <w:t>Psychological Review</w:t>
      </w:r>
      <w:r w:rsidRPr="00F16EDB">
        <w:rPr>
          <w:lang w:val="en-GB"/>
        </w:rPr>
        <w:t xml:space="preserve">, </w:t>
      </w:r>
      <w:r w:rsidRPr="00F16EDB">
        <w:rPr>
          <w:i/>
          <w:lang w:val="en-GB"/>
        </w:rPr>
        <w:t>121</w:t>
      </w:r>
      <w:r w:rsidRPr="00F16EDB">
        <w:rPr>
          <w:lang w:val="en-GB"/>
        </w:rPr>
        <w:t>(2), 179.</w:t>
      </w:r>
      <w:bookmarkStart w:id="128" w:name="ref-trueblood2014multiattribute"/>
      <w:bookmarkEnd w:id="128"/>
    </w:p>
    <w:p w14:paraId="39AECC7C" w14:textId="77777777" w:rsidR="00B76BF1" w:rsidRPr="00F16EDB" w:rsidRDefault="00C418A2">
      <w:pPr>
        <w:pStyle w:val="HangingIndent"/>
        <w:rPr>
          <w:lang w:val="en-GB"/>
        </w:rPr>
      </w:pPr>
      <w:r w:rsidRPr="00F16EDB">
        <w:rPr>
          <w:lang w:val="en-GB"/>
        </w:rPr>
        <w:t xml:space="preserve">Trueblood, J. S., Brown, S. D., &amp; Heathcote, A. (2015). </w:t>
      </w:r>
      <w:r w:rsidRPr="00F16EDB">
        <w:rPr>
          <w:i/>
          <w:lang w:val="en-GB"/>
        </w:rPr>
        <w:t>The fragile nature of contextual preference reversals: Reply to tsetsos, chater, and usher (2015).</w:t>
      </w:r>
      <w:bookmarkStart w:id="129" w:name="ref-trueblood2015fragile"/>
      <w:bookmarkEnd w:id="129"/>
    </w:p>
    <w:p w14:paraId="01E78220" w14:textId="77777777" w:rsidR="00B76BF1" w:rsidRPr="00F16EDB" w:rsidRDefault="00C418A2">
      <w:pPr>
        <w:pStyle w:val="HangingIndent"/>
        <w:rPr>
          <w:lang w:val="en-GB"/>
        </w:rPr>
      </w:pPr>
      <w:r w:rsidRPr="00F16EDB">
        <w:rPr>
          <w:lang w:val="en-GB"/>
        </w:rPr>
        <w:t xml:space="preserve">Trueblood, J. S., Brown, S. D., Heathcote, A., &amp; Busemeyer, J. R. (2013). Not just for consumers: Context effects are fundamental to decision making. </w:t>
      </w:r>
      <w:r w:rsidRPr="00F16EDB">
        <w:rPr>
          <w:i/>
          <w:lang w:val="en-GB"/>
        </w:rPr>
        <w:t>Psychological Science</w:t>
      </w:r>
      <w:r w:rsidRPr="00F16EDB">
        <w:rPr>
          <w:lang w:val="en-GB"/>
        </w:rPr>
        <w:t xml:space="preserve">, </w:t>
      </w:r>
      <w:r w:rsidRPr="00F16EDB">
        <w:rPr>
          <w:i/>
          <w:lang w:val="en-GB"/>
        </w:rPr>
        <w:t>24</w:t>
      </w:r>
      <w:r w:rsidRPr="00F16EDB">
        <w:rPr>
          <w:lang w:val="en-GB"/>
        </w:rPr>
        <w:t>(6), 901–908.</w:t>
      </w:r>
      <w:bookmarkStart w:id="130" w:name="ref-trueblood2013not"/>
      <w:bookmarkEnd w:id="130"/>
    </w:p>
    <w:p w14:paraId="2977A745" w14:textId="77777777" w:rsidR="00B76BF1" w:rsidRPr="00F16EDB" w:rsidRDefault="00C418A2">
      <w:pPr>
        <w:pStyle w:val="HangingIndent"/>
        <w:rPr>
          <w:lang w:val="en-GB"/>
        </w:rPr>
      </w:pPr>
      <w:r w:rsidRPr="00F16EDB">
        <w:rPr>
          <w:lang w:val="en-GB"/>
        </w:rPr>
        <w:t xml:space="preserve">Trueblood, J. S., &amp; Dasari, A. (2017). The Impact of Presentation Order on the Attraction Effect in Decision-making. In G. Gunzelman, A. Howes, T. Tenbrink, &amp; E. J. Davelaar (Eds.), </w:t>
      </w:r>
      <w:r w:rsidRPr="00F16EDB">
        <w:rPr>
          <w:i/>
          <w:lang w:val="en-GB"/>
        </w:rPr>
        <w:t>Proceedings of the 39th Annual Conference of the Cognitive Science Society</w:t>
      </w:r>
      <w:r w:rsidRPr="00F16EDB">
        <w:rPr>
          <w:lang w:val="en-GB"/>
        </w:rPr>
        <w:t xml:space="preserve"> (pp. 3374–3379). Austin, TX: Cognitive Science Society.</w:t>
      </w:r>
      <w:bookmarkStart w:id="131" w:name="ref-truebloodImpactPresentationOrder2017"/>
      <w:bookmarkEnd w:id="131"/>
    </w:p>
    <w:p w14:paraId="6E58CAE6" w14:textId="77777777" w:rsidR="00B76BF1" w:rsidRPr="00F16EDB" w:rsidRDefault="00C418A2">
      <w:pPr>
        <w:pStyle w:val="HangingIndent"/>
        <w:rPr>
          <w:lang w:val="en-GB"/>
        </w:rPr>
      </w:pPr>
      <w:r w:rsidRPr="00F16EDB">
        <w:rPr>
          <w:lang w:val="en-GB"/>
        </w:rPr>
        <w:t xml:space="preserve">Tsetsos, K., Chater, N., &amp; Usher, M. (2012). Salience driven value integration explains decision biases and preference reversal. </w:t>
      </w:r>
      <w:r w:rsidRPr="00F16EDB">
        <w:rPr>
          <w:i/>
          <w:lang w:val="en-GB"/>
        </w:rPr>
        <w:t>Proceedings of the National Academy of Sciences</w:t>
      </w:r>
      <w:r w:rsidRPr="00F16EDB">
        <w:rPr>
          <w:lang w:val="en-GB"/>
        </w:rPr>
        <w:t xml:space="preserve">, </w:t>
      </w:r>
      <w:r w:rsidRPr="00F16EDB">
        <w:rPr>
          <w:i/>
          <w:lang w:val="en-GB"/>
        </w:rPr>
        <w:t>109</w:t>
      </w:r>
      <w:r w:rsidRPr="00F16EDB">
        <w:rPr>
          <w:lang w:val="en-GB"/>
        </w:rPr>
        <w:t>(24), 9659–9664.</w:t>
      </w:r>
      <w:bookmarkStart w:id="132" w:name="ref-tsetsos2012salience"/>
      <w:bookmarkEnd w:id="132"/>
    </w:p>
    <w:p w14:paraId="5F6CB950" w14:textId="77777777" w:rsidR="00B76BF1" w:rsidRPr="00F16EDB" w:rsidRDefault="00C418A2">
      <w:pPr>
        <w:pStyle w:val="HangingIndent"/>
        <w:rPr>
          <w:lang w:val="en-GB"/>
        </w:rPr>
      </w:pPr>
      <w:r w:rsidRPr="00F16EDB">
        <w:rPr>
          <w:lang w:val="en-GB"/>
        </w:rPr>
        <w:t xml:space="preserve">Turner, B. M., Schley, D. R., Muller, C., &amp; Tsetsos, K. (2018). Competing theories of multialternative, multiattribute preferential choice. </w:t>
      </w:r>
      <w:r w:rsidRPr="00F16EDB">
        <w:rPr>
          <w:i/>
          <w:lang w:val="en-GB"/>
        </w:rPr>
        <w:t>Psychological Review</w:t>
      </w:r>
      <w:r w:rsidRPr="00F16EDB">
        <w:rPr>
          <w:lang w:val="en-GB"/>
        </w:rPr>
        <w:t xml:space="preserve">, </w:t>
      </w:r>
      <w:r w:rsidRPr="00F16EDB">
        <w:rPr>
          <w:i/>
          <w:lang w:val="en-GB"/>
        </w:rPr>
        <w:t>125</w:t>
      </w:r>
      <w:r w:rsidRPr="00F16EDB">
        <w:rPr>
          <w:lang w:val="en-GB"/>
        </w:rPr>
        <w:t>(3), 329.</w:t>
      </w:r>
      <w:bookmarkStart w:id="133" w:name="ref-turner2018competing"/>
      <w:bookmarkEnd w:id="133"/>
    </w:p>
    <w:p w14:paraId="690E114B" w14:textId="77777777" w:rsidR="00B76BF1" w:rsidRPr="00F16EDB" w:rsidRDefault="00C418A2">
      <w:pPr>
        <w:pStyle w:val="HangingIndent"/>
        <w:rPr>
          <w:lang w:val="en-GB"/>
        </w:rPr>
      </w:pPr>
      <w:r w:rsidRPr="00F16EDB">
        <w:rPr>
          <w:lang w:val="en-GB"/>
        </w:rPr>
        <w:t xml:space="preserve">Tversky, A. (1972). Elimination by aspects: A theory of choice. </w:t>
      </w:r>
      <w:r w:rsidRPr="00F16EDB">
        <w:rPr>
          <w:i/>
          <w:lang w:val="en-GB"/>
        </w:rPr>
        <w:t>Psychological Review</w:t>
      </w:r>
      <w:r w:rsidRPr="00F16EDB">
        <w:rPr>
          <w:lang w:val="en-GB"/>
        </w:rPr>
        <w:t xml:space="preserve">, </w:t>
      </w:r>
      <w:r w:rsidRPr="00F16EDB">
        <w:rPr>
          <w:i/>
          <w:lang w:val="en-GB"/>
        </w:rPr>
        <w:t>79</w:t>
      </w:r>
      <w:r w:rsidRPr="00F16EDB">
        <w:rPr>
          <w:lang w:val="en-GB"/>
        </w:rPr>
        <w:t>(4), 281.</w:t>
      </w:r>
      <w:bookmarkStart w:id="134" w:name="ref-tversky1972elimination"/>
      <w:bookmarkEnd w:id="134"/>
    </w:p>
    <w:p w14:paraId="5BBA6547" w14:textId="77777777" w:rsidR="00B76BF1" w:rsidRPr="00F16EDB" w:rsidRDefault="00C418A2">
      <w:pPr>
        <w:pStyle w:val="HangingIndent"/>
        <w:rPr>
          <w:lang w:val="en-GB"/>
        </w:rPr>
      </w:pPr>
      <w:r w:rsidRPr="00F16EDB">
        <w:rPr>
          <w:lang w:val="en-GB"/>
        </w:rPr>
        <w:t xml:space="preserve">Tversky, A., &amp; Kahneman, D. (1992). Advances in prospect theory: Cumulative representation of uncertainty. </w:t>
      </w:r>
      <w:r w:rsidRPr="00F16EDB">
        <w:rPr>
          <w:i/>
          <w:lang w:val="en-GB"/>
        </w:rPr>
        <w:t>Journal of Risk and Uncertainty</w:t>
      </w:r>
      <w:r w:rsidRPr="00F16EDB">
        <w:rPr>
          <w:lang w:val="en-GB"/>
        </w:rPr>
        <w:t xml:space="preserve">, </w:t>
      </w:r>
      <w:r w:rsidRPr="00F16EDB">
        <w:rPr>
          <w:i/>
          <w:lang w:val="en-GB"/>
        </w:rPr>
        <w:t>5</w:t>
      </w:r>
      <w:r w:rsidRPr="00F16EDB">
        <w:rPr>
          <w:lang w:val="en-GB"/>
        </w:rPr>
        <w:t>(4), 297–323.</w:t>
      </w:r>
      <w:bookmarkStart w:id="135" w:name="ref-tversky1992advances"/>
      <w:bookmarkEnd w:id="135"/>
    </w:p>
    <w:p w14:paraId="18CC3860" w14:textId="77777777" w:rsidR="00B76BF1" w:rsidRPr="00F16EDB" w:rsidRDefault="00C418A2">
      <w:pPr>
        <w:pStyle w:val="HangingIndent"/>
        <w:rPr>
          <w:lang w:val="en-GB"/>
        </w:rPr>
      </w:pPr>
      <w:r w:rsidRPr="00F16EDB">
        <w:rPr>
          <w:lang w:val="en-GB"/>
        </w:rPr>
        <w:t xml:space="preserve">Tversky, A., &amp; Simonson, I. (1993). Context-dependent preferences. </w:t>
      </w:r>
      <w:r w:rsidRPr="00F16EDB">
        <w:rPr>
          <w:i/>
          <w:lang w:val="en-GB"/>
        </w:rPr>
        <w:t>Management Science</w:t>
      </w:r>
      <w:r w:rsidRPr="00F16EDB">
        <w:rPr>
          <w:lang w:val="en-GB"/>
        </w:rPr>
        <w:t xml:space="preserve">, </w:t>
      </w:r>
      <w:r w:rsidRPr="00F16EDB">
        <w:rPr>
          <w:i/>
          <w:lang w:val="en-GB"/>
        </w:rPr>
        <w:t>39</w:t>
      </w:r>
      <w:r w:rsidRPr="00F16EDB">
        <w:rPr>
          <w:lang w:val="en-GB"/>
        </w:rPr>
        <w:t>(10), 1179–1189.</w:t>
      </w:r>
      <w:bookmarkStart w:id="136" w:name="ref-tversky1993context"/>
      <w:bookmarkEnd w:id="136"/>
    </w:p>
    <w:p w14:paraId="6D9B7DB5" w14:textId="77777777" w:rsidR="00B76BF1" w:rsidRPr="00F16EDB" w:rsidRDefault="00C418A2">
      <w:pPr>
        <w:pStyle w:val="HangingIndent"/>
        <w:rPr>
          <w:lang w:val="en-GB"/>
        </w:rPr>
      </w:pPr>
      <w:r w:rsidRPr="00F16EDB">
        <w:rPr>
          <w:lang w:val="en-GB"/>
        </w:rPr>
        <w:lastRenderedPageBreak/>
        <w:t xml:space="preserve">Usher, M., &amp; McClelland, J. L. (2001). The time course of perceptual choice: The leaky, competing accumulator model. </w:t>
      </w:r>
      <w:r w:rsidRPr="00F16EDB">
        <w:rPr>
          <w:i/>
          <w:lang w:val="en-GB"/>
        </w:rPr>
        <w:t>Psychological Review</w:t>
      </w:r>
      <w:r w:rsidRPr="00F16EDB">
        <w:rPr>
          <w:lang w:val="en-GB"/>
        </w:rPr>
        <w:t xml:space="preserve">, </w:t>
      </w:r>
      <w:r w:rsidRPr="00F16EDB">
        <w:rPr>
          <w:i/>
          <w:lang w:val="en-GB"/>
        </w:rPr>
        <w:t>108</w:t>
      </w:r>
      <w:r w:rsidRPr="00F16EDB">
        <w:rPr>
          <w:lang w:val="en-GB"/>
        </w:rPr>
        <w:t>(3), 550.</w:t>
      </w:r>
      <w:bookmarkStart w:id="137" w:name="ref-usher2001time"/>
      <w:bookmarkEnd w:id="137"/>
    </w:p>
    <w:p w14:paraId="013289DC" w14:textId="77777777" w:rsidR="00B76BF1" w:rsidRPr="00F16EDB" w:rsidRDefault="00C418A2">
      <w:pPr>
        <w:pStyle w:val="HangingIndent"/>
        <w:rPr>
          <w:lang w:val="en-GB"/>
        </w:rPr>
      </w:pPr>
      <w:r w:rsidRPr="00F16EDB">
        <w:rPr>
          <w:lang w:val="en-GB"/>
        </w:rPr>
        <w:t xml:space="preserve">Usher, M., &amp; McClelland, J. L. (2004). Loss aversion and inhibition in dynamical models of multialternative choice. </w:t>
      </w:r>
      <w:r w:rsidRPr="00F16EDB">
        <w:rPr>
          <w:i/>
          <w:lang w:val="en-GB"/>
        </w:rPr>
        <w:t>Psychological Review</w:t>
      </w:r>
      <w:r w:rsidRPr="00F16EDB">
        <w:rPr>
          <w:lang w:val="en-GB"/>
        </w:rPr>
        <w:t xml:space="preserve">, </w:t>
      </w:r>
      <w:r w:rsidRPr="00F16EDB">
        <w:rPr>
          <w:i/>
          <w:lang w:val="en-GB"/>
        </w:rPr>
        <w:t>111</w:t>
      </w:r>
      <w:r w:rsidRPr="00F16EDB">
        <w:rPr>
          <w:lang w:val="en-GB"/>
        </w:rPr>
        <w:t>(3), 757.</w:t>
      </w:r>
      <w:bookmarkStart w:id="138" w:name="ref-usher2004loss"/>
      <w:bookmarkEnd w:id="138"/>
    </w:p>
    <w:p w14:paraId="0ADF6F34" w14:textId="77777777" w:rsidR="00B76BF1" w:rsidRPr="00F16EDB" w:rsidRDefault="00C418A2">
      <w:pPr>
        <w:pStyle w:val="HangingIndent"/>
        <w:rPr>
          <w:lang w:val="en-GB"/>
        </w:rPr>
      </w:pPr>
      <w:r w:rsidRPr="00F16EDB">
        <w:rPr>
          <w:lang w:val="en-GB"/>
        </w:rPr>
        <w:t xml:space="preserve">Vaidya, A. R., &amp; Fellows, L. K. (2015). Testing necessary regional frontal contributions to value assessment and fixation-based updating. </w:t>
      </w:r>
      <w:r w:rsidRPr="00F16EDB">
        <w:rPr>
          <w:i/>
          <w:lang w:val="en-GB"/>
        </w:rPr>
        <w:t>Nature Communications</w:t>
      </w:r>
      <w:r w:rsidRPr="00F16EDB">
        <w:rPr>
          <w:lang w:val="en-GB"/>
        </w:rPr>
        <w:t xml:space="preserve">, </w:t>
      </w:r>
      <w:r w:rsidRPr="00F16EDB">
        <w:rPr>
          <w:i/>
          <w:lang w:val="en-GB"/>
        </w:rPr>
        <w:t>6</w:t>
      </w:r>
      <w:r w:rsidRPr="00F16EDB">
        <w:rPr>
          <w:lang w:val="en-GB"/>
        </w:rPr>
        <w:t>(1), 1–12.</w:t>
      </w:r>
      <w:bookmarkStart w:id="139" w:name="ref-vaidya2015testing"/>
      <w:bookmarkEnd w:id="139"/>
    </w:p>
    <w:p w14:paraId="38B9CCCC" w14:textId="77777777" w:rsidR="00B76BF1" w:rsidRPr="00F16EDB" w:rsidRDefault="00C418A2">
      <w:pPr>
        <w:pStyle w:val="HangingIndent"/>
        <w:rPr>
          <w:lang w:val="en-GB"/>
        </w:rPr>
      </w:pPr>
      <w:r w:rsidRPr="00F16EDB">
        <w:rPr>
          <w:lang w:val="en-GB"/>
        </w:rPr>
        <w:t xml:space="preserve">Virtanen, P., Gommers, R., Oliphant, T. E., Haberland, M., Reddy, T., Cournapeau, D., … Contributors, S. 1. 0. (2020). SciPy 1.0: Fundamental Algorithms for Scientific Computing in Python. </w:t>
      </w:r>
      <w:r w:rsidRPr="003E7139">
        <w:rPr>
          <w:i/>
          <w:lang w:val="de-DE"/>
        </w:rPr>
        <w:t>Nature Methods</w:t>
      </w:r>
      <w:r w:rsidRPr="003E7139">
        <w:rPr>
          <w:lang w:val="de-DE"/>
        </w:rPr>
        <w:t xml:space="preserve">, </w:t>
      </w:r>
      <w:r w:rsidRPr="003E7139">
        <w:rPr>
          <w:i/>
          <w:lang w:val="de-DE"/>
        </w:rPr>
        <w:t>17</w:t>
      </w:r>
      <w:r w:rsidRPr="003E7139">
        <w:rPr>
          <w:lang w:val="de-DE"/>
        </w:rPr>
        <w:t>, 261–272. https://doi.org/</w:t>
      </w:r>
      <w:hyperlink r:id="rId37">
        <w:r w:rsidRPr="003E7139">
          <w:rPr>
            <w:rStyle w:val="Hyperlink"/>
            <w:lang w:val="de-DE"/>
          </w:rPr>
          <w:t>https://doi.org/10.1038/s41592-019-0686-2</w:t>
        </w:r>
      </w:hyperlink>
    </w:p>
    <w:p w14:paraId="4AF28836" w14:textId="77777777" w:rsidR="00B76BF1" w:rsidRPr="00F16EDB" w:rsidRDefault="00C418A2">
      <w:pPr>
        <w:pStyle w:val="HangingIndent"/>
        <w:rPr>
          <w:lang w:val="en-GB"/>
        </w:rPr>
      </w:pPr>
      <w:r w:rsidRPr="00F16EDB">
        <w:rPr>
          <w:lang w:val="en-GB"/>
        </w:rPr>
        <w:t xml:space="preserve">Von Neumann, J., &amp; Morgenstern, O. (1947). </w:t>
      </w:r>
      <w:r w:rsidRPr="00F16EDB">
        <w:rPr>
          <w:i/>
          <w:lang w:val="en-GB"/>
        </w:rPr>
        <w:t>Theory of games and economic behavior</w:t>
      </w:r>
      <w:r w:rsidRPr="00F16EDB">
        <w:rPr>
          <w:lang w:val="en-GB"/>
        </w:rPr>
        <w:t xml:space="preserve"> (2. ed.). Princeton: Princeton University Press.</w:t>
      </w:r>
      <w:bookmarkStart w:id="140" w:name="ref-vonNeumann1947theory"/>
      <w:bookmarkEnd w:id="140"/>
    </w:p>
    <w:p w14:paraId="55605688" w14:textId="77777777" w:rsidR="00B76BF1" w:rsidRPr="00F16EDB" w:rsidRDefault="00C418A2">
      <w:pPr>
        <w:pStyle w:val="HangingIndent"/>
        <w:rPr>
          <w:lang w:val="en-GB"/>
        </w:rPr>
      </w:pPr>
      <w:r w:rsidRPr="00F16EDB">
        <w:rPr>
          <w:lang w:val="en-GB"/>
        </w:rPr>
        <w:t xml:space="preserve">Wedell, D. H. (1991). Distinguishing among models of contextually induced preference reversals. </w:t>
      </w:r>
      <w:r w:rsidRPr="00F16EDB">
        <w:rPr>
          <w:i/>
          <w:lang w:val="en-GB"/>
        </w:rPr>
        <w:t>Journal of Experimental Psychology: Learning, Memory, and Cognition</w:t>
      </w:r>
      <w:r w:rsidRPr="00F16EDB">
        <w:rPr>
          <w:lang w:val="en-GB"/>
        </w:rPr>
        <w:t xml:space="preserve">, </w:t>
      </w:r>
      <w:r w:rsidRPr="00F16EDB">
        <w:rPr>
          <w:i/>
          <w:lang w:val="en-GB"/>
        </w:rPr>
        <w:t>17</w:t>
      </w:r>
      <w:r w:rsidRPr="00F16EDB">
        <w:rPr>
          <w:lang w:val="en-GB"/>
        </w:rPr>
        <w:t xml:space="preserve">(4), 767–778. </w:t>
      </w:r>
      <w:hyperlink r:id="rId38">
        <w:r w:rsidRPr="00F16EDB">
          <w:rPr>
            <w:rStyle w:val="Hyperlink"/>
            <w:lang w:val="en-GB"/>
          </w:rPr>
          <w:t>https://doi.org/10.1037/0278-7393.17.4.767</w:t>
        </w:r>
      </w:hyperlink>
    </w:p>
    <w:p w14:paraId="6BE49438" w14:textId="77777777" w:rsidR="00B76BF1" w:rsidRPr="00F16EDB" w:rsidRDefault="00C418A2">
      <w:pPr>
        <w:pStyle w:val="HangingIndent"/>
        <w:rPr>
          <w:lang w:val="en-GB"/>
        </w:rPr>
      </w:pPr>
      <w:r w:rsidRPr="00F16EDB">
        <w:rPr>
          <w:lang w:val="en-GB"/>
        </w:rPr>
        <w:t xml:space="preserve">Westfall, J. (2017). Statistical details of the default priors in the Bambi library. </w:t>
      </w:r>
      <w:r w:rsidRPr="00F16EDB">
        <w:rPr>
          <w:i/>
          <w:lang w:val="en-GB"/>
        </w:rPr>
        <w:t>arXiv:1702.01201 [stat]</w:t>
      </w:r>
      <w:r w:rsidRPr="00F16EDB">
        <w:rPr>
          <w:lang w:val="en-GB"/>
        </w:rPr>
        <w:t xml:space="preserve">. Retrieved from </w:t>
      </w:r>
      <w:hyperlink r:id="rId39">
        <w:r w:rsidRPr="00F16EDB">
          <w:rPr>
            <w:rStyle w:val="Hyperlink"/>
            <w:lang w:val="en-GB"/>
          </w:rPr>
          <w:t>http://arxiv.org/abs/1702.01201</w:t>
        </w:r>
      </w:hyperlink>
    </w:p>
    <w:p w14:paraId="3B170900" w14:textId="77777777" w:rsidR="00B76BF1" w:rsidRPr="00F16EDB" w:rsidRDefault="00C418A2">
      <w:pPr>
        <w:pStyle w:val="HangingIndent"/>
        <w:rPr>
          <w:lang w:val="en-GB"/>
        </w:rPr>
      </w:pPr>
      <w:r w:rsidRPr="00F16EDB">
        <w:rPr>
          <w:lang w:val="en-GB"/>
        </w:rPr>
        <w:t xml:space="preserve">Wollschläger, L. M., &amp; Diederich, A. (2012). The 2N-ary choice tree model for n-alternative preferential choice. </w:t>
      </w:r>
      <w:r w:rsidRPr="00F16EDB">
        <w:rPr>
          <w:i/>
          <w:lang w:val="en-GB"/>
        </w:rPr>
        <w:t>Frontiers in Psychology</w:t>
      </w:r>
      <w:r w:rsidRPr="00F16EDB">
        <w:rPr>
          <w:lang w:val="en-GB"/>
        </w:rPr>
        <w:t xml:space="preserve">, </w:t>
      </w:r>
      <w:r w:rsidRPr="00F16EDB">
        <w:rPr>
          <w:i/>
          <w:lang w:val="en-GB"/>
        </w:rPr>
        <w:t>3</w:t>
      </w:r>
      <w:r w:rsidRPr="00F16EDB">
        <w:rPr>
          <w:lang w:val="en-GB"/>
        </w:rPr>
        <w:t>, 189.</w:t>
      </w:r>
      <w:bookmarkStart w:id="141" w:name="ref-wollschlager20122n"/>
      <w:bookmarkEnd w:id="141"/>
    </w:p>
    <w:p w14:paraId="7DC12B20" w14:textId="77777777" w:rsidR="00B76BF1" w:rsidRPr="00F16EDB" w:rsidRDefault="00C418A2">
      <w:pPr>
        <w:pStyle w:val="HangingIndent"/>
        <w:rPr>
          <w:lang w:val="en-GB"/>
        </w:rPr>
      </w:pPr>
      <w:r w:rsidRPr="00F16EDB">
        <w:rPr>
          <w:lang w:val="en-GB"/>
        </w:rPr>
        <w:t xml:space="preserve">Yarkoni, T., &amp; Westfall, J. (2016). </w:t>
      </w:r>
      <w:r w:rsidRPr="00F16EDB">
        <w:rPr>
          <w:i/>
          <w:lang w:val="en-GB"/>
        </w:rPr>
        <w:t>Bambi: A simple interface for fitting Bayesian mixed effects models</w:t>
      </w:r>
      <w:r w:rsidRPr="00F16EDB">
        <w:rPr>
          <w:lang w:val="en-GB"/>
        </w:rPr>
        <w:t xml:space="preserve">. </w:t>
      </w:r>
      <w:hyperlink r:id="rId40">
        <w:r w:rsidRPr="00F16EDB">
          <w:rPr>
            <w:rStyle w:val="Hyperlink"/>
            <w:lang w:val="en-GB"/>
          </w:rPr>
          <w:t>https://doi.org/10.31219/osf.io/rv7sn</w:t>
        </w:r>
      </w:hyperlink>
      <w:r w:rsidRPr="00F16EDB">
        <w:rPr>
          <w:lang w:val="en-GB"/>
        </w:rPr>
        <w:br w:type="page"/>
      </w:r>
    </w:p>
    <w:p w14:paraId="76A05A91" w14:textId="77777777" w:rsidR="00B76BF1" w:rsidRPr="00F16EDB" w:rsidRDefault="00C418A2">
      <w:pPr>
        <w:pStyle w:val="Heading1"/>
        <w:rPr>
          <w:lang w:val="en-GB"/>
        </w:rPr>
      </w:pPr>
      <w:r w:rsidRPr="00F16EDB">
        <w:rPr>
          <w:lang w:val="en-GB"/>
        </w:rPr>
        <w:lastRenderedPageBreak/>
        <w:t>Supplementary Information</w:t>
      </w:r>
    </w:p>
    <w:p w14:paraId="00BF54E8" w14:textId="77777777" w:rsidR="00B76BF1" w:rsidRPr="00F16EDB" w:rsidRDefault="00C418A2">
      <w:pPr>
        <w:pStyle w:val="Heading2"/>
        <w:rPr>
          <w:lang w:val="en-GB"/>
        </w:rPr>
      </w:pPr>
      <w:r w:rsidRPr="00F16EDB">
        <w:rPr>
          <w:lang w:val="en-GB"/>
        </w:rPr>
        <w:t>Additional eye movement analyses</w:t>
      </w:r>
    </w:p>
    <w:p w14:paraId="4728EEDF" w14:textId="77777777" w:rsidR="00B76BF1" w:rsidRPr="00F16EDB" w:rsidRDefault="00B76BF1">
      <w:pPr>
        <w:pStyle w:val="BodyText"/>
        <w:rPr>
          <w:lang w:val="en-GB"/>
        </w:rPr>
      </w:pPr>
    </w:p>
    <w:p w14:paraId="0860A966" w14:textId="77777777" w:rsidR="00B76BF1" w:rsidRPr="00F16EDB" w:rsidRDefault="00C418A2">
      <w:pPr>
        <w:pStyle w:val="CaptionedFigure"/>
        <w:spacing w:line="360" w:lineRule="auto"/>
        <w:jc w:val="center"/>
        <w:rPr>
          <w:lang w:val="en-GB"/>
        </w:rPr>
      </w:pPr>
      <w:bookmarkStart w:id="142" w:name="fig%252525253Adwell-data-timebinned"/>
      <w:r w:rsidRPr="00F16EDB">
        <w:rPr>
          <w:noProof/>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1"/>
                    <a:stretch>
                      <a:fillRect/>
                    </a:stretch>
                  </pic:blipFill>
                  <pic:spPr bwMode="auto">
                    <a:xfrm>
                      <a:off x="0" y="0"/>
                      <a:ext cx="5334000" cy="1993900"/>
                    </a:xfrm>
                    <a:prstGeom prst="rect">
                      <a:avLst/>
                    </a:prstGeom>
                  </pic:spPr>
                </pic:pic>
              </a:graphicData>
            </a:graphic>
          </wp:inline>
        </w:drawing>
      </w:r>
      <w:bookmarkEnd w:id="142"/>
    </w:p>
    <w:p w14:paraId="7F4F5876" w14:textId="77777777" w:rsidR="00B76BF1" w:rsidRPr="00F16EDB" w:rsidRDefault="00C418A2">
      <w:pPr>
        <w:pStyle w:val="ImageCaption"/>
        <w:spacing w:line="276" w:lineRule="auto"/>
        <w:rPr>
          <w:lang w:val="en-GB"/>
        </w:rPr>
      </w:pPr>
      <w:r w:rsidRPr="00F16EDB">
        <w:rPr>
          <w:b/>
          <w:lang w:val="en-GB"/>
        </w:rPr>
        <w:t>Supplemental Figure 1. Distribution of gaze over the course of the trial depending on stimulus characteristics.</w:t>
      </w:r>
      <w:r w:rsidRPr="00F16EDB">
        <w:rPr>
          <w:lang w:val="en-GB"/>
        </w:rPr>
        <w:t xml:space="preserve"> Each panel shows the average dwell towards AOIs for a given stimulus feature (e.g., horizontal and vertical position) across five time-bins. Data is shown separately for attraction </w:t>
      </w:r>
      <w:r w:rsidRPr="00F16EDB">
        <w:rPr>
          <w:b/>
          <w:lang w:val="en-GB"/>
        </w:rPr>
        <w:t>(a-f)</w:t>
      </w:r>
      <w:r w:rsidRPr="00F16EDB">
        <w:rPr>
          <w:lang w:val="en-GB"/>
        </w:rPr>
        <w:t xml:space="preserve"> and compromise </w:t>
      </w:r>
      <w:r w:rsidRPr="00F16EDB">
        <w:rPr>
          <w:b/>
          <w:lang w:val="en-GB"/>
        </w:rPr>
        <w:t>(g-l)</w:t>
      </w:r>
      <w:r w:rsidRPr="00F16EDB">
        <w:rPr>
          <w:lang w:val="en-GB"/>
        </w:rPr>
        <w:t xml:space="preserve"> trials. </w:t>
      </w:r>
    </w:p>
    <w:p w14:paraId="22019FBB" w14:textId="77777777" w:rsidR="00B76BF1" w:rsidRPr="00F16EDB" w:rsidRDefault="00B76BF1">
      <w:pPr>
        <w:pStyle w:val="Heading3"/>
        <w:ind w:firstLine="737"/>
        <w:rPr>
          <w:lang w:val="en-GB"/>
        </w:rPr>
      </w:pPr>
    </w:p>
    <w:p w14:paraId="33597BF6" w14:textId="2AB73571" w:rsidR="00B76BF1" w:rsidRPr="00F16EDB" w:rsidRDefault="00C418A2">
      <w:pPr>
        <w:pStyle w:val="Heading3"/>
        <w:rPr>
          <w:lang w:val="en-GB"/>
        </w:rPr>
      </w:pPr>
      <w:r w:rsidRPr="00F16EDB">
        <w:rPr>
          <w:lang w:val="en-GB"/>
        </w:rPr>
        <w:t xml:space="preserve">Regression </w:t>
      </w:r>
      <w:r w:rsidR="005F3D9A">
        <w:rPr>
          <w:lang w:val="en-GB"/>
        </w:rPr>
        <w:t>A</w:t>
      </w:r>
      <w:r w:rsidRPr="00F16EDB">
        <w:rPr>
          <w:lang w:val="en-GB"/>
        </w:rPr>
        <w:t xml:space="preserve">nalyses of </w:t>
      </w:r>
      <w:r w:rsidR="005F3D9A">
        <w:rPr>
          <w:lang w:val="en-GB"/>
        </w:rPr>
        <w:t>G</w:t>
      </w:r>
      <w:r w:rsidRPr="00F16EDB">
        <w:rPr>
          <w:lang w:val="en-GB"/>
        </w:rPr>
        <w:t xml:space="preserve">aze </w:t>
      </w:r>
      <w:r w:rsidR="005F3D9A">
        <w:rPr>
          <w:lang w:val="en-GB"/>
        </w:rPr>
        <w:t>B</w:t>
      </w:r>
      <w:r w:rsidRPr="00F16EDB">
        <w:rPr>
          <w:lang w:val="en-GB"/>
        </w:rPr>
        <w:t>ehaviour</w:t>
      </w:r>
    </w:p>
    <w:p w14:paraId="0AF55A99" w14:textId="231A354F" w:rsidR="00B76BF1" w:rsidRPr="00F16EDB" w:rsidRDefault="00C418A2">
      <w:pPr>
        <w:pStyle w:val="FirstParagraph"/>
        <w:rPr>
          <w:lang w:val="en-GB"/>
        </w:rPr>
      </w:pPr>
      <w:r w:rsidRPr="00F16EDB">
        <w:rPr>
          <w:lang w:val="en-GB"/>
        </w:rPr>
        <w:t xml:space="preserve">We performed two linear mixed effects regressions of total dwell time towards an AOI in each trial, separate for attraction and compromise trials (Supplemental Figure </w:t>
      </w:r>
      <w:hyperlink w:anchor="fig:dwell-data-timebinned">
        <w:r w:rsidRPr="00F16EDB">
          <w:rPr>
            <w:rStyle w:val="Hyperlink"/>
            <w:rFonts w:eastAsia="Cambria"/>
            <w:lang w:val="en-GB"/>
          </w:rPr>
          <w:t>1</w:t>
        </w:r>
      </w:hyperlink>
      <w:r w:rsidRPr="00F16EDB">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w:t>
      </w:r>
      <w:r w:rsidR="00DD2C73" w:rsidRPr="00F16EDB">
        <w:rPr>
          <w:lang w:val="en-GB"/>
        </w:rPr>
        <w:t>centre</w:t>
      </w:r>
      <w:r w:rsidRPr="00F16EDB">
        <w:rPr>
          <w:lang w:val="en-GB"/>
        </w:rPr>
        <w:t xml:space="preserve">, +1 = right), attribute (dummy coding probability attribute </w:t>
      </w:r>
      <m:oMath>
        <m:r>
          <w:rPr>
            <w:rFonts w:ascii="Cambria Math" w:hAnsi="Cambria Math"/>
            <w:lang w:val="en-GB"/>
          </w:rPr>
          <m:t>p</m:t>
        </m:r>
      </m:oMath>
      <w:r w:rsidRPr="00F16EDB">
        <w:rPr>
          <w:lang w:val="en-GB"/>
        </w:rP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F16EDB">
        <w:rPr>
          <w:lang w:val="en-GB"/>
        </w:rPr>
        <w:lastRenderedPageBreak/>
        <w:t>with the time-bin variable, and time-bin as additional predictor. Both models included random intercepts and slopes for each participant. Bayesian posterior distributions of the regression weights were estimated using the bambi Python library (Yarkoni &amp; Westfall, 2016), with default priors (Westfall, 2017), sampling four chains with 2000 samples each, after a tuning phase of 500 samples. Convergence was diagnosed visually and by means of the Gelman-Rubin statistic (</w:t>
      </w:r>
      <m:oMath>
        <m:acc>
          <m:accPr>
            <m:chr m:val="^"/>
            <m:ctrlPr>
              <w:rPr>
                <w:rFonts w:ascii="Cambria Math" w:hAnsi="Cambria Math"/>
                <w:lang w:val="en-GB"/>
              </w:rPr>
            </m:ctrlPr>
          </m:accPr>
          <m:e>
            <m:r>
              <w:rPr>
                <w:rFonts w:ascii="Cambria Math" w:hAnsi="Cambria Math"/>
                <w:lang w:val="en-GB"/>
              </w:rPr>
              <m:t>R</m:t>
            </m:r>
          </m:e>
        </m:acc>
        <m:r>
          <w:rPr>
            <w:rFonts w:ascii="Cambria Math" w:hAnsi="Cambria Math"/>
            <w:lang w:val="en-GB"/>
          </w:rPr>
          <m:t>≤1.05</m:t>
        </m:r>
      </m:oMath>
      <w:r w:rsidRPr="00F16EDB">
        <w:rPr>
          <w:lang w:val="en-GB"/>
        </w:rPr>
        <w:t xml:space="preserve"> for all chains).</w:t>
      </w:r>
    </w:p>
    <w:p w14:paraId="01A144FA" w14:textId="4E3DA038" w:rsidR="00B76BF1" w:rsidRPr="00F16EDB" w:rsidRDefault="00C418A2">
      <w:pPr>
        <w:pStyle w:val="BodyText"/>
        <w:rPr>
          <w:lang w:val="en-GB"/>
        </w:rPr>
      </w:pPr>
      <w:r w:rsidRPr="00F16EDB">
        <w:rPr>
          <w:lang w:val="en-GB"/>
        </w:rPr>
        <w:t xml:space="preserve">Regression weight estimates are shown in Supplemental Figure </w:t>
      </w:r>
      <w:hyperlink w:anchor="fig:dwell-regression-weights">
        <w:r w:rsidRPr="00F16EDB">
          <w:rPr>
            <w:rStyle w:val="Hyperlink"/>
            <w:rFonts w:eastAsia="Cambria"/>
            <w:lang w:val="en-GB"/>
          </w:rPr>
          <w:t>2</w:t>
        </w:r>
      </w:hyperlink>
      <w:r w:rsidRPr="00F16EDB">
        <w:rPr>
          <w:lang w:val="en-GB"/>
        </w:rPr>
        <w:t xml:space="preserve">.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(Mullett &amp; Stewart, 2016; Shimojo, Simion, Shimojo, &amp; Scheier,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F16EDB">
        <w:rPr>
          <w:lang w:val="en-GB"/>
        </w:rPr>
        <w:t xml:space="preserve">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F16EDB" w:rsidRDefault="00C418A2">
      <w:pPr>
        <w:pStyle w:val="BodyText"/>
        <w:ind w:firstLine="0"/>
        <w:jc w:val="center"/>
        <w:rPr>
          <w:lang w:val="en-GB"/>
        </w:rPr>
      </w:pPr>
      <w:bookmarkStart w:id="143" w:name="fig%252525253Adwell-regression-weights"/>
      <w:r w:rsidRPr="00F16EDB">
        <w:rPr>
          <w:noProof/>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2"/>
                    <a:stretch>
                      <a:fillRect/>
                    </a:stretch>
                  </pic:blipFill>
                  <pic:spPr bwMode="auto">
                    <a:xfrm>
                      <a:off x="0" y="0"/>
                      <a:ext cx="3251200" cy="2171700"/>
                    </a:xfrm>
                    <a:prstGeom prst="rect">
                      <a:avLst/>
                    </a:prstGeom>
                  </pic:spPr>
                </pic:pic>
              </a:graphicData>
            </a:graphic>
          </wp:inline>
        </w:drawing>
      </w:r>
      <w:bookmarkEnd w:id="143"/>
    </w:p>
    <w:p w14:paraId="7F4C1334" w14:textId="62D4C094" w:rsidR="00B76BF1" w:rsidRPr="00F16EDB" w:rsidRDefault="00C418A2">
      <w:pPr>
        <w:pStyle w:val="ImageCaption"/>
        <w:spacing w:line="276" w:lineRule="auto"/>
        <w:rPr>
          <w:lang w:val="en-GB"/>
        </w:rPr>
      </w:pPr>
      <w:r w:rsidRPr="00F16EDB">
        <w:rPr>
          <w:b/>
          <w:lang w:val="en-GB"/>
        </w:rPr>
        <w:t>Supplemental Figure 2. Weight estimates from regression analyses on absolute dwell times.</w:t>
      </w:r>
      <w:r w:rsidRPr="00F16EDB">
        <w:rPr>
          <w:lang w:val="en-GB"/>
        </w:rPr>
        <w:t xml:space="preserve"> We performed two mixed-effects regression analyses of dwell time towards each AOI onto stimulus properties: </w:t>
      </w:r>
      <w:r w:rsidRPr="00F16EDB">
        <w:rPr>
          <w:b/>
          <w:lang w:val="en-GB"/>
        </w:rPr>
        <w:t>(a, c)</w:t>
      </w:r>
      <w:r w:rsidRPr="00F16EDB">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F16EDB">
        <w:rPr>
          <w:b/>
          <w:lang w:val="en-GB"/>
        </w:rPr>
        <w:t>(b, d)</w:t>
      </w:r>
      <w:r w:rsidRPr="00F16EDB">
        <w:rPr>
          <w:lang w:val="en-GB"/>
        </w:rPr>
        <w:t xml:space="preserve"> Second, we binned dwell times</w:t>
      </w:r>
      <w:r w:rsidR="00D96B12" w:rsidRPr="00F16EDB">
        <w:rPr>
          <w:lang w:val="en-GB"/>
        </w:rPr>
        <w:t xml:space="preserve"> </w:t>
      </w:r>
      <w:r w:rsidRPr="00F16EDB">
        <w:rPr>
          <w:lang w:val="en-GB"/>
        </w:rPr>
        <w:t xml:space="preserve">in each trial into five time-bins and added an interaction term with time-bin for each predictor. The panels show the interaction term weights. Analyses were carried out separately for attraction </w:t>
      </w:r>
      <w:r w:rsidRPr="00F16EDB">
        <w:rPr>
          <w:b/>
          <w:lang w:val="en-GB"/>
        </w:rPr>
        <w:t>(a, b)</w:t>
      </w:r>
      <w:r w:rsidRPr="00F16EDB">
        <w:rPr>
          <w:lang w:val="en-GB"/>
        </w:rPr>
        <w:t xml:space="preserve"> and compromise </w:t>
      </w:r>
      <w:r w:rsidRPr="00F16EDB">
        <w:rPr>
          <w:b/>
          <w:lang w:val="en-GB"/>
        </w:rPr>
        <w:t>(c, d)</w:t>
      </w:r>
      <w:r w:rsidRPr="00F16EDB">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intervals (coloured green if the interval excluded 0</w:t>
      </w:r>
      <w:bookmarkStart w:id="144" w:name="regression-analyses-of-gaze-behaviour"/>
      <w:bookmarkEnd w:id="144"/>
      <w:r w:rsidRPr="00F16EDB">
        <w:rPr>
          <w:lang w:val="en-GB"/>
        </w:rPr>
        <w:t xml:space="preserve">). </w:t>
      </w:r>
    </w:p>
    <w:p w14:paraId="2489B847" w14:textId="77777777" w:rsidR="00B76BF1" w:rsidRPr="00F16EDB" w:rsidRDefault="00B76BF1">
      <w:pPr>
        <w:pStyle w:val="Heading3"/>
        <w:ind w:firstLine="737"/>
        <w:rPr>
          <w:lang w:val="en-GB"/>
        </w:rPr>
      </w:pPr>
    </w:p>
    <w:p w14:paraId="526F39C2" w14:textId="0A1CD27B" w:rsidR="00B76BF1" w:rsidRPr="00F16EDB" w:rsidRDefault="00C418A2">
      <w:pPr>
        <w:pStyle w:val="Heading3"/>
        <w:rPr>
          <w:lang w:val="en-GB"/>
        </w:rPr>
      </w:pPr>
      <w:r w:rsidRPr="00F16EDB">
        <w:rPr>
          <w:lang w:val="en-GB"/>
        </w:rPr>
        <w:t xml:space="preserve">Direction of </w:t>
      </w:r>
      <w:r w:rsidR="00E33070">
        <w:rPr>
          <w:lang w:val="en-GB"/>
        </w:rPr>
        <w:t>I</w:t>
      </w:r>
      <w:r w:rsidRPr="00F16EDB">
        <w:rPr>
          <w:lang w:val="en-GB"/>
        </w:rPr>
        <w:t xml:space="preserve">nformation </w:t>
      </w:r>
      <w:r w:rsidR="00E33070">
        <w:rPr>
          <w:lang w:val="en-GB"/>
        </w:rPr>
        <w:t>S</w:t>
      </w:r>
      <w:r w:rsidRPr="00F16EDB">
        <w:rPr>
          <w:lang w:val="en-GB"/>
        </w:rPr>
        <w:t>earch</w:t>
      </w:r>
    </w:p>
    <w:p w14:paraId="1007A9A3" w14:textId="77777777" w:rsidR="00B76BF1" w:rsidRPr="00F16EDB" w:rsidRDefault="00C418A2">
      <w:pPr>
        <w:pStyle w:val="FirstParagraph"/>
        <w:rPr>
          <w:lang w:val="en-GB"/>
        </w:rPr>
      </w:pPr>
      <w:r w:rsidRPr="00F16EDB">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F16EDB">
        <w:rPr>
          <w:lang w:val="en-GB"/>
        </w:rPr>
        <w:t xml:space="preserve"> s.d. = 7.28 </w:t>
      </w:r>
      <m:oMath>
        <m:r>
          <w:rPr>
            <w:rFonts w:ascii="Cambria Math" w:hAnsi="Cambria Math"/>
            <w:lang w:val="en-GB"/>
          </w:rPr>
          <m:t>±</m:t>
        </m:r>
      </m:oMath>
      <w:r w:rsidRPr="00F16EDB">
        <w:rPr>
          <w:lang w:val="en-GB"/>
        </w:rPr>
        <w:t xml:space="preserve"> 2.36) and compromise (mean </w:t>
      </w:r>
      <m:oMath>
        <m:r>
          <w:rPr>
            <w:rFonts w:ascii="Cambria Math" w:hAnsi="Cambria Math"/>
            <w:lang w:val="en-GB"/>
          </w:rPr>
          <m:t>±</m:t>
        </m:r>
      </m:oMath>
      <w:r w:rsidRPr="00F16EDB">
        <w:rPr>
          <w:lang w:val="en-GB"/>
        </w:rPr>
        <w:t xml:space="preserve"> s.d. = 7.29 </w:t>
      </w:r>
      <m:oMath>
        <m:r>
          <w:rPr>
            <w:rFonts w:ascii="Cambria Math" w:hAnsi="Cambria Math"/>
            <w:lang w:val="en-GB"/>
          </w:rPr>
          <m:t>±</m:t>
        </m:r>
      </m:oMath>
      <w:r w:rsidRPr="00F16EDB">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F16EDB">
        <w:rPr>
          <w:lang w:val="en-GB"/>
        </w:rPr>
        <w:t xml:space="preserve"> s.d. = 7.55 </w:t>
      </w:r>
      <m:oMath>
        <m:r>
          <w:rPr>
            <w:rFonts w:ascii="Cambria Math" w:hAnsi="Cambria Math"/>
            <w:lang w:val="en-GB"/>
          </w:rPr>
          <m:t>±</m:t>
        </m:r>
      </m:oMath>
      <w:r w:rsidRPr="00F16EDB">
        <w:rPr>
          <w:lang w:val="en-GB"/>
        </w:rPr>
        <w:t xml:space="preserve"> 3.11) than attraction trials (mean </w:t>
      </w:r>
      <m:oMath>
        <m:r>
          <w:rPr>
            <w:rFonts w:ascii="Cambria Math" w:hAnsi="Cambria Math"/>
            <w:lang w:val="en-GB"/>
          </w:rPr>
          <m:t>±</m:t>
        </m:r>
      </m:oMath>
      <w:r w:rsidRPr="00F16EDB">
        <w:rPr>
          <w:lang w:val="en-GB"/>
        </w:rPr>
        <w:t xml:space="preserve"> s.d. = 7.17 </w:t>
      </w:r>
      <m:oMath>
        <m:r>
          <w:rPr>
            <w:rFonts w:ascii="Cambria Math" w:hAnsi="Cambria Math"/>
            <w:lang w:val="en-GB"/>
          </w:rPr>
          <m:t>±</m:t>
        </m:r>
      </m:oMath>
      <w:r w:rsidRPr="00F16EDB">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[0.11, 0.64], </w:t>
      </w:r>
      <m:oMath>
        <m:r>
          <w:rPr>
            <w:rFonts w:ascii="Cambria Math" w:hAnsi="Cambria Math"/>
            <w:lang w:val="en-GB"/>
          </w:rPr>
          <m:t>d</m:t>
        </m:r>
      </m:oMath>
      <w:r w:rsidRPr="00F16EDB">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[0.13, 0.82]). The number of diagonal transitions was lower overall, </w:t>
      </w:r>
      <w:r w:rsidRPr="00F16EDB">
        <w:rPr>
          <w:lang w:val="en-GB"/>
        </w:rPr>
        <w:lastRenderedPageBreak/>
        <w:t xml:space="preserve">but higher in attraction (mean </w:t>
      </w:r>
      <m:oMath>
        <m:r>
          <w:rPr>
            <w:rFonts w:ascii="Cambria Math" w:hAnsi="Cambria Math"/>
            <w:lang w:val="en-GB"/>
          </w:rPr>
          <m:t>±</m:t>
        </m:r>
      </m:oMath>
      <w:r w:rsidRPr="00F16EDB">
        <w:rPr>
          <w:lang w:val="en-GB"/>
        </w:rPr>
        <w:t xml:space="preserve"> s.d. = 2.88 </w:t>
      </w:r>
      <m:oMath>
        <m:r>
          <w:rPr>
            <w:rFonts w:ascii="Cambria Math" w:hAnsi="Cambria Math"/>
            <w:lang w:val="en-GB"/>
          </w:rPr>
          <m:t>±</m:t>
        </m:r>
      </m:oMath>
      <w:r w:rsidRPr="00F16EDB">
        <w:rPr>
          <w:lang w:val="en-GB"/>
        </w:rPr>
        <w:t xml:space="preserve"> 1.18) than compromise trials (mean </w:t>
      </w:r>
      <m:oMath>
        <m:r>
          <w:rPr>
            <w:rFonts w:ascii="Cambria Math" w:hAnsi="Cambria Math"/>
            <w:lang w:val="en-GB"/>
          </w:rPr>
          <m:t>±</m:t>
        </m:r>
      </m:oMath>
      <w:r w:rsidRPr="00F16EDB">
        <w:rPr>
          <w:lang w:val="en-GB"/>
        </w:rPr>
        <w:t xml:space="preserve"> s.d. = 2.72 </w:t>
      </w:r>
      <m:oMath>
        <m:r>
          <w:rPr>
            <w:rFonts w:ascii="Cambria Math" w:hAnsi="Cambria Math"/>
            <w:lang w:val="en-GB"/>
          </w:rPr>
          <m:t>±</m:t>
        </m:r>
      </m:oMath>
      <w:r w:rsidRPr="00F16EDB">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[0.06, 0.32], </w:t>
      </w:r>
      <m:oMath>
        <m:r>
          <w:rPr>
            <w:rFonts w:ascii="Cambria Math" w:hAnsi="Cambria Math"/>
            <w:lang w:val="en-GB"/>
          </w:rPr>
          <m:t>d</m:t>
        </m:r>
      </m:oMath>
      <w:r w:rsidRPr="00F16EDB">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[0.14, 1.17]).</w:t>
      </w:r>
    </w:p>
    <w:p w14:paraId="110383BF" w14:textId="77777777" w:rsidR="00B76BF1" w:rsidRPr="00F16EDB" w:rsidRDefault="00C418A2">
      <w:pPr>
        <w:pStyle w:val="BodyText"/>
        <w:rPr>
          <w:lang w:val="en-GB"/>
        </w:rPr>
      </w:pPr>
      <w:r w:rsidRPr="00F16EDB">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F16EDB"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F16EDB" w:rsidRDefault="00C418A2" w:rsidP="00134A05">
      <w:pPr>
        <w:pStyle w:val="FirstParagraph"/>
        <w:rPr>
          <w:lang w:val="en-GB"/>
        </w:rPr>
      </w:pPr>
      <w:r w:rsidRPr="00F16EDB">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F16EDB">
        <w:rPr>
          <w:lang w:val="en-GB"/>
        </w:rPr>
        <w:t xml:space="preserve"> s.d. = 0.10 </w:t>
      </w:r>
      <m:oMath>
        <m:r>
          <w:rPr>
            <w:rFonts w:ascii="Cambria Math" w:hAnsi="Cambria Math"/>
            <w:lang w:val="en-GB"/>
          </w:rPr>
          <m:t>±</m:t>
        </m:r>
      </m:oMath>
      <w:r w:rsidRPr="00F16EDB">
        <w:rPr>
          <w:lang w:val="en-GB"/>
        </w:rPr>
        <w:t xml:space="preserve"> 0.16) and compromise trials (mean </w:t>
      </w:r>
      <m:oMath>
        <m:r>
          <w:rPr>
            <w:rFonts w:ascii="Cambria Math" w:hAnsi="Cambria Math"/>
            <w:lang w:val="en-GB"/>
          </w:rPr>
          <m:t>±</m:t>
        </m:r>
      </m:oMath>
      <w:r w:rsidRPr="00F16EDB">
        <w:rPr>
          <w:lang w:val="en-GB"/>
        </w:rPr>
        <w:t xml:space="preserve"> s.d. = 0.14 </w:t>
      </w:r>
      <m:oMath>
        <m:r>
          <w:rPr>
            <w:rFonts w:ascii="Cambria Math" w:hAnsi="Cambria Math"/>
            <w:lang w:val="en-GB"/>
          </w:rPr>
          <m:t>±</m:t>
        </m:r>
      </m:oMath>
      <w:r w:rsidRPr="00F16EDB">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 0.06], </w:t>
      </w:r>
      <m:oMath>
        <m:r>
          <w:rPr>
            <w:rFonts w:ascii="Cambria Math" w:hAnsi="Cambria Math"/>
            <w:lang w:val="en-GB"/>
          </w:rPr>
          <m:t>d</m:t>
        </m:r>
      </m:oMath>
      <w:r w:rsidRPr="00F16EDB">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[0.17, 0.88]), implying comparably more processing between alternatives in attraction trials.</w:t>
      </w:r>
      <w:bookmarkStart w:id="145" w:name="sup%252525253Aeye-movement-analyses"/>
      <w:bookmarkStart w:id="146" w:name="direction-of-information-search"/>
      <w:bookmarkEnd w:id="145"/>
      <w:bookmarkEnd w:id="146"/>
    </w:p>
    <w:p w14:paraId="6948CB9B" w14:textId="77777777" w:rsidR="00B76BF1" w:rsidRPr="00F16EDB" w:rsidRDefault="00C418A2">
      <w:pPr>
        <w:pStyle w:val="Heading2"/>
        <w:rPr>
          <w:lang w:val="en-GB"/>
        </w:rPr>
      </w:pPr>
      <w:r w:rsidRPr="00F16EDB">
        <w:rPr>
          <w:lang w:val="en-GB"/>
        </w:rPr>
        <w:br w:type="page"/>
      </w:r>
    </w:p>
    <w:p w14:paraId="28B7EA4D" w14:textId="0618CF45" w:rsidR="00B76BF1" w:rsidRPr="00F16EDB" w:rsidRDefault="00C418A2">
      <w:pPr>
        <w:pStyle w:val="Heading2"/>
        <w:rPr>
          <w:lang w:val="en-GB"/>
        </w:rPr>
      </w:pPr>
      <w:r w:rsidRPr="00F16EDB">
        <w:rPr>
          <w:lang w:val="en-GB"/>
        </w:rPr>
        <w:lastRenderedPageBreak/>
        <w:t xml:space="preserve">GLA </w:t>
      </w:r>
      <w:r w:rsidR="00BC4C9C">
        <w:rPr>
          <w:lang w:val="en-GB"/>
        </w:rPr>
        <w:t>P</w:t>
      </w:r>
      <w:r w:rsidRPr="00F16EDB">
        <w:rPr>
          <w:lang w:val="en-GB"/>
        </w:rPr>
        <w:t xml:space="preserve">arameter </w:t>
      </w:r>
      <w:r w:rsidR="00BC4C9C">
        <w:rPr>
          <w:lang w:val="en-GB"/>
        </w:rPr>
        <w:t>E</w:t>
      </w:r>
      <w:r w:rsidRPr="00F16EDB">
        <w:rPr>
          <w:lang w:val="en-GB"/>
        </w:rPr>
        <w:t>stimates</w:t>
      </w:r>
    </w:p>
    <w:p w14:paraId="32A46284" w14:textId="77777777" w:rsidR="00B76BF1" w:rsidRPr="00F16EDB"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F16EDB" w14:paraId="67006651" w14:textId="77777777" w:rsidTr="00A55B18">
        <w:trPr>
          <w:trHeight w:val="348"/>
          <w:jc w:val="center"/>
        </w:trPr>
        <w:tc>
          <w:tcPr>
            <w:tcW w:w="0" w:type="auto"/>
            <w:tcBorders>
              <w:bottom w:val="single" w:sz="6" w:space="0" w:color="000000"/>
            </w:tcBorders>
          </w:tcPr>
          <w:p w14:paraId="676433EC" w14:textId="77777777" w:rsidR="00B76BF1" w:rsidRPr="00F16EDB"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mean</w:t>
            </w:r>
          </w:p>
        </w:tc>
        <w:tc>
          <w:tcPr>
            <w:tcW w:w="0" w:type="auto"/>
            <w:tcBorders>
              <w:bottom w:val="single" w:sz="6" w:space="0" w:color="000000"/>
            </w:tcBorders>
          </w:tcPr>
          <w:p w14:paraId="5C3FEFBD"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SD</w:t>
            </w:r>
          </w:p>
        </w:tc>
        <w:tc>
          <w:tcPr>
            <w:tcW w:w="0" w:type="auto"/>
            <w:tcBorders>
              <w:bottom w:val="single" w:sz="6" w:space="0" w:color="000000"/>
            </w:tcBorders>
          </w:tcPr>
          <w:p w14:paraId="1BDD1947"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min</w:t>
            </w:r>
          </w:p>
        </w:tc>
        <w:tc>
          <w:tcPr>
            <w:tcW w:w="0" w:type="auto"/>
            <w:tcBorders>
              <w:bottom w:val="single" w:sz="6" w:space="0" w:color="000000"/>
            </w:tcBorders>
          </w:tcPr>
          <w:p w14:paraId="0C1F76B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25%</w:t>
            </w:r>
          </w:p>
        </w:tc>
        <w:tc>
          <w:tcPr>
            <w:tcW w:w="0" w:type="auto"/>
            <w:tcBorders>
              <w:bottom w:val="single" w:sz="6" w:space="0" w:color="000000"/>
            </w:tcBorders>
          </w:tcPr>
          <w:p w14:paraId="2E18F2C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50%</w:t>
            </w:r>
          </w:p>
        </w:tc>
        <w:tc>
          <w:tcPr>
            <w:tcW w:w="0" w:type="auto"/>
            <w:tcBorders>
              <w:bottom w:val="single" w:sz="6" w:space="0" w:color="000000"/>
            </w:tcBorders>
          </w:tcPr>
          <w:p w14:paraId="0E25FED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75%</w:t>
            </w:r>
          </w:p>
        </w:tc>
        <w:tc>
          <w:tcPr>
            <w:tcW w:w="0" w:type="auto"/>
            <w:tcBorders>
              <w:bottom w:val="single" w:sz="6" w:space="0" w:color="000000"/>
            </w:tcBorders>
          </w:tcPr>
          <w:p w14:paraId="62AECD21"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max</w:t>
            </w:r>
          </w:p>
        </w:tc>
      </w:tr>
      <w:tr w:rsidR="00B76BF1" w:rsidRPr="00F16EDB" w14:paraId="329AA6A1" w14:textId="77777777" w:rsidTr="00A55B18">
        <w:trPr>
          <w:trHeight w:val="348"/>
          <w:jc w:val="center"/>
        </w:trPr>
        <w:tc>
          <w:tcPr>
            <w:tcW w:w="0" w:type="auto"/>
          </w:tcPr>
          <w:p w14:paraId="156230E2" w14:textId="75B7E4B3"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α</w:t>
            </w:r>
          </w:p>
        </w:tc>
        <w:tc>
          <w:tcPr>
            <w:tcW w:w="0" w:type="auto"/>
          </w:tcPr>
          <w:p w14:paraId="72FA007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0.47</w:t>
            </w:r>
          </w:p>
        </w:tc>
        <w:tc>
          <w:tcPr>
            <w:tcW w:w="0" w:type="auto"/>
          </w:tcPr>
          <w:p w14:paraId="7BF03E6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0.35</w:t>
            </w:r>
          </w:p>
        </w:tc>
        <w:tc>
          <w:tcPr>
            <w:tcW w:w="0" w:type="auto"/>
          </w:tcPr>
          <w:p w14:paraId="4A95D9C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0.05</w:t>
            </w:r>
          </w:p>
        </w:tc>
        <w:tc>
          <w:tcPr>
            <w:tcW w:w="0" w:type="auto"/>
          </w:tcPr>
          <w:p w14:paraId="71D11064"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0.25</w:t>
            </w:r>
          </w:p>
        </w:tc>
        <w:tc>
          <w:tcPr>
            <w:tcW w:w="0" w:type="auto"/>
          </w:tcPr>
          <w:p w14:paraId="7C6ECFC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0.37</w:t>
            </w:r>
          </w:p>
        </w:tc>
        <w:tc>
          <w:tcPr>
            <w:tcW w:w="0" w:type="auto"/>
          </w:tcPr>
          <w:p w14:paraId="4224E9A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0.61</w:t>
            </w:r>
          </w:p>
        </w:tc>
        <w:tc>
          <w:tcPr>
            <w:tcW w:w="0" w:type="auto"/>
          </w:tcPr>
          <w:p w14:paraId="1D2514C6"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1.67</w:t>
            </w:r>
          </w:p>
        </w:tc>
      </w:tr>
      <w:tr w:rsidR="00B76BF1" w:rsidRPr="00F16EDB" w14:paraId="760936E6" w14:textId="77777777" w:rsidTr="00A55B18">
        <w:trPr>
          <w:trHeight w:val="348"/>
          <w:jc w:val="center"/>
        </w:trPr>
        <w:tc>
          <w:tcPr>
            <w:tcW w:w="0" w:type="auto"/>
          </w:tcPr>
          <w:p w14:paraId="71F738E4" w14:textId="5493BC21"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β</w:t>
            </w:r>
          </w:p>
        </w:tc>
        <w:tc>
          <w:tcPr>
            <w:tcW w:w="0" w:type="auto"/>
          </w:tcPr>
          <w:p w14:paraId="344E6AD4"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6.81</w:t>
            </w:r>
          </w:p>
        </w:tc>
        <w:tc>
          <w:tcPr>
            <w:tcW w:w="0" w:type="auto"/>
          </w:tcPr>
          <w:p w14:paraId="3F65255A"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9.87</w:t>
            </w:r>
          </w:p>
        </w:tc>
        <w:tc>
          <w:tcPr>
            <w:tcW w:w="0" w:type="auto"/>
          </w:tcPr>
          <w:p w14:paraId="2656BB79"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0.04</w:t>
            </w:r>
          </w:p>
        </w:tc>
        <w:tc>
          <w:tcPr>
            <w:tcW w:w="0" w:type="auto"/>
          </w:tcPr>
          <w:p w14:paraId="6862D94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1.13</w:t>
            </w:r>
          </w:p>
        </w:tc>
        <w:tc>
          <w:tcPr>
            <w:tcW w:w="0" w:type="auto"/>
          </w:tcPr>
          <w:p w14:paraId="3335C40B"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3.25</w:t>
            </w:r>
          </w:p>
        </w:tc>
        <w:tc>
          <w:tcPr>
            <w:tcW w:w="0" w:type="auto"/>
          </w:tcPr>
          <w:p w14:paraId="30AEB8A2"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8.04</w:t>
            </w:r>
          </w:p>
        </w:tc>
        <w:tc>
          <w:tcPr>
            <w:tcW w:w="0" w:type="auto"/>
          </w:tcPr>
          <w:p w14:paraId="39EDE22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49.74</w:t>
            </w:r>
          </w:p>
        </w:tc>
      </w:tr>
      <w:tr w:rsidR="00B76BF1" w:rsidRPr="00F16EDB" w14:paraId="1B0C6754" w14:textId="77777777" w:rsidTr="00A55B18">
        <w:trPr>
          <w:trHeight w:val="348"/>
          <w:jc w:val="center"/>
        </w:trPr>
        <w:tc>
          <w:tcPr>
            <w:tcW w:w="0" w:type="auto"/>
          </w:tcPr>
          <w:p w14:paraId="5A8BFBC1" w14:textId="527C71D0"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γ</w:t>
            </w:r>
          </w:p>
        </w:tc>
        <w:tc>
          <w:tcPr>
            <w:tcW w:w="0" w:type="auto"/>
          </w:tcPr>
          <w:p w14:paraId="47461206"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0.81</w:t>
            </w:r>
          </w:p>
        </w:tc>
        <w:tc>
          <w:tcPr>
            <w:tcW w:w="0" w:type="auto"/>
          </w:tcPr>
          <w:p w14:paraId="662E5422"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0.25</w:t>
            </w:r>
          </w:p>
        </w:tc>
        <w:tc>
          <w:tcPr>
            <w:tcW w:w="0" w:type="auto"/>
          </w:tcPr>
          <w:p w14:paraId="1A5E8208"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0.22</w:t>
            </w:r>
          </w:p>
        </w:tc>
        <w:tc>
          <w:tcPr>
            <w:tcW w:w="0" w:type="auto"/>
          </w:tcPr>
          <w:p w14:paraId="36AF330A"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0.58</w:t>
            </w:r>
          </w:p>
        </w:tc>
        <w:tc>
          <w:tcPr>
            <w:tcW w:w="0" w:type="auto"/>
          </w:tcPr>
          <w:p w14:paraId="7A45E111"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1.0</w:t>
            </w:r>
          </w:p>
        </w:tc>
        <w:tc>
          <w:tcPr>
            <w:tcW w:w="0" w:type="auto"/>
          </w:tcPr>
          <w:p w14:paraId="65D85298"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1.0</w:t>
            </w:r>
          </w:p>
        </w:tc>
        <w:tc>
          <w:tcPr>
            <w:tcW w:w="0" w:type="auto"/>
          </w:tcPr>
          <w:p w14:paraId="36E57027"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1.0</w:t>
            </w:r>
          </w:p>
        </w:tc>
      </w:tr>
      <w:tr w:rsidR="00B76BF1" w:rsidRPr="00F16EDB" w14:paraId="27EBB876" w14:textId="77777777" w:rsidTr="00A55B18">
        <w:trPr>
          <w:trHeight w:val="348"/>
          <w:jc w:val="center"/>
        </w:trPr>
        <w:tc>
          <w:tcPr>
            <w:tcW w:w="0" w:type="auto"/>
          </w:tcPr>
          <w:p w14:paraId="45E4CF37" w14:textId="143EC031"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λ</w:t>
            </w:r>
          </w:p>
        </w:tc>
        <w:tc>
          <w:tcPr>
            <w:tcW w:w="0" w:type="auto"/>
          </w:tcPr>
          <w:p w14:paraId="75EE58AE"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0.29</w:t>
            </w:r>
          </w:p>
        </w:tc>
        <w:tc>
          <w:tcPr>
            <w:tcW w:w="0" w:type="auto"/>
          </w:tcPr>
          <w:p w14:paraId="53CCF409"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w:t>
            </w:r>
          </w:p>
        </w:tc>
        <w:tc>
          <w:tcPr>
            <w:tcW w:w="0" w:type="auto"/>
          </w:tcPr>
          <w:p w14:paraId="78BADB9A"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0.08</w:t>
            </w:r>
          </w:p>
        </w:tc>
        <w:tc>
          <w:tcPr>
            <w:tcW w:w="0" w:type="auto"/>
          </w:tcPr>
          <w:p w14:paraId="33879716"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0.14</w:t>
            </w:r>
          </w:p>
        </w:tc>
        <w:tc>
          <w:tcPr>
            <w:tcW w:w="0" w:type="auto"/>
          </w:tcPr>
          <w:p w14:paraId="73BBEF72"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0.23</w:t>
            </w:r>
          </w:p>
        </w:tc>
        <w:tc>
          <w:tcPr>
            <w:tcW w:w="0" w:type="auto"/>
          </w:tcPr>
          <w:p w14:paraId="0BDDDB0F"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0.46</w:t>
            </w:r>
          </w:p>
        </w:tc>
        <w:tc>
          <w:tcPr>
            <w:tcW w:w="0" w:type="auto"/>
          </w:tcPr>
          <w:p w14:paraId="59297EA0"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0.65</w:t>
            </w:r>
          </w:p>
        </w:tc>
      </w:tr>
      <w:tr w:rsidR="00B76BF1" w:rsidRPr="00F16EDB" w14:paraId="2B2E8FFA" w14:textId="77777777" w:rsidTr="00A55B18">
        <w:trPr>
          <w:trHeight w:val="348"/>
          <w:jc w:val="center"/>
        </w:trPr>
        <w:tc>
          <w:tcPr>
            <w:tcW w:w="0" w:type="auto"/>
          </w:tcPr>
          <w:p w14:paraId="191055C5" w14:textId="2A726D55" w:rsidR="00B76BF1" w:rsidRPr="00F16EDB" w:rsidRDefault="00134A05" w:rsidP="00134A05">
            <w:pPr>
              <w:pStyle w:val="Compact"/>
              <w:widowControl w:val="0"/>
              <w:spacing w:line="240" w:lineRule="auto"/>
              <w:ind w:firstLine="0"/>
              <w:rPr>
                <w:rFonts w:eastAsia="Cambria"/>
                <w:lang w:val="en-GB"/>
              </w:rPr>
            </w:pPr>
            <w:r w:rsidRPr="00F16EDB">
              <w:rPr>
                <w:rFonts w:eastAsia="Cambria"/>
                <w:lang w:val="en-GB"/>
              </w:rPr>
              <w:t>θ</w:t>
            </w:r>
          </w:p>
        </w:tc>
        <w:tc>
          <w:tcPr>
            <w:tcW w:w="0" w:type="auto"/>
          </w:tcPr>
          <w:p w14:paraId="22B7244F"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0.69</w:t>
            </w:r>
          </w:p>
        </w:tc>
        <w:tc>
          <w:tcPr>
            <w:tcW w:w="0" w:type="auto"/>
          </w:tcPr>
          <w:p w14:paraId="66F8B7F3"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0.18</w:t>
            </w:r>
          </w:p>
        </w:tc>
        <w:tc>
          <w:tcPr>
            <w:tcW w:w="0" w:type="auto"/>
          </w:tcPr>
          <w:p w14:paraId="6EB5C987"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0.13</w:t>
            </w:r>
          </w:p>
        </w:tc>
        <w:tc>
          <w:tcPr>
            <w:tcW w:w="0" w:type="auto"/>
          </w:tcPr>
          <w:p w14:paraId="4F014198"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0.63</w:t>
            </w:r>
          </w:p>
        </w:tc>
        <w:tc>
          <w:tcPr>
            <w:tcW w:w="0" w:type="auto"/>
          </w:tcPr>
          <w:p w14:paraId="7E3E404D"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0.72</w:t>
            </w:r>
          </w:p>
        </w:tc>
        <w:tc>
          <w:tcPr>
            <w:tcW w:w="0" w:type="auto"/>
          </w:tcPr>
          <w:p w14:paraId="3535D33E"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0.83</w:t>
            </w:r>
          </w:p>
        </w:tc>
        <w:tc>
          <w:tcPr>
            <w:tcW w:w="0" w:type="auto"/>
          </w:tcPr>
          <w:p w14:paraId="6CF5C25E" w14:textId="77777777" w:rsidR="00B76BF1" w:rsidRPr="00F16EDB" w:rsidRDefault="00C418A2" w:rsidP="00134A05">
            <w:pPr>
              <w:pStyle w:val="Compact"/>
              <w:widowControl w:val="0"/>
              <w:spacing w:line="240" w:lineRule="auto"/>
              <w:ind w:firstLine="0"/>
              <w:rPr>
                <w:rFonts w:eastAsia="Cambria"/>
                <w:lang w:val="en-GB"/>
              </w:rPr>
            </w:pPr>
            <w:r w:rsidRPr="00F16EDB">
              <w:rPr>
                <w:rFonts w:eastAsia="Cambria"/>
                <w:lang w:val="en-GB"/>
              </w:rPr>
              <w:t>0.95</w:t>
            </w:r>
            <w:bookmarkStart w:id="147" w:name="tab%252525253Agla-estimates"/>
            <w:bookmarkEnd w:id="147"/>
          </w:p>
        </w:tc>
      </w:tr>
    </w:tbl>
    <w:p w14:paraId="34563F2A" w14:textId="54747EC7" w:rsidR="00B76BF1" w:rsidRPr="00F16EDB" w:rsidRDefault="00C418A2" w:rsidP="00A55B18">
      <w:pPr>
        <w:pStyle w:val="TableCaption"/>
        <w:spacing w:line="276" w:lineRule="auto"/>
        <w:ind w:firstLine="0"/>
        <w:rPr>
          <w:b/>
          <w:lang w:val="en-GB"/>
        </w:rPr>
      </w:pPr>
      <w:r w:rsidRPr="00F16EDB">
        <w:rPr>
          <w:b/>
          <w:lang w:val="en-GB"/>
        </w:rPr>
        <w:tab/>
        <w:t>Supplemental Table 1. Summary of GLA estimates.</w:t>
      </w:r>
      <w:r w:rsidRPr="00F16EDB">
        <w:rPr>
          <w:lang w:val="en-GB"/>
        </w:rPr>
        <w:t xml:space="preserve"> </w:t>
      </w:r>
      <m:oMath>
        <m:r>
          <w:rPr>
            <w:rFonts w:ascii="Cambria Math" w:hAnsi="Cambria Math"/>
            <w:lang w:val="en-GB"/>
          </w:rPr>
          <m:t>α</m:t>
        </m:r>
      </m:oMath>
      <w:r w:rsidRPr="00F16EDB">
        <w:rPr>
          <w:lang w:val="en-GB"/>
        </w:rPr>
        <w:t xml:space="preserve"> is the utility parameter. </w:t>
      </w:r>
      <m:oMath>
        <m:r>
          <w:rPr>
            <w:rFonts w:ascii="Cambria Math" w:hAnsi="Cambria Math"/>
            <w:lang w:val="en-GB"/>
          </w:rPr>
          <m:t>β</m:t>
        </m:r>
      </m:oMath>
      <w:r w:rsidRPr="00F16EDB">
        <w:rPr>
          <w:lang w:val="en-GB"/>
        </w:rPr>
        <w:t xml:space="preserve"> is the inverse temperature parameter of the choice rule (0 = random choice). </w:t>
      </w:r>
      <m:oMath>
        <m:r>
          <w:rPr>
            <w:rFonts w:ascii="Cambria Math" w:hAnsi="Cambria Math"/>
            <w:lang w:val="en-GB"/>
          </w:rPr>
          <m:t>γ</m:t>
        </m:r>
      </m:oMath>
      <w:r w:rsidRPr="00F16EDB">
        <w:rPr>
          <w:lang w:val="en-GB"/>
        </w:rPr>
        <w:t xml:space="preserve"> is the probability weighting parameter (1 = objective probability weighting). </w:t>
      </w:r>
      <m:oMath>
        <m:r>
          <w:rPr>
            <w:rFonts w:ascii="Cambria Math" w:hAnsi="Cambria Math"/>
            <w:lang w:val="en-GB"/>
          </w:rPr>
          <m:t>λ</m:t>
        </m:r>
      </m:oMath>
      <w:r w:rsidRPr="00F16EDB">
        <w:rPr>
          <w:lang w:val="en-GB"/>
        </w:rPr>
        <w:t xml:space="preserve"> is the leak parameter (0 = perfect memory, 1 = full leak of all previous information). </w:t>
      </w:r>
      <m:oMath>
        <m:r>
          <w:rPr>
            <w:rFonts w:ascii="Cambria Math" w:hAnsi="Cambria Math"/>
            <w:lang w:val="en-GB"/>
          </w:rPr>
          <m:t>θ</m:t>
        </m:r>
      </m:oMath>
      <w:r w:rsidRPr="00F16EDB">
        <w:rPr>
          <w:lang w:val="en-GB"/>
        </w:rPr>
        <w:t xml:space="preserve"> is the gaze-discount parameter (1 = no gaze-discount, 0 = maximum gaze-discount).</w:t>
      </w:r>
      <w:r w:rsidRPr="00F16EDB">
        <w:rPr>
          <w:lang w:val="en-GB"/>
        </w:rPr>
        <w:br w:type="page"/>
      </w:r>
    </w:p>
    <w:p w14:paraId="6BC203D3" w14:textId="77777777" w:rsidR="00B76BF1" w:rsidRPr="00F16EDB" w:rsidRDefault="00B76BF1">
      <w:pPr>
        <w:pStyle w:val="TableCaption"/>
        <w:spacing w:line="360" w:lineRule="auto"/>
        <w:rPr>
          <w:lang w:val="en-GB"/>
        </w:rPr>
      </w:pPr>
    </w:p>
    <w:p w14:paraId="0D19A021" w14:textId="77777777" w:rsidR="00B76BF1" w:rsidRPr="00F16EDB" w:rsidRDefault="00C418A2">
      <w:pPr>
        <w:pStyle w:val="CaptionedFigure"/>
        <w:spacing w:line="360" w:lineRule="auto"/>
        <w:jc w:val="center"/>
        <w:rPr>
          <w:lang w:val="en-GB"/>
        </w:rPr>
      </w:pPr>
      <w:bookmarkStart w:id="148" w:name="fig%252525253Agla-estimates"/>
      <w:r w:rsidRPr="00F16EDB">
        <w:rPr>
          <w:noProof/>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148"/>
    </w:p>
    <w:p w14:paraId="2B20C9D0" w14:textId="6C45946A" w:rsidR="00992C87" w:rsidRPr="00F16EDB" w:rsidRDefault="00C418A2">
      <w:pPr>
        <w:pStyle w:val="ImageCaption"/>
        <w:spacing w:line="276" w:lineRule="auto"/>
        <w:rPr>
          <w:lang w:val="en-GB"/>
        </w:rPr>
      </w:pPr>
      <w:r w:rsidRPr="00F16EDB">
        <w:rPr>
          <w:b/>
          <w:lang w:val="en-GB"/>
        </w:rPr>
        <w:t>Supplemental Figure 3. GLA maximum likelihood estimates and relationships between parameters.</w:t>
      </w:r>
      <w:r w:rsidRPr="00F16EDB">
        <w:rPr>
          <w:lang w:val="en-GB"/>
        </w:rPr>
        <w:t xml:space="preserve"> </w:t>
      </w:r>
      <m:oMath>
        <m:r>
          <w:rPr>
            <w:rFonts w:ascii="Cambria Math" w:hAnsi="Cambria Math"/>
            <w:lang w:val="en-GB"/>
          </w:rPr>
          <m:t>α</m:t>
        </m:r>
      </m:oMath>
      <w:r w:rsidRPr="00F16EDB">
        <w:rPr>
          <w:lang w:val="en-GB"/>
        </w:rPr>
        <w:t xml:space="preserve"> is the utility parameter. </w:t>
      </w:r>
      <m:oMath>
        <m:r>
          <w:rPr>
            <w:rFonts w:ascii="Cambria Math" w:hAnsi="Cambria Math"/>
            <w:lang w:val="en-GB"/>
          </w:rPr>
          <m:t>β</m:t>
        </m:r>
      </m:oMath>
      <w:r w:rsidRPr="00F16EDB">
        <w:rPr>
          <w:lang w:val="en-GB"/>
        </w:rPr>
        <w:t xml:space="preserve"> is the inverse temperature parameter of the choice rule (0 = random choice). </w:t>
      </w:r>
      <m:oMath>
        <m:r>
          <w:rPr>
            <w:rFonts w:ascii="Cambria Math" w:hAnsi="Cambria Math"/>
            <w:lang w:val="en-GB"/>
          </w:rPr>
          <m:t>γ</m:t>
        </m:r>
      </m:oMath>
      <w:r w:rsidRPr="00F16EDB">
        <w:rPr>
          <w:lang w:val="en-GB"/>
        </w:rPr>
        <w:t xml:space="preserve"> is the probability weighting parameter (1 = linear weighting). </w:t>
      </w:r>
      <m:oMath>
        <m:r>
          <w:rPr>
            <w:rFonts w:ascii="Cambria Math" w:hAnsi="Cambria Math"/>
            <w:lang w:val="en-GB"/>
          </w:rPr>
          <m:t>λ</m:t>
        </m:r>
      </m:oMath>
      <w:r w:rsidRPr="00F16EDB">
        <w:rPr>
          <w:lang w:val="en-GB"/>
        </w:rPr>
        <w:t xml:space="preserve"> is the leak parameter (0 = perfect memory, 1 = full leak of all previous information). </w:t>
      </w:r>
      <m:oMath>
        <m:r>
          <w:rPr>
            <w:rFonts w:ascii="Cambria Math" w:hAnsi="Cambria Math"/>
            <w:lang w:val="en-GB"/>
          </w:rPr>
          <m:t>θ</m:t>
        </m:r>
      </m:oMath>
      <w:r w:rsidRPr="00F16EDB">
        <w:rPr>
          <w:lang w:val="en-GB"/>
        </w:rPr>
        <w:t xml:space="preserve"> is the gaze-discount parameter (1 = no gaze-discount, 0 = maximum gaze-discount</w:t>
      </w:r>
      <w:bookmarkStart w:id="149" w:name="gla-parameter-estimates"/>
      <w:bookmarkEnd w:id="149"/>
      <w:r w:rsidRPr="00F16EDB">
        <w:rPr>
          <w:lang w:val="en-GB"/>
        </w:rPr>
        <w:t xml:space="preserve">). </w:t>
      </w:r>
    </w:p>
    <w:p w14:paraId="6ECEB904" w14:textId="77777777" w:rsidR="00992C87" w:rsidRPr="00F16EDB" w:rsidRDefault="00992C87">
      <w:pPr>
        <w:spacing w:after="0"/>
        <w:rPr>
          <w:lang w:val="en-GB"/>
        </w:rPr>
      </w:pPr>
      <w:r w:rsidRPr="00F16EDB">
        <w:rPr>
          <w:lang w:val="en-GB"/>
        </w:rPr>
        <w:br w:type="page"/>
      </w:r>
    </w:p>
    <w:p w14:paraId="4549B961" w14:textId="77777777" w:rsidR="00524ECE" w:rsidRPr="00F16EDB" w:rsidRDefault="00524ECE" w:rsidP="00524ECE">
      <w:pPr>
        <w:spacing w:after="0"/>
        <w:rPr>
          <w:lang w:val="en-GB"/>
        </w:rPr>
      </w:pPr>
      <w:r w:rsidRPr="00F16EDB">
        <w:rPr>
          <w:noProof/>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4">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p>
    <w:p w14:paraId="385985CC" w14:textId="7D7BC181" w:rsidR="00524ECE" w:rsidRPr="00F16EDB" w:rsidRDefault="00524ECE" w:rsidP="00524ECE">
      <w:pPr>
        <w:pStyle w:val="ImageCaption"/>
        <w:spacing w:line="276" w:lineRule="auto"/>
        <w:rPr>
          <w:lang w:val="en-GB"/>
        </w:rPr>
      </w:pPr>
      <w:r w:rsidRPr="00F16EDB">
        <w:rPr>
          <w:b/>
          <w:lang w:val="en-GB"/>
        </w:rPr>
        <w:t>Supplemental Figure 4. Model-predicted choice probabilities.</w:t>
      </w:r>
      <w:r w:rsidRPr="00F16EDB">
        <w:rPr>
          <w:lang w:val="en-GB"/>
        </w:rPr>
        <w:t xml:space="preserve"> Each panel shows distributions of </w:t>
      </w:r>
      <w:r w:rsidR="000F0845" w:rsidRPr="00F16EDB">
        <w:rPr>
          <w:lang w:val="en-GB"/>
        </w:rPr>
        <w:t xml:space="preserve">participant-level mean </w:t>
      </w:r>
      <w:r w:rsidR="007D72B8" w:rsidRPr="00F16EDB">
        <w:rPr>
          <w:lang w:val="en-GB"/>
        </w:rPr>
        <w:t xml:space="preserve">model-predicted </w:t>
      </w:r>
      <w:r w:rsidRPr="00F16EDB">
        <w:rPr>
          <w:lang w:val="en-GB"/>
        </w:rPr>
        <w:t>choice probabilities for the target, competitor, decoy and ultimately chosen alternative. Predictions for attraction and compromise trials are displayed separately in the top (</w:t>
      </w:r>
      <w:r w:rsidRPr="00F16EDB">
        <w:rPr>
          <w:b/>
          <w:lang w:val="en-GB"/>
        </w:rPr>
        <w:t>a-f</w:t>
      </w:r>
      <w:r w:rsidRPr="00F16EDB">
        <w:rPr>
          <w:lang w:val="en-GB"/>
        </w:rPr>
        <w:t>) and bottom rows (</w:t>
      </w:r>
      <w:r w:rsidRPr="00F16EDB">
        <w:rPr>
          <w:b/>
          <w:lang w:val="en-GB"/>
        </w:rPr>
        <w:t>g-l</w:t>
      </w:r>
      <w:r w:rsidRPr="00F16EDB">
        <w:rPr>
          <w:lang w:val="en-GB"/>
        </w:rPr>
        <w:t>).</w:t>
      </w:r>
      <w:r w:rsidRPr="00F16EDB">
        <w:rPr>
          <w:b/>
          <w:lang w:val="en-GB"/>
        </w:rPr>
        <w:t xml:space="preserve"> </w:t>
      </w:r>
      <w:r w:rsidRPr="00F16EDB">
        <w:rPr>
          <w:lang w:val="en-GB"/>
        </w:rPr>
        <w:t>Predictions were computed using individual maximum likelihood estimates. The hybrid model (</w:t>
      </w:r>
      <w:r w:rsidRPr="00F16EDB">
        <w:rPr>
          <w:b/>
          <w:lang w:val="en-GB"/>
        </w:rPr>
        <w:t>f, l</w:t>
      </w:r>
      <w:r w:rsidRPr="00F16EDB">
        <w:rPr>
          <w:lang w:val="en-GB"/>
        </w:rPr>
        <w:t>) was derived from the switchboard analysis</w:t>
      </w:r>
      <w:r w:rsidR="001C1F83" w:rsidRPr="00F16EDB">
        <w:rPr>
          <w:lang w:val="en-GB"/>
        </w:rPr>
        <w:t xml:space="preserve"> and combines</w:t>
      </w:r>
      <w:r w:rsidR="00B956D7" w:rsidRPr="00F16EDB">
        <w:rPr>
          <w:lang w:val="en-GB"/>
        </w:rPr>
        <w:t xml:space="preserve"> an alternative-wise gaze-</w:t>
      </w:r>
      <w:r w:rsidR="001C1F83" w:rsidRPr="00F16EDB">
        <w:rPr>
          <w:lang w:val="en-GB"/>
        </w:rPr>
        <w:t>discount with a distance-dependent inhibition mechanism</w:t>
      </w:r>
      <w:r w:rsidRPr="00F16EDB">
        <w:rPr>
          <w:lang w:val="en-GB"/>
        </w:rPr>
        <w:t>.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p>
    <w:p w14:paraId="60B5653D" w14:textId="77777777" w:rsidR="00524ECE" w:rsidRPr="00F16EDB" w:rsidRDefault="00524ECE">
      <w:pPr>
        <w:spacing w:after="0"/>
        <w:rPr>
          <w:rFonts w:eastAsiaTheme="majorEastAsia" w:cstheme="majorBidi"/>
          <w:b/>
          <w:bCs/>
          <w:color w:val="000000"/>
          <w:lang w:val="en-GB"/>
        </w:rPr>
      </w:pPr>
      <w:r w:rsidRPr="00F16EDB">
        <w:rPr>
          <w:lang w:val="en-GB"/>
        </w:rPr>
        <w:br w:type="page"/>
      </w:r>
    </w:p>
    <w:p w14:paraId="23EAF067" w14:textId="43423D90" w:rsidR="00B76BF1" w:rsidRPr="00F16EDB" w:rsidRDefault="00C418A2">
      <w:pPr>
        <w:pStyle w:val="Heading2"/>
        <w:rPr>
          <w:lang w:val="en-GB"/>
        </w:rPr>
      </w:pPr>
      <w:r w:rsidRPr="00F16EDB">
        <w:rPr>
          <w:lang w:val="en-GB"/>
        </w:rPr>
        <w:lastRenderedPageBreak/>
        <w:t xml:space="preserve">Context-effect </w:t>
      </w:r>
      <w:r w:rsidR="001402FB">
        <w:rPr>
          <w:lang w:val="en-GB"/>
        </w:rPr>
        <w:t>S</w:t>
      </w:r>
      <w:r w:rsidRPr="00F16EDB">
        <w:rPr>
          <w:lang w:val="en-GB"/>
        </w:rPr>
        <w:t xml:space="preserve">trength and </w:t>
      </w:r>
      <w:r w:rsidR="001402FB">
        <w:rPr>
          <w:lang w:val="en-GB"/>
        </w:rPr>
        <w:t>I</w:t>
      </w:r>
      <w:r w:rsidRPr="00F16EDB">
        <w:rPr>
          <w:lang w:val="en-GB"/>
        </w:rPr>
        <w:t xml:space="preserve">ndividual </w:t>
      </w:r>
      <w:r w:rsidR="001402FB">
        <w:rPr>
          <w:lang w:val="en-GB"/>
        </w:rPr>
        <w:t>R</w:t>
      </w:r>
      <w:r w:rsidRPr="00F16EDB">
        <w:rPr>
          <w:lang w:val="en-GB"/>
        </w:rPr>
        <w:t xml:space="preserve">elative </w:t>
      </w:r>
      <w:r w:rsidR="001402FB">
        <w:rPr>
          <w:lang w:val="en-GB"/>
        </w:rPr>
        <w:t>M</w:t>
      </w:r>
      <w:r w:rsidRPr="00F16EDB">
        <w:rPr>
          <w:lang w:val="en-GB"/>
        </w:rPr>
        <w:t xml:space="preserve">odel </w:t>
      </w:r>
      <w:r w:rsidR="001402FB">
        <w:rPr>
          <w:lang w:val="en-GB"/>
        </w:rPr>
        <w:t>F</w:t>
      </w:r>
      <w:r w:rsidRPr="00F16EDB">
        <w:rPr>
          <w:lang w:val="en-GB"/>
        </w:rPr>
        <w:t>it</w:t>
      </w:r>
    </w:p>
    <w:p w14:paraId="07156FF8" w14:textId="75CD84C6" w:rsidR="00B76BF1" w:rsidRPr="00F16EDB" w:rsidRDefault="00C418A2">
      <w:pPr>
        <w:pStyle w:val="FirstParagraph"/>
        <w:rPr>
          <w:lang w:val="en-GB"/>
        </w:rPr>
      </w:pPr>
      <w:r w:rsidRPr="00F16EDB">
        <w:rPr>
          <w:lang w:val="en-GB"/>
        </w:rPr>
        <w:t xml:space="preserve">Given that MDFT outperforms random utility models when choices are influenced by context (Berkowitsch, Scheibehenne, &amp; Rieskamp,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F16EDB">
          <w:rPr>
            <w:rStyle w:val="Hyperlink"/>
            <w:lang w:val="en-GB"/>
          </w:rPr>
          <w:t>9</w:t>
        </w:r>
      </w:hyperlink>
      <w:r w:rsidRPr="00F16EDB">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F16EDB" w:rsidRDefault="00B76BF1">
      <w:pPr>
        <w:pStyle w:val="BodyText"/>
        <w:rPr>
          <w:lang w:val="en-GB"/>
        </w:rPr>
      </w:pPr>
    </w:p>
    <w:p w14:paraId="18593141" w14:textId="77777777" w:rsidR="00B76BF1" w:rsidRPr="00F16EDB" w:rsidRDefault="00C418A2">
      <w:pPr>
        <w:pStyle w:val="CaptionedFigure"/>
        <w:spacing w:line="360" w:lineRule="auto"/>
        <w:jc w:val="center"/>
        <w:rPr>
          <w:lang w:val="en-GB"/>
        </w:rPr>
      </w:pPr>
      <w:bookmarkStart w:id="150" w:name="fig%252525253Adbic-rst"/>
      <w:r w:rsidRPr="00F16EDB">
        <w:rPr>
          <w:noProof/>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5"/>
                    <a:stretch>
                      <a:fillRect/>
                    </a:stretch>
                  </pic:blipFill>
                  <pic:spPr bwMode="auto">
                    <a:xfrm>
                      <a:off x="0" y="0"/>
                      <a:ext cx="3251200" cy="1638300"/>
                    </a:xfrm>
                    <a:prstGeom prst="rect">
                      <a:avLst/>
                    </a:prstGeom>
                  </pic:spPr>
                </pic:pic>
              </a:graphicData>
            </a:graphic>
          </wp:inline>
        </w:drawing>
      </w:r>
      <w:bookmarkEnd w:id="150"/>
    </w:p>
    <w:p w14:paraId="30C350BF" w14:textId="09029DEB" w:rsidR="00B76BF1" w:rsidRPr="00F16EDB" w:rsidRDefault="00C418A2">
      <w:pPr>
        <w:pStyle w:val="ImageCaption"/>
        <w:spacing w:line="276" w:lineRule="auto"/>
        <w:rPr>
          <w:lang w:val="en-GB"/>
        </w:rPr>
      </w:pPr>
      <w:r w:rsidRPr="00F16EDB">
        <w:rPr>
          <w:b/>
          <w:lang w:val="en-GB"/>
        </w:rPr>
        <w:t xml:space="preserve">Supplemental Figure </w:t>
      </w:r>
      <w:r w:rsidR="00DA79B9" w:rsidRPr="00F16EDB">
        <w:rPr>
          <w:b/>
          <w:lang w:val="en-GB"/>
        </w:rPr>
        <w:t>5</w:t>
      </w:r>
      <w:r w:rsidRPr="00F16EDB">
        <w:rPr>
          <w:b/>
          <w:lang w:val="en-GB"/>
        </w:rPr>
        <w:t>. Relative model fits between GLA and MDFT in relation to RST</w:t>
      </w:r>
      <w:r w:rsidRPr="00F16EDB">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F16EDB" w:rsidRDefault="00C418A2">
      <w:pPr>
        <w:pStyle w:val="BodyText"/>
        <w:rPr>
          <w:lang w:val="en-GB"/>
        </w:rPr>
        <w:sectPr w:rsidR="00A55B18" w:rsidRPr="00F16EDB">
          <w:headerReference w:type="default" r:id="rId46"/>
          <w:pgSz w:w="12240" w:h="15840"/>
          <w:pgMar w:top="2199" w:right="1440" w:bottom="1440" w:left="1440" w:header="1440" w:footer="0" w:gutter="0"/>
          <w:lnNumType w:countBy="1" w:distance="850" w:restart="continuous"/>
          <w:cols w:space="720"/>
          <w:formProt w:val="0"/>
          <w:docGrid w:linePitch="100"/>
        </w:sectPr>
      </w:pPr>
      <w:r w:rsidRPr="00F16EDB">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F16EDB" w14:paraId="0D137807" w14:textId="77278296" w:rsidTr="00335A1E">
        <w:trPr>
          <w:trHeight w:val="90"/>
        </w:trPr>
        <w:tc>
          <w:tcPr>
            <w:tcW w:w="1179" w:type="dxa"/>
          </w:tcPr>
          <w:p w14:paraId="20E9F3BE" w14:textId="7FB6468D" w:rsidR="00A55B18" w:rsidRPr="00F16EDB" w:rsidRDefault="00A55B18" w:rsidP="00E606A8">
            <w:pPr>
              <w:pStyle w:val="BodyText"/>
              <w:spacing w:line="240" w:lineRule="auto"/>
              <w:ind w:firstLine="0"/>
              <w:rPr>
                <w:b/>
                <w:sz w:val="15"/>
                <w:szCs w:val="15"/>
                <w:lang w:val="en-GB"/>
              </w:rPr>
            </w:pPr>
            <w:r w:rsidRPr="00F16EDB">
              <w:rPr>
                <w:b/>
                <w:sz w:val="15"/>
                <w:szCs w:val="15"/>
                <w:lang w:val="en-GB"/>
              </w:rPr>
              <w:lastRenderedPageBreak/>
              <w:t>Switch</w:t>
            </w:r>
          </w:p>
        </w:tc>
        <w:tc>
          <w:tcPr>
            <w:tcW w:w="8084" w:type="dxa"/>
            <w:gridSpan w:val="4"/>
          </w:tcPr>
          <w:p w14:paraId="119E5B46" w14:textId="0CCBFD90" w:rsidR="00A55B18" w:rsidRPr="00F16EDB" w:rsidRDefault="00A55B18" w:rsidP="00E606A8">
            <w:pPr>
              <w:pStyle w:val="BodyText"/>
              <w:spacing w:line="240" w:lineRule="auto"/>
              <w:ind w:firstLine="0"/>
              <w:rPr>
                <w:b/>
                <w:sz w:val="15"/>
                <w:szCs w:val="15"/>
                <w:lang w:val="en-GB"/>
              </w:rPr>
            </w:pPr>
            <w:r w:rsidRPr="00F16EDB">
              <w:rPr>
                <w:b/>
                <w:sz w:val="15"/>
                <w:szCs w:val="15"/>
                <w:lang w:val="en-GB"/>
              </w:rPr>
              <w:t>Gaze-independent levels</w:t>
            </w:r>
          </w:p>
        </w:tc>
        <w:tc>
          <w:tcPr>
            <w:tcW w:w="2713" w:type="dxa"/>
            <w:gridSpan w:val="2"/>
            <w:shd w:val="clear" w:color="auto" w:fill="C6D9F1" w:themeFill="text2" w:themeFillTint="33"/>
          </w:tcPr>
          <w:p w14:paraId="328D6185" w14:textId="64220D0D" w:rsidR="00A55B18" w:rsidRPr="00F16EDB" w:rsidRDefault="00A55B18" w:rsidP="00E606A8">
            <w:pPr>
              <w:pStyle w:val="BodyText"/>
              <w:spacing w:line="240" w:lineRule="auto"/>
              <w:ind w:firstLine="0"/>
              <w:rPr>
                <w:b/>
                <w:sz w:val="15"/>
                <w:szCs w:val="15"/>
                <w:lang w:val="en-GB"/>
              </w:rPr>
            </w:pPr>
            <w:r w:rsidRPr="00F16EDB">
              <w:rPr>
                <w:b/>
                <w:sz w:val="15"/>
                <w:szCs w:val="15"/>
                <w:lang w:val="en-GB"/>
              </w:rPr>
              <w:t>Gaze-dependent levels</w:t>
            </w:r>
          </w:p>
        </w:tc>
        <w:tc>
          <w:tcPr>
            <w:tcW w:w="441" w:type="dxa"/>
          </w:tcPr>
          <w:p w14:paraId="41C9A0D7" w14:textId="6EB9E4C2" w:rsidR="00A55B18" w:rsidRPr="00F16EDB" w:rsidRDefault="00A55B18" w:rsidP="00E606A8">
            <w:pPr>
              <w:pStyle w:val="BodyText"/>
              <w:spacing w:line="240" w:lineRule="auto"/>
              <w:ind w:firstLine="0"/>
              <w:jc w:val="center"/>
              <w:rPr>
                <w:b/>
                <w:sz w:val="15"/>
                <w:szCs w:val="15"/>
                <w:lang w:val="en-GB"/>
              </w:rPr>
            </w:pPr>
            <w:r w:rsidRPr="00F16EDB">
              <w:rPr>
                <w:b/>
                <w:sz w:val="15"/>
                <w:szCs w:val="15"/>
                <w:lang w:val="en-GB"/>
              </w:rPr>
              <w:t>N</w:t>
            </w:r>
          </w:p>
        </w:tc>
      </w:tr>
      <w:tr w:rsidR="0034265E" w:rsidRPr="00F16EDB" w14:paraId="5F27F147" w14:textId="6F2C24C1" w:rsidTr="00335A1E">
        <w:trPr>
          <w:trHeight w:val="402"/>
        </w:trPr>
        <w:tc>
          <w:tcPr>
            <w:tcW w:w="1179" w:type="dxa"/>
          </w:tcPr>
          <w:p w14:paraId="3EF06C53" w14:textId="524736E8" w:rsidR="00473495" w:rsidRPr="00F16EDB" w:rsidRDefault="00473495" w:rsidP="00E606A8">
            <w:pPr>
              <w:pStyle w:val="BodyText"/>
              <w:spacing w:line="240" w:lineRule="auto"/>
              <w:ind w:firstLine="0"/>
              <w:rPr>
                <w:b/>
                <w:sz w:val="15"/>
                <w:szCs w:val="15"/>
                <w:lang w:val="en-GB"/>
              </w:rPr>
            </w:pPr>
            <w:r w:rsidRPr="00F16EDB">
              <w:rPr>
                <w:b/>
                <w:sz w:val="15"/>
                <w:szCs w:val="15"/>
                <w:lang w:val="en-GB"/>
              </w:rPr>
              <w:t>Attribute integration</w:t>
            </w:r>
          </w:p>
        </w:tc>
        <w:tc>
          <w:tcPr>
            <w:tcW w:w="4042" w:type="dxa"/>
            <w:gridSpan w:val="2"/>
          </w:tcPr>
          <w:p w14:paraId="53F59D7E" w14:textId="55AC8F2A" w:rsidR="00473495" w:rsidRPr="00F16EDB" w:rsidRDefault="00473495" w:rsidP="00E606A8">
            <w:pPr>
              <w:pStyle w:val="BodyText"/>
              <w:spacing w:line="240" w:lineRule="auto"/>
              <w:ind w:firstLine="0"/>
              <w:rPr>
                <w:sz w:val="15"/>
                <w:szCs w:val="15"/>
                <w:lang w:val="en-GB"/>
              </w:rPr>
            </w:pPr>
            <w:r w:rsidRPr="00F16EDB">
              <w:rPr>
                <w:b/>
                <w:sz w:val="15"/>
                <w:szCs w:val="15"/>
                <w:lang w:val="en-GB"/>
              </w:rPr>
              <w:t>× Multiplicative</w:t>
            </w:r>
            <w:r w:rsidRPr="00F16EDB">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F16EDB" w:rsidRDefault="00473495" w:rsidP="00E606A8">
            <w:pPr>
              <w:pStyle w:val="BodyText"/>
              <w:spacing w:line="240" w:lineRule="auto"/>
              <w:ind w:firstLine="0"/>
              <w:rPr>
                <w:sz w:val="15"/>
                <w:szCs w:val="15"/>
                <w:lang w:val="en-GB"/>
              </w:rPr>
            </w:pPr>
            <w:r w:rsidRPr="00F16EDB">
              <w:rPr>
                <w:b/>
                <w:sz w:val="15"/>
                <w:szCs w:val="15"/>
                <w:lang w:val="en-GB"/>
              </w:rPr>
              <w:t>+ Weighted additive</w:t>
            </w:r>
            <w:r w:rsidRPr="00F16EDB">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F16EDB" w:rsidRDefault="00473495" w:rsidP="00E606A8">
            <w:pPr>
              <w:pStyle w:val="BodyText"/>
              <w:spacing w:line="240" w:lineRule="auto"/>
              <w:ind w:firstLine="0"/>
              <w:rPr>
                <w:i/>
                <w:sz w:val="15"/>
                <w:szCs w:val="15"/>
                <w:lang w:val="en-GB"/>
              </w:rPr>
            </w:pPr>
            <w:r w:rsidRPr="00F16EDB">
              <w:rPr>
                <w:i/>
                <w:sz w:val="15"/>
                <w:szCs w:val="15"/>
                <w:lang w:val="en-GB"/>
              </w:rPr>
              <w:t>n.a.</w:t>
            </w:r>
          </w:p>
        </w:tc>
        <w:tc>
          <w:tcPr>
            <w:tcW w:w="441" w:type="dxa"/>
          </w:tcPr>
          <w:p w14:paraId="0B8AF95A" w14:textId="6C89C82E"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E606A8" w:rsidRPr="00F16EDB" w14:paraId="45D343FC" w14:textId="6D8CA146" w:rsidTr="00335A1E">
        <w:trPr>
          <w:trHeight w:val="176"/>
        </w:trPr>
        <w:tc>
          <w:tcPr>
            <w:tcW w:w="1179" w:type="dxa"/>
          </w:tcPr>
          <w:p w14:paraId="1A601A98" w14:textId="11123A40" w:rsidR="00473495" w:rsidRPr="00F16EDB" w:rsidRDefault="00473495" w:rsidP="00E606A8">
            <w:pPr>
              <w:pStyle w:val="BodyText"/>
              <w:spacing w:line="240" w:lineRule="auto"/>
              <w:ind w:firstLine="0"/>
              <w:rPr>
                <w:b/>
                <w:sz w:val="15"/>
                <w:szCs w:val="15"/>
                <w:lang w:val="en-GB"/>
              </w:rPr>
            </w:pPr>
            <w:r w:rsidRPr="00F16EDB">
              <w:rPr>
                <w:b/>
                <w:sz w:val="15"/>
                <w:szCs w:val="15"/>
                <w:lang w:val="en-GB"/>
              </w:rPr>
              <w:t>Comparison</w:t>
            </w:r>
          </w:p>
        </w:tc>
        <w:tc>
          <w:tcPr>
            <w:tcW w:w="4042" w:type="dxa"/>
            <w:gridSpan w:val="2"/>
          </w:tcPr>
          <w:p w14:paraId="0E182FD6" w14:textId="75E6389E" w:rsidR="00473495" w:rsidRPr="00F16EDB" w:rsidRDefault="007821E2" w:rsidP="00E606A8">
            <w:pPr>
              <w:pStyle w:val="BodyText"/>
              <w:spacing w:line="240" w:lineRule="auto"/>
              <w:ind w:firstLine="0"/>
              <w:rPr>
                <w:sz w:val="15"/>
                <w:szCs w:val="15"/>
                <w:lang w:val="en-GB"/>
              </w:rPr>
            </w:pPr>
            <w:r w:rsidRPr="00F16EDB">
              <w:rPr>
                <w:b/>
                <w:sz w:val="15"/>
                <w:szCs w:val="15"/>
                <w:lang w:val="en-GB"/>
              </w:rPr>
              <w:t>Independent</w:t>
            </w:r>
            <w:r w:rsidRPr="00F16EDB">
              <w:rPr>
                <w:sz w:val="15"/>
                <w:szCs w:val="15"/>
                <w:lang w:val="en-GB"/>
              </w:rPr>
              <w:br/>
              <w:t>Accumulation of absolute item values per alternative (e.g., Bhatia, 2013; Glickman et al., 2019)</w:t>
            </w:r>
          </w:p>
        </w:tc>
        <w:tc>
          <w:tcPr>
            <w:tcW w:w="4042" w:type="dxa"/>
            <w:gridSpan w:val="2"/>
          </w:tcPr>
          <w:p w14:paraId="2BCCE259" w14:textId="1897F630" w:rsidR="00473495" w:rsidRPr="00F16EDB" w:rsidRDefault="007821E2" w:rsidP="00E606A8">
            <w:pPr>
              <w:pStyle w:val="BodyText"/>
              <w:spacing w:line="240" w:lineRule="auto"/>
              <w:ind w:firstLine="0"/>
              <w:rPr>
                <w:sz w:val="15"/>
                <w:szCs w:val="15"/>
                <w:lang w:val="en-GB"/>
              </w:rPr>
            </w:pPr>
            <w:r w:rsidRPr="00F16EDB">
              <w:rPr>
                <w:b/>
                <w:sz w:val="15"/>
                <w:szCs w:val="15"/>
                <w:lang w:val="en-GB"/>
              </w:rPr>
              <w:t>Comparative</w:t>
            </w:r>
            <w:r w:rsidRPr="00F16EDB">
              <w:rPr>
                <w:b/>
                <w:sz w:val="15"/>
                <w:szCs w:val="15"/>
                <w:lang w:val="en-GB"/>
              </w:rPr>
              <w:br/>
            </w:r>
            <w:r w:rsidRPr="00F16EDB">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F16EDB" w:rsidRDefault="00473495" w:rsidP="00E606A8">
            <w:pPr>
              <w:pStyle w:val="BodyText"/>
              <w:spacing w:line="240" w:lineRule="auto"/>
              <w:ind w:firstLine="0"/>
              <w:rPr>
                <w:i/>
                <w:sz w:val="15"/>
                <w:szCs w:val="15"/>
                <w:lang w:val="en-GB"/>
              </w:rPr>
            </w:pPr>
            <w:r w:rsidRPr="00F16EDB">
              <w:rPr>
                <w:i/>
                <w:sz w:val="15"/>
                <w:szCs w:val="15"/>
                <w:lang w:val="en-GB"/>
              </w:rPr>
              <w:t>n.a.</w:t>
            </w:r>
          </w:p>
        </w:tc>
        <w:tc>
          <w:tcPr>
            <w:tcW w:w="441" w:type="dxa"/>
          </w:tcPr>
          <w:p w14:paraId="4713E162" w14:textId="7CD18784"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34265E" w:rsidRPr="00F16EDB" w14:paraId="4B5D7766" w14:textId="60BA3641" w:rsidTr="00335A1E">
        <w:trPr>
          <w:trHeight w:val="90"/>
        </w:trPr>
        <w:tc>
          <w:tcPr>
            <w:tcW w:w="1179" w:type="dxa"/>
          </w:tcPr>
          <w:p w14:paraId="54E3F31C" w14:textId="1CB99080" w:rsidR="00473495" w:rsidRPr="00F16EDB" w:rsidRDefault="00473495" w:rsidP="00E606A8">
            <w:pPr>
              <w:pStyle w:val="BodyText"/>
              <w:spacing w:line="240" w:lineRule="auto"/>
              <w:ind w:firstLine="0"/>
              <w:rPr>
                <w:b/>
                <w:sz w:val="15"/>
                <w:szCs w:val="15"/>
                <w:lang w:val="en-GB"/>
              </w:rPr>
            </w:pPr>
            <w:r w:rsidRPr="00F16EDB">
              <w:rPr>
                <w:b/>
                <w:sz w:val="15"/>
                <w:szCs w:val="15"/>
                <w:lang w:val="en-GB"/>
              </w:rPr>
              <w:t>Attribute-wise gaze-discount</w:t>
            </w:r>
          </w:p>
        </w:tc>
        <w:tc>
          <w:tcPr>
            <w:tcW w:w="8084" w:type="dxa"/>
            <w:gridSpan w:val="4"/>
          </w:tcPr>
          <w:p w14:paraId="1971828D" w14:textId="0E2F100F" w:rsidR="00473495" w:rsidRPr="00F16EDB" w:rsidRDefault="007821E2" w:rsidP="00E606A8">
            <w:pPr>
              <w:pStyle w:val="BodyText"/>
              <w:spacing w:line="240" w:lineRule="auto"/>
              <w:ind w:firstLine="0"/>
              <w:rPr>
                <w:sz w:val="15"/>
                <w:szCs w:val="15"/>
                <w:lang w:val="en-GB"/>
              </w:rPr>
            </w:pPr>
            <w:r w:rsidRPr="00F16EDB">
              <w:rPr>
                <w:b/>
                <w:sz w:val="15"/>
                <w:szCs w:val="15"/>
                <w:lang w:val="en-GB"/>
              </w:rPr>
              <w:t>False</w:t>
            </w:r>
            <w:r w:rsidRPr="00F16EDB">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F16EDB" w:rsidRDefault="00473495" w:rsidP="00E606A8">
            <w:pPr>
              <w:pStyle w:val="BodyText"/>
              <w:spacing w:line="240" w:lineRule="auto"/>
              <w:ind w:firstLine="0"/>
              <w:rPr>
                <w:sz w:val="15"/>
                <w:szCs w:val="15"/>
                <w:lang w:val="en-GB"/>
              </w:rPr>
            </w:pPr>
            <w:r w:rsidRPr="00F16EDB">
              <w:rPr>
                <w:b/>
                <w:sz w:val="15"/>
                <w:szCs w:val="15"/>
                <w:lang w:val="en-GB"/>
              </w:rPr>
              <w:t>True</w:t>
            </w:r>
            <w:r w:rsidRPr="00F16EDB">
              <w:rPr>
                <w:sz w:val="15"/>
                <w:szCs w:val="15"/>
                <w:lang w:val="en-GB"/>
              </w:rPr>
              <w:br/>
              <w:t>Non-fixated alternatives’ values are discounted by a parameter θ (e.g., Krajbich et al., 2010)</w:t>
            </w:r>
          </w:p>
        </w:tc>
        <w:tc>
          <w:tcPr>
            <w:tcW w:w="441" w:type="dxa"/>
          </w:tcPr>
          <w:p w14:paraId="62C04AA8" w14:textId="0D48C812"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335A1E" w:rsidRPr="00F16EDB" w14:paraId="1A9328BA" w14:textId="05FCF038" w:rsidTr="00335A1E">
        <w:trPr>
          <w:trHeight w:val="90"/>
        </w:trPr>
        <w:tc>
          <w:tcPr>
            <w:tcW w:w="1179" w:type="dxa"/>
          </w:tcPr>
          <w:p w14:paraId="5BBA5307" w14:textId="215B553F" w:rsidR="00473495" w:rsidRPr="00F16EDB" w:rsidRDefault="00473495" w:rsidP="00E606A8">
            <w:pPr>
              <w:pStyle w:val="BodyText"/>
              <w:spacing w:line="240" w:lineRule="auto"/>
              <w:ind w:firstLine="0"/>
              <w:rPr>
                <w:b/>
                <w:sz w:val="15"/>
                <w:szCs w:val="15"/>
                <w:lang w:val="en-GB"/>
              </w:rPr>
            </w:pPr>
            <w:r w:rsidRPr="00F16EDB">
              <w:rPr>
                <w:b/>
                <w:sz w:val="15"/>
                <w:szCs w:val="15"/>
                <w:lang w:val="en-GB"/>
              </w:rPr>
              <w:t>Alternative-wise gaze-discount</w:t>
            </w:r>
          </w:p>
        </w:tc>
        <w:tc>
          <w:tcPr>
            <w:tcW w:w="8084" w:type="dxa"/>
            <w:gridSpan w:val="4"/>
          </w:tcPr>
          <w:p w14:paraId="41087A71" w14:textId="32D476D6" w:rsidR="00473495" w:rsidRPr="00F16EDB" w:rsidRDefault="007821E2" w:rsidP="00E606A8">
            <w:pPr>
              <w:pStyle w:val="BodyText"/>
              <w:spacing w:line="240" w:lineRule="auto"/>
              <w:ind w:firstLine="0"/>
              <w:rPr>
                <w:sz w:val="15"/>
                <w:szCs w:val="15"/>
                <w:lang w:val="en-GB"/>
              </w:rPr>
            </w:pPr>
            <w:r w:rsidRPr="00F16EDB">
              <w:rPr>
                <w:b/>
                <w:sz w:val="15"/>
                <w:szCs w:val="15"/>
                <w:lang w:val="en-GB"/>
              </w:rPr>
              <w:t>False</w:t>
            </w:r>
            <w:r w:rsidRPr="00F16EDB">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F16EDB" w:rsidRDefault="00473495" w:rsidP="00E606A8">
            <w:pPr>
              <w:pStyle w:val="BodyText"/>
              <w:spacing w:line="240" w:lineRule="auto"/>
              <w:ind w:firstLine="0"/>
              <w:rPr>
                <w:sz w:val="15"/>
                <w:szCs w:val="15"/>
                <w:lang w:val="en-GB"/>
              </w:rPr>
            </w:pPr>
            <w:r w:rsidRPr="00F16EDB">
              <w:rPr>
                <w:b/>
                <w:sz w:val="15"/>
                <w:szCs w:val="15"/>
                <w:lang w:val="en-GB"/>
              </w:rPr>
              <w:t>True</w:t>
            </w:r>
            <w:r w:rsidRPr="00F16EDB">
              <w:rPr>
                <w:sz w:val="15"/>
                <w:szCs w:val="15"/>
                <w:lang w:val="en-GB"/>
              </w:rPr>
              <w:br/>
              <w:t>Attributes on the non-fixated dimension are discounted by a parameter η (e.g., Fisher, 2017; Krajbich et al., 2012)</w:t>
            </w:r>
          </w:p>
        </w:tc>
        <w:tc>
          <w:tcPr>
            <w:tcW w:w="441" w:type="dxa"/>
          </w:tcPr>
          <w:p w14:paraId="53983802" w14:textId="3C300A6B" w:rsidR="00473495" w:rsidRPr="00F16EDB" w:rsidRDefault="00473495" w:rsidP="00E606A8">
            <w:pPr>
              <w:pStyle w:val="BodyText"/>
              <w:spacing w:line="240" w:lineRule="auto"/>
              <w:ind w:firstLine="0"/>
              <w:jc w:val="center"/>
              <w:rPr>
                <w:sz w:val="15"/>
                <w:szCs w:val="15"/>
                <w:lang w:val="en-GB"/>
              </w:rPr>
            </w:pPr>
            <w:r w:rsidRPr="00F16EDB">
              <w:rPr>
                <w:sz w:val="15"/>
                <w:szCs w:val="15"/>
                <w:lang w:val="en-GB"/>
              </w:rPr>
              <w:t>2</w:t>
            </w:r>
          </w:p>
        </w:tc>
      </w:tr>
      <w:tr w:rsidR="00335A1E" w:rsidRPr="00F16EDB" w14:paraId="546B25A0" w14:textId="11A99040" w:rsidTr="00335A1E">
        <w:trPr>
          <w:trHeight w:val="90"/>
        </w:trPr>
        <w:tc>
          <w:tcPr>
            <w:tcW w:w="1179" w:type="dxa"/>
          </w:tcPr>
          <w:p w14:paraId="1A8E2CF5" w14:textId="19AF05B1" w:rsidR="007821E2" w:rsidRPr="00F16EDB" w:rsidRDefault="007821E2" w:rsidP="00E606A8">
            <w:pPr>
              <w:pStyle w:val="BodyText"/>
              <w:spacing w:line="240" w:lineRule="auto"/>
              <w:ind w:firstLine="0"/>
              <w:rPr>
                <w:b/>
                <w:sz w:val="15"/>
                <w:szCs w:val="15"/>
                <w:lang w:val="en-GB"/>
              </w:rPr>
            </w:pPr>
            <w:r w:rsidRPr="00F16EDB">
              <w:rPr>
                <w:b/>
                <w:sz w:val="15"/>
                <w:szCs w:val="15"/>
                <w:lang w:val="en-GB"/>
              </w:rPr>
              <w:t>Accumulation leak</w:t>
            </w:r>
          </w:p>
        </w:tc>
        <w:tc>
          <w:tcPr>
            <w:tcW w:w="4042" w:type="dxa"/>
            <w:gridSpan w:val="2"/>
          </w:tcPr>
          <w:p w14:paraId="6D30D971" w14:textId="01C7211B" w:rsidR="007821E2" w:rsidRPr="00F16EDB" w:rsidRDefault="007821E2" w:rsidP="00E606A8">
            <w:pPr>
              <w:pStyle w:val="BodyText"/>
              <w:spacing w:line="240" w:lineRule="auto"/>
              <w:ind w:firstLine="0"/>
              <w:rPr>
                <w:sz w:val="15"/>
                <w:szCs w:val="15"/>
                <w:lang w:val="en-GB"/>
              </w:rPr>
            </w:pPr>
            <w:r w:rsidRPr="00F16EDB">
              <w:rPr>
                <w:b/>
                <w:sz w:val="15"/>
                <w:szCs w:val="15"/>
                <w:lang w:val="en-GB"/>
              </w:rPr>
              <w:t>None</w:t>
            </w:r>
            <w:r w:rsidRPr="00F16EDB">
              <w:rPr>
                <w:sz w:val="15"/>
                <w:szCs w:val="15"/>
                <w:lang w:val="en-GB"/>
              </w:rPr>
              <w:br/>
              <w:t>Perfect integration over fixations.</w:t>
            </w:r>
          </w:p>
        </w:tc>
        <w:tc>
          <w:tcPr>
            <w:tcW w:w="4042" w:type="dxa"/>
            <w:gridSpan w:val="2"/>
          </w:tcPr>
          <w:p w14:paraId="371CFD81" w14:textId="148E7DE0" w:rsidR="007821E2" w:rsidRPr="00F16EDB" w:rsidRDefault="007821E2" w:rsidP="00E606A8">
            <w:pPr>
              <w:pStyle w:val="BodyText"/>
              <w:spacing w:line="240" w:lineRule="auto"/>
              <w:ind w:firstLine="0"/>
              <w:rPr>
                <w:sz w:val="15"/>
                <w:szCs w:val="15"/>
                <w:lang w:val="en-GB"/>
              </w:rPr>
            </w:pPr>
            <w:r w:rsidRPr="00F16EDB">
              <w:rPr>
                <w:b/>
                <w:sz w:val="15"/>
                <w:szCs w:val="15"/>
                <w:lang w:val="en-GB"/>
              </w:rPr>
              <w:t>Constant</w:t>
            </w:r>
            <w:r w:rsidRPr="00F16EDB">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F16EDB" w:rsidRDefault="005355CA" w:rsidP="00E606A8">
            <w:pPr>
              <w:pStyle w:val="BodyText"/>
              <w:spacing w:line="240" w:lineRule="auto"/>
              <w:ind w:firstLine="0"/>
              <w:rPr>
                <w:sz w:val="15"/>
                <w:szCs w:val="15"/>
                <w:lang w:val="en-GB"/>
              </w:rPr>
            </w:pPr>
            <w:r w:rsidRPr="00F16EDB">
              <w:rPr>
                <w:b/>
                <w:sz w:val="15"/>
                <w:szCs w:val="15"/>
                <w:lang w:val="en-GB"/>
              </w:rPr>
              <w:t>Gaze-dependent</w:t>
            </w:r>
            <w:r w:rsidRPr="00F16EDB">
              <w:rPr>
                <w:b/>
                <w:sz w:val="15"/>
                <w:szCs w:val="15"/>
                <w:lang w:val="en-GB"/>
              </w:rPr>
              <w:br/>
            </w:r>
            <w:r w:rsidRPr="00F16EDB">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F16EDB" w:rsidRDefault="007821E2" w:rsidP="00E606A8">
            <w:pPr>
              <w:pStyle w:val="BodyText"/>
              <w:spacing w:line="240" w:lineRule="auto"/>
              <w:ind w:firstLine="0"/>
              <w:jc w:val="center"/>
              <w:rPr>
                <w:sz w:val="15"/>
                <w:szCs w:val="15"/>
                <w:lang w:val="en-GB"/>
              </w:rPr>
            </w:pPr>
            <w:r w:rsidRPr="00F16EDB">
              <w:rPr>
                <w:sz w:val="15"/>
                <w:szCs w:val="15"/>
                <w:lang w:val="en-GB"/>
              </w:rPr>
              <w:t>3</w:t>
            </w:r>
          </w:p>
        </w:tc>
      </w:tr>
      <w:tr w:rsidR="00335A1E" w:rsidRPr="00F16EDB" w14:paraId="02DEA1BB" w14:textId="427297EB" w:rsidTr="00335A1E">
        <w:trPr>
          <w:trHeight w:val="1423"/>
        </w:trPr>
        <w:tc>
          <w:tcPr>
            <w:tcW w:w="1179" w:type="dxa"/>
          </w:tcPr>
          <w:p w14:paraId="2D8F3B3A" w14:textId="5CC6DEE6" w:rsidR="007821E2" w:rsidRPr="00F16EDB" w:rsidRDefault="007821E2" w:rsidP="00E606A8">
            <w:pPr>
              <w:pStyle w:val="BodyText"/>
              <w:spacing w:line="240" w:lineRule="auto"/>
              <w:ind w:firstLine="0"/>
              <w:rPr>
                <w:b/>
                <w:sz w:val="15"/>
                <w:szCs w:val="15"/>
                <w:lang w:val="en-GB"/>
              </w:rPr>
            </w:pPr>
            <w:r w:rsidRPr="00F16EDB">
              <w:rPr>
                <w:b/>
                <w:sz w:val="15"/>
                <w:szCs w:val="15"/>
                <w:lang w:val="en-GB"/>
              </w:rPr>
              <w:t>Accumulator inhibition</w:t>
            </w:r>
          </w:p>
        </w:tc>
        <w:tc>
          <w:tcPr>
            <w:tcW w:w="2699" w:type="dxa"/>
          </w:tcPr>
          <w:p w14:paraId="7EDD1EF4" w14:textId="3A77CC96" w:rsidR="007821E2" w:rsidRPr="00F16EDB" w:rsidRDefault="005355CA" w:rsidP="00E606A8">
            <w:pPr>
              <w:pStyle w:val="BodyText"/>
              <w:spacing w:line="240" w:lineRule="auto"/>
              <w:ind w:firstLine="0"/>
              <w:rPr>
                <w:sz w:val="15"/>
                <w:szCs w:val="15"/>
                <w:lang w:val="en-GB"/>
              </w:rPr>
            </w:pPr>
            <w:r w:rsidRPr="00F16EDB">
              <w:rPr>
                <w:b/>
                <w:sz w:val="15"/>
                <w:szCs w:val="15"/>
                <w:lang w:val="en-GB"/>
              </w:rPr>
              <w:t>None</w:t>
            </w:r>
            <w:r w:rsidRPr="00F16EDB">
              <w:rPr>
                <w:b/>
                <w:sz w:val="15"/>
                <w:szCs w:val="15"/>
                <w:lang w:val="en-GB"/>
              </w:rPr>
              <w:br/>
            </w:r>
            <w:r w:rsidRPr="00F16EDB">
              <w:rPr>
                <w:sz w:val="15"/>
                <w:szCs w:val="15"/>
                <w:lang w:val="en-GB"/>
              </w:rPr>
              <w:t>No inhibition between accumulators.</w:t>
            </w:r>
          </w:p>
        </w:tc>
        <w:tc>
          <w:tcPr>
            <w:tcW w:w="2699" w:type="dxa"/>
            <w:gridSpan w:val="2"/>
          </w:tcPr>
          <w:p w14:paraId="03F985D5" w14:textId="3409A2D3" w:rsidR="005355CA" w:rsidRPr="00F16EDB" w:rsidRDefault="005355CA" w:rsidP="00E606A8">
            <w:pPr>
              <w:pStyle w:val="BodyText"/>
              <w:spacing w:line="240" w:lineRule="auto"/>
              <w:ind w:firstLine="0"/>
              <w:rPr>
                <w:sz w:val="15"/>
                <w:szCs w:val="15"/>
                <w:lang w:val="en-GB"/>
              </w:rPr>
            </w:pPr>
            <w:r w:rsidRPr="00F16EDB">
              <w:rPr>
                <w:b/>
                <w:sz w:val="15"/>
                <w:szCs w:val="15"/>
                <w:lang w:val="en-GB"/>
              </w:rPr>
              <w:t>Constant</w:t>
            </w:r>
            <w:r w:rsidRPr="00F16EDB">
              <w:rPr>
                <w:sz w:val="15"/>
                <w:szCs w:val="15"/>
                <w:lang w:val="en-GB"/>
              </w:rPr>
              <w:br/>
              <w:t>Accumulators inhibit each other proportional to their current value</w:t>
            </w:r>
            <w:r w:rsidR="00365435" w:rsidRPr="00F16EDB">
              <w:rPr>
                <w:sz w:val="15"/>
                <w:szCs w:val="15"/>
                <w:lang w:val="en-GB"/>
              </w:rPr>
              <w:t>, controlled by parameter φ (e.g., Usher &amp; McClelland, 2004)</w:t>
            </w:r>
          </w:p>
        </w:tc>
        <w:tc>
          <w:tcPr>
            <w:tcW w:w="2699" w:type="dxa"/>
            <w:gridSpan w:val="2"/>
          </w:tcPr>
          <w:p w14:paraId="29134A47" w14:textId="7BC1320F" w:rsidR="007821E2" w:rsidRPr="00F16EDB" w:rsidRDefault="00365435" w:rsidP="00E606A8">
            <w:pPr>
              <w:pStyle w:val="BodyText"/>
              <w:spacing w:line="240" w:lineRule="auto"/>
              <w:ind w:firstLine="0"/>
              <w:rPr>
                <w:sz w:val="15"/>
                <w:szCs w:val="15"/>
                <w:lang w:val="en-GB"/>
              </w:rPr>
            </w:pPr>
            <w:r w:rsidRPr="00F16EDB">
              <w:rPr>
                <w:b/>
                <w:sz w:val="15"/>
                <w:szCs w:val="15"/>
                <w:lang w:val="en-GB"/>
              </w:rPr>
              <w:t>Distance-dependent</w:t>
            </w:r>
            <w:r w:rsidRPr="00F16EDB">
              <w:rPr>
                <w:sz w:val="15"/>
                <w:szCs w:val="15"/>
                <w:lang w:val="en-GB"/>
              </w:rPr>
              <w:br/>
              <w:t xml:space="preserve">Inhibition between accumulators depends on pairwise distance between alternatives in attribute space. Parameters </w:t>
            </w:r>
            <w:r w:rsidRPr="00F16EDB">
              <w:rPr>
                <w:i/>
                <w:sz w:val="15"/>
                <w:szCs w:val="15"/>
                <w:lang w:val="en-GB"/>
              </w:rPr>
              <w:t>w</w:t>
            </w:r>
            <w:r w:rsidRPr="00F16EDB">
              <w:rPr>
                <w:i/>
                <w:sz w:val="15"/>
                <w:szCs w:val="15"/>
                <w:vertAlign w:val="subscript"/>
                <w:lang w:val="en-GB"/>
              </w:rPr>
              <w:t>d</w:t>
            </w:r>
            <w:r w:rsidRPr="00F16EDB">
              <w:rPr>
                <w:sz w:val="15"/>
                <w:szCs w:val="15"/>
                <w:lang w:val="en-GB"/>
              </w:rPr>
              <w:t xml:space="preserve"> and φ (Roe et al., 2001)</w:t>
            </w:r>
          </w:p>
        </w:tc>
        <w:tc>
          <w:tcPr>
            <w:tcW w:w="2700" w:type="dxa"/>
            <w:shd w:val="clear" w:color="auto" w:fill="C6D9F1" w:themeFill="text2" w:themeFillTint="33"/>
          </w:tcPr>
          <w:p w14:paraId="34B4A62B" w14:textId="290AC6F5" w:rsidR="007821E2" w:rsidRPr="00F16EDB" w:rsidRDefault="005355CA" w:rsidP="00E606A8">
            <w:pPr>
              <w:pStyle w:val="BodyText"/>
              <w:spacing w:line="240" w:lineRule="auto"/>
              <w:ind w:firstLine="0"/>
              <w:rPr>
                <w:sz w:val="15"/>
                <w:szCs w:val="15"/>
                <w:lang w:val="en-GB"/>
              </w:rPr>
            </w:pPr>
            <w:r w:rsidRPr="00F16EDB">
              <w:rPr>
                <w:b/>
                <w:sz w:val="15"/>
                <w:szCs w:val="15"/>
                <w:lang w:val="en-GB"/>
              </w:rPr>
              <w:t>Gaze-dependent</w:t>
            </w:r>
            <w:r w:rsidRPr="00F16EDB">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F16EDB" w:rsidRDefault="007821E2" w:rsidP="00E606A8">
            <w:pPr>
              <w:pStyle w:val="BodyText"/>
              <w:spacing w:line="240" w:lineRule="auto"/>
              <w:ind w:firstLine="0"/>
              <w:jc w:val="center"/>
              <w:rPr>
                <w:sz w:val="15"/>
                <w:szCs w:val="15"/>
                <w:lang w:val="en-GB"/>
              </w:rPr>
            </w:pPr>
            <w:r w:rsidRPr="00F16EDB">
              <w:rPr>
                <w:sz w:val="15"/>
                <w:szCs w:val="15"/>
                <w:lang w:val="en-GB"/>
              </w:rPr>
              <w:t>4</w:t>
            </w:r>
          </w:p>
        </w:tc>
      </w:tr>
      <w:tr w:rsidR="007821E2" w:rsidRPr="00F16EDB" w14:paraId="0519F8EE" w14:textId="0C87852A" w:rsidTr="00335A1E">
        <w:trPr>
          <w:trHeight w:val="90"/>
        </w:trPr>
        <w:tc>
          <w:tcPr>
            <w:tcW w:w="1179" w:type="dxa"/>
          </w:tcPr>
          <w:p w14:paraId="31EF307E" w14:textId="52629E99" w:rsidR="007821E2" w:rsidRPr="00F16EDB" w:rsidRDefault="007821E2" w:rsidP="00E606A8">
            <w:pPr>
              <w:pStyle w:val="BodyText"/>
              <w:spacing w:line="240" w:lineRule="auto"/>
              <w:ind w:firstLine="0"/>
              <w:rPr>
                <w:b/>
                <w:sz w:val="15"/>
                <w:szCs w:val="15"/>
                <w:lang w:val="en-GB"/>
              </w:rPr>
            </w:pPr>
            <w:r w:rsidRPr="00F16EDB">
              <w:rPr>
                <w:b/>
                <w:sz w:val="15"/>
                <w:szCs w:val="15"/>
                <w:lang w:val="en-GB"/>
              </w:rPr>
              <w:t>Total variants</w:t>
            </w:r>
          </w:p>
        </w:tc>
        <w:tc>
          <w:tcPr>
            <w:tcW w:w="10797" w:type="dxa"/>
            <w:gridSpan w:val="6"/>
          </w:tcPr>
          <w:p w14:paraId="678D6236" w14:textId="77777777" w:rsidR="007821E2" w:rsidRPr="00F16EDB" w:rsidRDefault="007821E2" w:rsidP="00E606A8">
            <w:pPr>
              <w:pStyle w:val="BodyText"/>
              <w:spacing w:line="240" w:lineRule="auto"/>
              <w:ind w:firstLine="0"/>
              <w:rPr>
                <w:sz w:val="15"/>
                <w:szCs w:val="15"/>
                <w:lang w:val="en-GB"/>
              </w:rPr>
            </w:pPr>
          </w:p>
        </w:tc>
        <w:tc>
          <w:tcPr>
            <w:tcW w:w="441" w:type="dxa"/>
          </w:tcPr>
          <w:p w14:paraId="460C4B2A" w14:textId="7C179F5E" w:rsidR="007821E2" w:rsidRPr="00F16EDB" w:rsidRDefault="007821E2" w:rsidP="00E606A8">
            <w:pPr>
              <w:pStyle w:val="BodyText"/>
              <w:spacing w:line="240" w:lineRule="auto"/>
              <w:ind w:firstLine="0"/>
              <w:jc w:val="center"/>
              <w:rPr>
                <w:sz w:val="15"/>
                <w:szCs w:val="15"/>
                <w:lang w:val="en-GB"/>
              </w:rPr>
            </w:pPr>
            <w:r w:rsidRPr="00F16EDB">
              <w:rPr>
                <w:sz w:val="15"/>
                <w:szCs w:val="15"/>
                <w:lang w:val="en-GB"/>
              </w:rPr>
              <w:t>192</w:t>
            </w:r>
          </w:p>
        </w:tc>
      </w:tr>
    </w:tbl>
    <w:p w14:paraId="6F3C7C98" w14:textId="1B6A7515" w:rsidR="00A55B18" w:rsidRPr="00F16EDB" w:rsidRDefault="00131E45">
      <w:pPr>
        <w:pStyle w:val="BodyText"/>
        <w:rPr>
          <w:lang w:val="en-GB"/>
        </w:rPr>
      </w:pPr>
      <w:r w:rsidRPr="00F16EDB">
        <w:rPr>
          <w:b/>
          <w:sz w:val="15"/>
          <w:szCs w:val="15"/>
          <w:lang w:val="en-GB"/>
        </w:rPr>
        <w:t>Supplementary Table 2</w:t>
      </w:r>
      <w:r w:rsidR="00CA4B9A" w:rsidRPr="00F16EDB">
        <w:rPr>
          <w:b/>
          <w:sz w:val="15"/>
          <w:szCs w:val="15"/>
          <w:lang w:val="en-GB"/>
        </w:rPr>
        <w:t>.</w:t>
      </w:r>
      <w:r w:rsidRPr="00F16EDB">
        <w:rPr>
          <w:b/>
          <w:sz w:val="15"/>
          <w:szCs w:val="15"/>
          <w:lang w:val="en-GB"/>
        </w:rPr>
        <w:t xml:space="preserve"> Overview of the nodes and switch-levels used in the switchboard analysis. </w:t>
      </w:r>
      <w:r w:rsidRPr="00F16EDB">
        <w:rPr>
          <w:sz w:val="15"/>
          <w:szCs w:val="15"/>
          <w:lang w:val="en-GB"/>
        </w:rPr>
        <w:t>Switch</w:t>
      </w:r>
      <w:r w:rsidR="000432E4" w:rsidRPr="00F16EDB">
        <w:rPr>
          <w:sz w:val="15"/>
          <w:szCs w:val="15"/>
          <w:lang w:val="en-GB"/>
        </w:rPr>
        <w:t xml:space="preserve"> </w:t>
      </w:r>
      <w:r w:rsidRPr="00F16EDB">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F16EDB" w:rsidRDefault="00131E45">
      <w:pPr>
        <w:pStyle w:val="BodyText"/>
        <w:rPr>
          <w:lang w:val="en-GB"/>
        </w:rPr>
        <w:sectPr w:rsidR="00131E45" w:rsidRPr="00F16EDB"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239A3CF" w:rsidR="00B76BF1" w:rsidRPr="00F16EDB" w:rsidRDefault="00C418A2" w:rsidP="00631E62">
      <w:pPr>
        <w:pStyle w:val="Heading2"/>
        <w:rPr>
          <w:lang w:val="en-GB"/>
        </w:rPr>
      </w:pPr>
      <w:r w:rsidRPr="00F16EDB">
        <w:rPr>
          <w:lang w:val="en-GB"/>
        </w:rPr>
        <w:lastRenderedPageBreak/>
        <w:t xml:space="preserve">Best </w:t>
      </w:r>
      <w:r w:rsidR="00CB7F30">
        <w:rPr>
          <w:lang w:val="en-GB"/>
        </w:rPr>
        <w:t>A</w:t>
      </w:r>
      <w:r w:rsidRPr="00F16EDB">
        <w:rPr>
          <w:lang w:val="en-GB"/>
        </w:rPr>
        <w:t xml:space="preserve">verage </w:t>
      </w:r>
      <w:r w:rsidR="00CB7F30">
        <w:rPr>
          <w:lang w:val="en-GB"/>
        </w:rPr>
        <w:t>F</w:t>
      </w:r>
      <w:r w:rsidRPr="00F16EDB">
        <w:rPr>
          <w:lang w:val="en-GB"/>
        </w:rPr>
        <w:t xml:space="preserve">itting </w:t>
      </w:r>
      <w:r w:rsidR="00CB7F30">
        <w:rPr>
          <w:lang w:val="en-GB"/>
        </w:rPr>
        <w:t>S</w:t>
      </w:r>
      <w:r w:rsidRPr="00F16EDB">
        <w:rPr>
          <w:lang w:val="en-GB"/>
        </w:rPr>
        <w:t xml:space="preserve">witchboard </w:t>
      </w:r>
      <w:r w:rsidR="00CB7F30">
        <w:rPr>
          <w:lang w:val="en-GB"/>
        </w:rPr>
        <w:t>V</w:t>
      </w:r>
      <w:r w:rsidRPr="00F16EDB">
        <w:rPr>
          <w:lang w:val="en-GB"/>
        </w:rPr>
        <w:t>ariants</w:t>
      </w:r>
    </w:p>
    <w:p w14:paraId="5892BDE3" w14:textId="77777777" w:rsidR="00631E62" w:rsidRPr="00F16EDB"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F16EDB"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F16EDB" w:rsidRDefault="00C418A2">
            <w:pPr>
              <w:pStyle w:val="Compact"/>
              <w:widowControl w:val="0"/>
              <w:spacing w:before="0" w:after="0" w:line="240" w:lineRule="auto"/>
              <w:ind w:firstLine="0"/>
              <w:jc w:val="center"/>
              <w:rPr>
                <w:rFonts w:eastAsia="Cambria"/>
                <w:lang w:val="en-GB"/>
              </w:rPr>
            </w:pPr>
            <w:r w:rsidRPr="00F16EDB">
              <w:rPr>
                <w:rFonts w:eastAsia="Cambria"/>
                <w:lang w:val="en-GB"/>
              </w:rPr>
              <w:t>Rank</w:t>
            </w:r>
          </w:p>
        </w:tc>
        <w:tc>
          <w:tcPr>
            <w:tcW w:w="0" w:type="auto"/>
            <w:tcBorders>
              <w:bottom w:val="single" w:sz="6" w:space="0" w:color="000000"/>
            </w:tcBorders>
            <w:vAlign w:val="bottom"/>
          </w:tcPr>
          <w:p w14:paraId="5E78AEF3" w14:textId="77777777" w:rsidR="00B76BF1" w:rsidRPr="00F16EDB"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F16EDB"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F16EDB" w:rsidRDefault="00C418A2">
            <w:pPr>
              <w:pStyle w:val="Compact"/>
              <w:widowControl w:val="0"/>
              <w:ind w:firstLine="0"/>
              <w:jc w:val="center"/>
              <w:rPr>
                <w:rFonts w:eastAsia="Cambria"/>
                <w:lang w:val="en-GB"/>
              </w:rPr>
            </w:pPr>
            <w:r w:rsidRPr="00F16EDB">
              <w:rPr>
                <w:rFonts w:eastAsia="Cambria"/>
                <w:lang w:val="en-GB"/>
              </w:rPr>
              <w:t>Leak</w:t>
            </w:r>
          </w:p>
        </w:tc>
        <w:tc>
          <w:tcPr>
            <w:tcW w:w="0" w:type="auto"/>
            <w:tcBorders>
              <w:bottom w:val="single" w:sz="6" w:space="0" w:color="000000"/>
            </w:tcBorders>
            <w:vAlign w:val="bottom"/>
          </w:tcPr>
          <w:p w14:paraId="26583049" w14:textId="77777777" w:rsidR="00B76BF1" w:rsidRPr="00F16EDB" w:rsidRDefault="00C418A2">
            <w:pPr>
              <w:pStyle w:val="Compact"/>
              <w:widowControl w:val="0"/>
              <w:ind w:firstLine="0"/>
              <w:jc w:val="center"/>
              <w:rPr>
                <w:rFonts w:eastAsia="Cambria"/>
                <w:lang w:val="en-GB"/>
              </w:rPr>
            </w:pPr>
            <w:r w:rsidRPr="00F16EDB">
              <w:rPr>
                <w:rFonts w:eastAsia="Cambria"/>
                <w:lang w:val="en-GB"/>
              </w:rPr>
              <w:t>Inhibition</w:t>
            </w:r>
          </w:p>
        </w:tc>
        <w:tc>
          <w:tcPr>
            <w:tcW w:w="0" w:type="auto"/>
            <w:tcBorders>
              <w:bottom w:val="single" w:sz="6" w:space="0" w:color="000000"/>
            </w:tcBorders>
            <w:vAlign w:val="bottom"/>
          </w:tcPr>
          <w:p w14:paraId="204129CD" w14:textId="77777777" w:rsidR="00B76BF1" w:rsidRPr="00F16EDB" w:rsidRDefault="00C418A2">
            <w:pPr>
              <w:pStyle w:val="Compact"/>
              <w:widowControl w:val="0"/>
              <w:ind w:firstLine="0"/>
              <w:jc w:val="center"/>
              <w:rPr>
                <w:rFonts w:eastAsia="Cambria"/>
                <w:lang w:val="en-GB"/>
              </w:rPr>
            </w:pPr>
            <w:r w:rsidRPr="00F16EDB">
              <w:rPr>
                <w:rFonts w:eastAsia="Cambria"/>
                <w:lang w:val="en-GB"/>
              </w:rPr>
              <w:t>Integration</w:t>
            </w:r>
          </w:p>
        </w:tc>
        <w:tc>
          <w:tcPr>
            <w:tcW w:w="0" w:type="auto"/>
            <w:tcBorders>
              <w:bottom w:val="single" w:sz="6" w:space="0" w:color="000000"/>
            </w:tcBorders>
            <w:vAlign w:val="bottom"/>
          </w:tcPr>
          <w:p w14:paraId="7EED69AC"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Comparison</w:t>
            </w:r>
          </w:p>
        </w:tc>
        <w:tc>
          <w:tcPr>
            <w:tcW w:w="0" w:type="auto"/>
            <w:tcBorders>
              <w:bottom w:val="single" w:sz="6" w:space="0" w:color="000000"/>
            </w:tcBorders>
            <w:vAlign w:val="bottom"/>
          </w:tcPr>
          <w:p w14:paraId="74FBE145" w14:textId="77777777" w:rsidR="00B76BF1" w:rsidRPr="00F16EDB" w:rsidRDefault="00C418A2">
            <w:pPr>
              <w:pStyle w:val="Compact"/>
              <w:widowControl w:val="0"/>
              <w:ind w:firstLine="0"/>
              <w:jc w:val="center"/>
              <w:rPr>
                <w:rFonts w:eastAsia="Cambria"/>
                <w:lang w:val="en-GB"/>
              </w:rPr>
            </w:pPr>
            <w:r w:rsidRPr="00F16EDB">
              <w:rPr>
                <w:rFonts w:eastAsia="Cambria"/>
                <w:lang w:val="en-GB"/>
              </w:rPr>
              <w:t>BIC</w:t>
            </w:r>
          </w:p>
        </w:tc>
      </w:tr>
      <w:tr w:rsidR="00B76BF1" w:rsidRPr="00F16EDB" w14:paraId="53BA44E4" w14:textId="77777777" w:rsidTr="00F24393">
        <w:trPr>
          <w:trHeight w:val="234"/>
          <w:jc w:val="center"/>
        </w:trPr>
        <w:tc>
          <w:tcPr>
            <w:tcW w:w="0" w:type="auto"/>
          </w:tcPr>
          <w:p w14:paraId="14B60B56" w14:textId="77777777" w:rsidR="00B76BF1" w:rsidRPr="00F16EDB" w:rsidRDefault="00C418A2">
            <w:pPr>
              <w:pStyle w:val="Compact"/>
              <w:widowControl w:val="0"/>
              <w:ind w:firstLine="0"/>
              <w:jc w:val="center"/>
              <w:rPr>
                <w:rFonts w:eastAsia="Cambria"/>
                <w:lang w:val="en-GB"/>
              </w:rPr>
            </w:pPr>
            <w:r w:rsidRPr="00F16EDB">
              <w:rPr>
                <w:rFonts w:eastAsia="Cambria"/>
                <w:lang w:val="en-GB"/>
              </w:rPr>
              <w:t>1</w:t>
            </w:r>
          </w:p>
        </w:tc>
        <w:tc>
          <w:tcPr>
            <w:tcW w:w="0" w:type="auto"/>
            <w:shd w:val="clear" w:color="auto" w:fill="C6D9F1" w:themeFill="text2" w:themeFillTint="33"/>
          </w:tcPr>
          <w:p w14:paraId="26DDA9CD"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20C7E2DC"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2F56CD0B"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3004DE89" w14:textId="77777777" w:rsidR="00B76BF1" w:rsidRPr="00F16EDB" w:rsidRDefault="00C418A2">
            <w:pPr>
              <w:pStyle w:val="Compact"/>
              <w:widowControl w:val="0"/>
              <w:ind w:firstLine="0"/>
              <w:jc w:val="center"/>
              <w:rPr>
                <w:rFonts w:eastAsia="Cambria"/>
                <w:lang w:val="en-GB"/>
              </w:rPr>
            </w:pPr>
            <w:r w:rsidRPr="00F16EDB">
              <w:rPr>
                <w:rFonts w:eastAsia="Cambria"/>
                <w:lang w:val="en-GB"/>
              </w:rPr>
              <w:t>None</w:t>
            </w:r>
          </w:p>
        </w:tc>
        <w:tc>
          <w:tcPr>
            <w:tcW w:w="0" w:type="auto"/>
          </w:tcPr>
          <w:p w14:paraId="45DA08CF"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5890BB46" w14:textId="77777777" w:rsidR="00B76BF1" w:rsidRPr="00F16EDB" w:rsidRDefault="00C418A2">
            <w:pPr>
              <w:pStyle w:val="Compact"/>
              <w:widowControl w:val="0"/>
              <w:ind w:firstLine="0"/>
              <w:jc w:val="center"/>
              <w:rPr>
                <w:rFonts w:eastAsia="Cambria"/>
                <w:i/>
                <w:lang w:val="en-GB"/>
              </w:rPr>
            </w:pPr>
            <w:r w:rsidRPr="00F16EDB">
              <w:rPr>
                <w:rFonts w:eastAsia="Cambria"/>
                <w:i/>
                <w:lang w:val="en-GB"/>
              </w:rPr>
              <w:t>n.d.</w:t>
            </w:r>
          </w:p>
        </w:tc>
        <w:tc>
          <w:tcPr>
            <w:tcW w:w="0" w:type="auto"/>
          </w:tcPr>
          <w:p w14:paraId="436D509C" w14:textId="77777777" w:rsidR="00B76BF1" w:rsidRPr="00F16EDB" w:rsidRDefault="00C418A2">
            <w:pPr>
              <w:pStyle w:val="Compact"/>
              <w:widowControl w:val="0"/>
              <w:ind w:firstLine="0"/>
              <w:jc w:val="center"/>
              <w:rPr>
                <w:rFonts w:eastAsia="Cambria"/>
                <w:lang w:val="en-GB"/>
              </w:rPr>
            </w:pPr>
            <w:r w:rsidRPr="00F16EDB">
              <w:rPr>
                <w:rFonts w:eastAsia="Cambria"/>
                <w:lang w:val="en-GB"/>
              </w:rPr>
              <w:t>232.08</w:t>
            </w:r>
          </w:p>
        </w:tc>
      </w:tr>
      <w:tr w:rsidR="00B76BF1" w:rsidRPr="00F16EDB" w14:paraId="3434D9F8" w14:textId="77777777" w:rsidTr="00F24393">
        <w:trPr>
          <w:trHeight w:val="234"/>
          <w:jc w:val="center"/>
        </w:trPr>
        <w:tc>
          <w:tcPr>
            <w:tcW w:w="0" w:type="auto"/>
          </w:tcPr>
          <w:p w14:paraId="2BF1BEF6" w14:textId="77777777" w:rsidR="00B76BF1" w:rsidRPr="00F16EDB" w:rsidRDefault="00C418A2">
            <w:pPr>
              <w:pStyle w:val="Compact"/>
              <w:widowControl w:val="0"/>
              <w:ind w:firstLine="0"/>
              <w:jc w:val="center"/>
              <w:rPr>
                <w:rFonts w:eastAsia="Cambria"/>
                <w:lang w:val="en-GB"/>
              </w:rPr>
            </w:pPr>
            <w:r w:rsidRPr="00F16EDB">
              <w:rPr>
                <w:rFonts w:eastAsia="Cambria"/>
                <w:lang w:val="en-GB"/>
              </w:rPr>
              <w:t>2</w:t>
            </w:r>
          </w:p>
        </w:tc>
        <w:tc>
          <w:tcPr>
            <w:tcW w:w="0" w:type="auto"/>
          </w:tcPr>
          <w:p w14:paraId="7437BEED"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19A488F4"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5826C00C"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61A26A2B"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2ECFDD59"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776B5E1E" w14:textId="77777777" w:rsidR="00B76BF1" w:rsidRPr="00F16EDB" w:rsidRDefault="00C418A2">
            <w:pPr>
              <w:pStyle w:val="Compact"/>
              <w:widowControl w:val="0"/>
              <w:ind w:firstLine="0"/>
              <w:jc w:val="center"/>
              <w:rPr>
                <w:rFonts w:eastAsia="Cambria"/>
                <w:lang w:val="en-GB"/>
              </w:rPr>
            </w:pPr>
            <w:r w:rsidRPr="00F16EDB">
              <w:rPr>
                <w:rFonts w:eastAsia="Cambria"/>
                <w:lang w:val="en-GB"/>
              </w:rPr>
              <w:t>Independent</w:t>
            </w:r>
          </w:p>
        </w:tc>
        <w:tc>
          <w:tcPr>
            <w:tcW w:w="0" w:type="auto"/>
          </w:tcPr>
          <w:p w14:paraId="6D06AD57" w14:textId="77777777" w:rsidR="00B76BF1" w:rsidRPr="00F16EDB" w:rsidRDefault="00C418A2">
            <w:pPr>
              <w:pStyle w:val="Compact"/>
              <w:widowControl w:val="0"/>
              <w:ind w:firstLine="0"/>
              <w:jc w:val="center"/>
              <w:rPr>
                <w:rFonts w:eastAsia="Cambria"/>
                <w:lang w:val="en-GB"/>
              </w:rPr>
            </w:pPr>
            <w:r w:rsidRPr="00F16EDB">
              <w:rPr>
                <w:rFonts w:eastAsia="Cambria"/>
                <w:lang w:val="en-GB"/>
              </w:rPr>
              <w:t>235.94</w:t>
            </w:r>
          </w:p>
        </w:tc>
      </w:tr>
      <w:tr w:rsidR="00B76BF1" w:rsidRPr="00F16EDB" w14:paraId="14CDA174" w14:textId="77777777" w:rsidTr="00F24393">
        <w:trPr>
          <w:trHeight w:val="234"/>
          <w:jc w:val="center"/>
        </w:trPr>
        <w:tc>
          <w:tcPr>
            <w:tcW w:w="0" w:type="auto"/>
          </w:tcPr>
          <w:p w14:paraId="6A9AC034" w14:textId="77777777" w:rsidR="00B76BF1" w:rsidRPr="00F16EDB" w:rsidRDefault="00C418A2">
            <w:pPr>
              <w:pStyle w:val="Compact"/>
              <w:widowControl w:val="0"/>
              <w:ind w:firstLine="0"/>
              <w:jc w:val="center"/>
              <w:rPr>
                <w:rFonts w:eastAsia="Cambria"/>
                <w:lang w:val="en-GB"/>
              </w:rPr>
            </w:pPr>
            <w:r w:rsidRPr="00F16EDB">
              <w:rPr>
                <w:rFonts w:eastAsia="Cambria"/>
                <w:lang w:val="en-GB"/>
              </w:rPr>
              <w:t>3</w:t>
            </w:r>
          </w:p>
        </w:tc>
        <w:tc>
          <w:tcPr>
            <w:tcW w:w="0" w:type="auto"/>
            <w:shd w:val="clear" w:color="auto" w:fill="C6D9F1" w:themeFill="text2" w:themeFillTint="33"/>
          </w:tcPr>
          <w:p w14:paraId="4DCC852C"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3A1DD39C"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254BCD5B"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6811F30C"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13A60F25"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649FB49D"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5DE0D163" w14:textId="77777777" w:rsidR="00B76BF1" w:rsidRPr="00F16EDB" w:rsidRDefault="00C418A2">
            <w:pPr>
              <w:pStyle w:val="Compact"/>
              <w:widowControl w:val="0"/>
              <w:ind w:firstLine="0"/>
              <w:jc w:val="center"/>
              <w:rPr>
                <w:rFonts w:eastAsia="Cambria"/>
                <w:lang w:val="en-GB"/>
              </w:rPr>
            </w:pPr>
            <w:r w:rsidRPr="00F16EDB">
              <w:rPr>
                <w:rFonts w:eastAsia="Cambria"/>
                <w:lang w:val="en-GB"/>
              </w:rPr>
              <w:t>236.75</w:t>
            </w:r>
          </w:p>
        </w:tc>
      </w:tr>
      <w:tr w:rsidR="00B76BF1" w:rsidRPr="00F16EDB" w14:paraId="5033BABD" w14:textId="77777777" w:rsidTr="00F24393">
        <w:trPr>
          <w:trHeight w:val="234"/>
          <w:jc w:val="center"/>
        </w:trPr>
        <w:tc>
          <w:tcPr>
            <w:tcW w:w="0" w:type="auto"/>
          </w:tcPr>
          <w:p w14:paraId="2FB7947E" w14:textId="77777777" w:rsidR="00B76BF1" w:rsidRPr="00F16EDB" w:rsidRDefault="00C418A2">
            <w:pPr>
              <w:pStyle w:val="Compact"/>
              <w:widowControl w:val="0"/>
              <w:ind w:firstLine="0"/>
              <w:jc w:val="center"/>
              <w:rPr>
                <w:rFonts w:eastAsia="Cambria"/>
                <w:lang w:val="en-GB"/>
              </w:rPr>
            </w:pPr>
            <w:r w:rsidRPr="00F16EDB">
              <w:rPr>
                <w:rFonts w:eastAsia="Cambria"/>
                <w:lang w:val="en-GB"/>
              </w:rPr>
              <w:t>4</w:t>
            </w:r>
          </w:p>
        </w:tc>
        <w:tc>
          <w:tcPr>
            <w:tcW w:w="0" w:type="auto"/>
            <w:shd w:val="clear" w:color="auto" w:fill="C6D9F1" w:themeFill="text2" w:themeFillTint="33"/>
          </w:tcPr>
          <w:p w14:paraId="30C865D7"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shd w:val="clear" w:color="auto" w:fill="C6D9F1" w:themeFill="text2" w:themeFillTint="33"/>
          </w:tcPr>
          <w:p w14:paraId="12F7A833"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41FC5DC1"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09A59BEB" w14:textId="77777777" w:rsidR="00B76BF1" w:rsidRPr="00F16EDB" w:rsidRDefault="00C418A2">
            <w:pPr>
              <w:pStyle w:val="Compact"/>
              <w:widowControl w:val="0"/>
              <w:ind w:firstLine="0"/>
              <w:jc w:val="center"/>
              <w:rPr>
                <w:rFonts w:eastAsia="Cambria"/>
                <w:lang w:val="en-GB"/>
              </w:rPr>
            </w:pPr>
            <w:r w:rsidRPr="00F16EDB">
              <w:rPr>
                <w:rFonts w:eastAsia="Cambria"/>
                <w:lang w:val="en-GB"/>
              </w:rPr>
              <w:t>None</w:t>
            </w:r>
          </w:p>
        </w:tc>
        <w:tc>
          <w:tcPr>
            <w:tcW w:w="0" w:type="auto"/>
          </w:tcPr>
          <w:p w14:paraId="315B41F1"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14FD7D8A" w14:textId="77777777" w:rsidR="00B76BF1" w:rsidRPr="00F16EDB" w:rsidRDefault="00C418A2">
            <w:pPr>
              <w:pStyle w:val="Compact"/>
              <w:widowControl w:val="0"/>
              <w:ind w:firstLine="0"/>
              <w:jc w:val="center"/>
              <w:rPr>
                <w:rFonts w:eastAsia="Cambria"/>
                <w:i/>
                <w:lang w:val="en-GB"/>
              </w:rPr>
            </w:pPr>
            <w:r w:rsidRPr="00F16EDB">
              <w:rPr>
                <w:rFonts w:eastAsia="Cambria"/>
                <w:i/>
                <w:lang w:val="en-GB"/>
              </w:rPr>
              <w:t>n.d.</w:t>
            </w:r>
          </w:p>
        </w:tc>
        <w:tc>
          <w:tcPr>
            <w:tcW w:w="0" w:type="auto"/>
          </w:tcPr>
          <w:p w14:paraId="5BC5D971" w14:textId="77777777" w:rsidR="00B76BF1" w:rsidRPr="00F16EDB" w:rsidRDefault="00C418A2">
            <w:pPr>
              <w:pStyle w:val="Compact"/>
              <w:widowControl w:val="0"/>
              <w:ind w:firstLine="0"/>
              <w:jc w:val="center"/>
              <w:rPr>
                <w:rFonts w:eastAsia="Cambria"/>
                <w:lang w:val="en-GB"/>
              </w:rPr>
            </w:pPr>
            <w:r w:rsidRPr="00F16EDB">
              <w:rPr>
                <w:rFonts w:eastAsia="Cambria"/>
                <w:lang w:val="en-GB"/>
              </w:rPr>
              <w:t>237.21</w:t>
            </w:r>
          </w:p>
        </w:tc>
      </w:tr>
      <w:tr w:rsidR="00B76BF1" w:rsidRPr="00F16EDB" w14:paraId="50B62405" w14:textId="77777777" w:rsidTr="00F24393">
        <w:trPr>
          <w:trHeight w:val="234"/>
          <w:jc w:val="center"/>
        </w:trPr>
        <w:tc>
          <w:tcPr>
            <w:tcW w:w="0" w:type="auto"/>
          </w:tcPr>
          <w:p w14:paraId="6B8FB3B5" w14:textId="77777777" w:rsidR="00B76BF1" w:rsidRPr="00F16EDB" w:rsidRDefault="00C418A2">
            <w:pPr>
              <w:pStyle w:val="Compact"/>
              <w:widowControl w:val="0"/>
              <w:ind w:firstLine="0"/>
              <w:jc w:val="center"/>
              <w:rPr>
                <w:rFonts w:eastAsia="Cambria"/>
                <w:lang w:val="en-GB"/>
              </w:rPr>
            </w:pPr>
            <w:r w:rsidRPr="00F16EDB">
              <w:rPr>
                <w:rFonts w:eastAsia="Cambria"/>
                <w:lang w:val="en-GB"/>
              </w:rPr>
              <w:t>5</w:t>
            </w:r>
          </w:p>
        </w:tc>
        <w:tc>
          <w:tcPr>
            <w:tcW w:w="0" w:type="auto"/>
            <w:shd w:val="clear" w:color="auto" w:fill="C6D9F1" w:themeFill="text2" w:themeFillTint="33"/>
          </w:tcPr>
          <w:p w14:paraId="02EE18CD"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033A0F46"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656896A5"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78681AD7"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4CDA99AC"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79464727" w14:textId="77777777" w:rsidR="00B76BF1" w:rsidRPr="00F16EDB" w:rsidRDefault="00C418A2">
            <w:pPr>
              <w:pStyle w:val="Compact"/>
              <w:widowControl w:val="0"/>
              <w:ind w:firstLine="0"/>
              <w:jc w:val="center"/>
              <w:rPr>
                <w:rFonts w:eastAsia="Cambria"/>
                <w:lang w:val="en-GB"/>
              </w:rPr>
            </w:pPr>
            <w:r w:rsidRPr="00F16EDB">
              <w:rPr>
                <w:rFonts w:eastAsia="Cambria"/>
                <w:lang w:val="en-GB"/>
              </w:rPr>
              <w:t>Independent</w:t>
            </w:r>
          </w:p>
        </w:tc>
        <w:tc>
          <w:tcPr>
            <w:tcW w:w="0" w:type="auto"/>
          </w:tcPr>
          <w:p w14:paraId="1824A40C" w14:textId="77777777" w:rsidR="00B76BF1" w:rsidRPr="00F16EDB" w:rsidRDefault="00C418A2">
            <w:pPr>
              <w:pStyle w:val="Compact"/>
              <w:widowControl w:val="0"/>
              <w:ind w:firstLine="0"/>
              <w:jc w:val="center"/>
              <w:rPr>
                <w:rFonts w:eastAsia="Cambria"/>
                <w:lang w:val="en-GB"/>
              </w:rPr>
            </w:pPr>
            <w:r w:rsidRPr="00F16EDB">
              <w:rPr>
                <w:rFonts w:eastAsia="Cambria"/>
                <w:lang w:val="en-GB"/>
              </w:rPr>
              <w:t>237.31</w:t>
            </w:r>
          </w:p>
        </w:tc>
      </w:tr>
      <w:tr w:rsidR="00B76BF1" w:rsidRPr="00F16EDB" w14:paraId="50085B03" w14:textId="77777777" w:rsidTr="00F24393">
        <w:trPr>
          <w:trHeight w:val="234"/>
          <w:jc w:val="center"/>
        </w:trPr>
        <w:tc>
          <w:tcPr>
            <w:tcW w:w="0" w:type="auto"/>
          </w:tcPr>
          <w:p w14:paraId="7690AE7A" w14:textId="77777777" w:rsidR="00B76BF1" w:rsidRPr="00F16EDB" w:rsidRDefault="00C418A2">
            <w:pPr>
              <w:pStyle w:val="Compact"/>
              <w:widowControl w:val="0"/>
              <w:ind w:firstLine="0"/>
              <w:jc w:val="center"/>
              <w:rPr>
                <w:rFonts w:eastAsia="Cambria"/>
                <w:lang w:val="en-GB"/>
              </w:rPr>
            </w:pPr>
            <w:r w:rsidRPr="00F16EDB">
              <w:rPr>
                <w:rFonts w:eastAsia="Cambria"/>
                <w:lang w:val="en-GB"/>
              </w:rPr>
              <w:t>6</w:t>
            </w:r>
          </w:p>
        </w:tc>
        <w:tc>
          <w:tcPr>
            <w:tcW w:w="0" w:type="auto"/>
            <w:shd w:val="clear" w:color="auto" w:fill="C6D9F1" w:themeFill="text2" w:themeFillTint="33"/>
          </w:tcPr>
          <w:p w14:paraId="27827648"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53007AA7"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546E31FB"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228057CE"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30B549B6"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35D996B9" w14:textId="77777777" w:rsidR="00B76BF1" w:rsidRPr="00F16EDB" w:rsidRDefault="00C418A2">
            <w:pPr>
              <w:pStyle w:val="Compact"/>
              <w:widowControl w:val="0"/>
              <w:ind w:firstLine="0"/>
              <w:jc w:val="center"/>
              <w:rPr>
                <w:rFonts w:eastAsia="Cambria"/>
                <w:i/>
                <w:lang w:val="en-GB"/>
              </w:rPr>
            </w:pPr>
            <w:r w:rsidRPr="00F16EDB">
              <w:rPr>
                <w:rFonts w:eastAsia="Cambria"/>
                <w:i/>
                <w:lang w:val="en-GB"/>
              </w:rPr>
              <w:t>n.d.</w:t>
            </w:r>
          </w:p>
        </w:tc>
        <w:tc>
          <w:tcPr>
            <w:tcW w:w="0" w:type="auto"/>
          </w:tcPr>
          <w:p w14:paraId="7777F53F" w14:textId="77777777" w:rsidR="00B76BF1" w:rsidRPr="00F16EDB" w:rsidRDefault="00C418A2">
            <w:pPr>
              <w:pStyle w:val="Compact"/>
              <w:widowControl w:val="0"/>
              <w:ind w:firstLine="0"/>
              <w:jc w:val="center"/>
              <w:rPr>
                <w:rFonts w:eastAsia="Cambria"/>
                <w:lang w:val="en-GB"/>
              </w:rPr>
            </w:pPr>
            <w:r w:rsidRPr="00F16EDB">
              <w:rPr>
                <w:rFonts w:eastAsia="Cambria"/>
                <w:lang w:val="en-GB"/>
              </w:rPr>
              <w:t>237.40</w:t>
            </w:r>
          </w:p>
        </w:tc>
      </w:tr>
      <w:tr w:rsidR="00B76BF1" w:rsidRPr="00F16EDB" w14:paraId="474D15BD" w14:textId="77777777" w:rsidTr="00F24393">
        <w:trPr>
          <w:trHeight w:val="234"/>
          <w:jc w:val="center"/>
        </w:trPr>
        <w:tc>
          <w:tcPr>
            <w:tcW w:w="0" w:type="auto"/>
          </w:tcPr>
          <w:p w14:paraId="6B9855EF" w14:textId="77777777" w:rsidR="00B76BF1" w:rsidRPr="00F16EDB" w:rsidRDefault="00C418A2">
            <w:pPr>
              <w:pStyle w:val="Compact"/>
              <w:widowControl w:val="0"/>
              <w:ind w:firstLine="0"/>
              <w:jc w:val="center"/>
              <w:rPr>
                <w:rFonts w:eastAsia="Cambria"/>
                <w:lang w:val="en-GB"/>
              </w:rPr>
            </w:pPr>
            <w:r w:rsidRPr="00F16EDB">
              <w:rPr>
                <w:rFonts w:eastAsia="Cambria"/>
                <w:lang w:val="en-GB"/>
              </w:rPr>
              <w:t>7</w:t>
            </w:r>
          </w:p>
        </w:tc>
        <w:tc>
          <w:tcPr>
            <w:tcW w:w="0" w:type="auto"/>
            <w:shd w:val="clear" w:color="auto" w:fill="C6D9F1" w:themeFill="text2" w:themeFillTint="33"/>
          </w:tcPr>
          <w:p w14:paraId="4E25957A"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12E459A4"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shd w:val="clear" w:color="auto" w:fill="C6D9F1" w:themeFill="text2" w:themeFillTint="33"/>
          </w:tcPr>
          <w:p w14:paraId="5D4FA6C4"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53BDA443" w14:textId="77777777" w:rsidR="00B76BF1" w:rsidRPr="00F16EDB" w:rsidRDefault="00C418A2">
            <w:pPr>
              <w:pStyle w:val="Compact"/>
              <w:widowControl w:val="0"/>
              <w:ind w:firstLine="0"/>
              <w:jc w:val="center"/>
              <w:rPr>
                <w:rFonts w:eastAsia="Cambria"/>
                <w:lang w:val="en-GB"/>
              </w:rPr>
            </w:pPr>
            <w:r w:rsidRPr="00F16EDB">
              <w:rPr>
                <w:rFonts w:eastAsia="Cambria"/>
                <w:lang w:val="en-GB"/>
              </w:rPr>
              <w:t>None</w:t>
            </w:r>
          </w:p>
        </w:tc>
        <w:tc>
          <w:tcPr>
            <w:tcW w:w="0" w:type="auto"/>
          </w:tcPr>
          <w:p w14:paraId="2D53903B"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79D104DE"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62B4A5E4" w14:textId="77777777" w:rsidR="00B76BF1" w:rsidRPr="00F16EDB" w:rsidRDefault="00C418A2">
            <w:pPr>
              <w:pStyle w:val="Compact"/>
              <w:widowControl w:val="0"/>
              <w:ind w:firstLine="0"/>
              <w:jc w:val="center"/>
              <w:rPr>
                <w:rFonts w:eastAsia="Cambria"/>
                <w:lang w:val="en-GB"/>
              </w:rPr>
            </w:pPr>
            <w:r w:rsidRPr="00F16EDB">
              <w:rPr>
                <w:rFonts w:eastAsia="Cambria"/>
                <w:lang w:val="en-GB"/>
              </w:rPr>
              <w:t>238.41</w:t>
            </w:r>
          </w:p>
        </w:tc>
      </w:tr>
      <w:tr w:rsidR="00B76BF1" w:rsidRPr="00F16EDB" w14:paraId="0403BD02" w14:textId="77777777" w:rsidTr="00F24393">
        <w:trPr>
          <w:trHeight w:val="234"/>
          <w:jc w:val="center"/>
        </w:trPr>
        <w:tc>
          <w:tcPr>
            <w:tcW w:w="0" w:type="auto"/>
          </w:tcPr>
          <w:p w14:paraId="7347BB70" w14:textId="77777777" w:rsidR="00B76BF1" w:rsidRPr="00F16EDB" w:rsidRDefault="00C418A2">
            <w:pPr>
              <w:pStyle w:val="Compact"/>
              <w:widowControl w:val="0"/>
              <w:ind w:firstLine="0"/>
              <w:jc w:val="center"/>
              <w:rPr>
                <w:rFonts w:eastAsia="Cambria"/>
                <w:lang w:val="en-GB"/>
              </w:rPr>
            </w:pPr>
            <w:r w:rsidRPr="00F16EDB">
              <w:rPr>
                <w:rFonts w:eastAsia="Cambria"/>
                <w:lang w:val="en-GB"/>
              </w:rPr>
              <w:t>8</w:t>
            </w:r>
          </w:p>
        </w:tc>
        <w:tc>
          <w:tcPr>
            <w:tcW w:w="0" w:type="auto"/>
          </w:tcPr>
          <w:p w14:paraId="21EEB857"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shd w:val="clear" w:color="auto" w:fill="C6D9F1" w:themeFill="text2" w:themeFillTint="33"/>
          </w:tcPr>
          <w:p w14:paraId="5E22B6CC"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74CB9E1A"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427D3E29"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59C68854"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3068EBC3" w14:textId="77777777" w:rsidR="00B76BF1" w:rsidRPr="00F16EDB" w:rsidRDefault="00C418A2">
            <w:pPr>
              <w:pStyle w:val="Compact"/>
              <w:widowControl w:val="0"/>
              <w:ind w:firstLine="0"/>
              <w:jc w:val="center"/>
              <w:rPr>
                <w:rFonts w:eastAsia="Cambria"/>
                <w:lang w:val="en-GB"/>
              </w:rPr>
            </w:pPr>
            <w:r w:rsidRPr="00F16EDB">
              <w:rPr>
                <w:rFonts w:eastAsia="Cambria"/>
                <w:lang w:val="en-GB"/>
              </w:rPr>
              <w:t>Independent</w:t>
            </w:r>
          </w:p>
        </w:tc>
        <w:tc>
          <w:tcPr>
            <w:tcW w:w="0" w:type="auto"/>
          </w:tcPr>
          <w:p w14:paraId="44296B3C" w14:textId="77777777" w:rsidR="00B76BF1" w:rsidRPr="00F16EDB" w:rsidRDefault="00C418A2">
            <w:pPr>
              <w:pStyle w:val="Compact"/>
              <w:widowControl w:val="0"/>
              <w:ind w:firstLine="0"/>
              <w:jc w:val="center"/>
              <w:rPr>
                <w:rFonts w:eastAsia="Cambria"/>
                <w:lang w:val="en-GB"/>
              </w:rPr>
            </w:pPr>
            <w:r w:rsidRPr="00F16EDB">
              <w:rPr>
                <w:rFonts w:eastAsia="Cambria"/>
                <w:lang w:val="en-GB"/>
              </w:rPr>
              <w:t>241.04</w:t>
            </w:r>
          </w:p>
        </w:tc>
      </w:tr>
      <w:tr w:rsidR="00B76BF1" w:rsidRPr="00F16EDB" w14:paraId="5E9B2EAD" w14:textId="77777777" w:rsidTr="00F24393">
        <w:trPr>
          <w:trHeight w:val="234"/>
          <w:jc w:val="center"/>
        </w:trPr>
        <w:tc>
          <w:tcPr>
            <w:tcW w:w="0" w:type="auto"/>
          </w:tcPr>
          <w:p w14:paraId="1E76B1E5" w14:textId="77777777" w:rsidR="00B76BF1" w:rsidRPr="00F16EDB" w:rsidRDefault="00C418A2">
            <w:pPr>
              <w:pStyle w:val="Compact"/>
              <w:widowControl w:val="0"/>
              <w:ind w:firstLine="0"/>
              <w:jc w:val="center"/>
              <w:rPr>
                <w:rFonts w:eastAsia="Cambria"/>
                <w:lang w:val="en-GB"/>
              </w:rPr>
            </w:pPr>
            <w:r w:rsidRPr="00F16EDB">
              <w:rPr>
                <w:rFonts w:eastAsia="Cambria"/>
                <w:lang w:val="en-GB"/>
              </w:rPr>
              <w:t>9</w:t>
            </w:r>
          </w:p>
        </w:tc>
        <w:tc>
          <w:tcPr>
            <w:tcW w:w="0" w:type="auto"/>
            <w:shd w:val="clear" w:color="auto" w:fill="C6D9F1" w:themeFill="text2" w:themeFillTint="33"/>
          </w:tcPr>
          <w:p w14:paraId="4A93728F"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159EC606" w14:textId="77777777" w:rsidR="00B76BF1" w:rsidRPr="00F16EDB" w:rsidRDefault="00C418A2">
            <w:pPr>
              <w:pStyle w:val="Compact"/>
              <w:widowControl w:val="0"/>
              <w:ind w:firstLine="0"/>
              <w:jc w:val="center"/>
              <w:rPr>
                <w:rFonts w:eastAsia="Cambria"/>
                <w:lang w:val="en-GB"/>
              </w:rPr>
            </w:pPr>
            <w:r w:rsidRPr="00F16EDB">
              <w:rPr>
                <w:rFonts w:eastAsia="Cambria"/>
                <w:lang w:val="en-GB"/>
              </w:rPr>
              <w:t>No</w:t>
            </w:r>
          </w:p>
        </w:tc>
        <w:tc>
          <w:tcPr>
            <w:tcW w:w="0" w:type="auto"/>
          </w:tcPr>
          <w:p w14:paraId="071F8124"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tcPr>
          <w:p w14:paraId="5EA9F4F4" w14:textId="77777777" w:rsidR="00B76BF1" w:rsidRPr="00F16EDB" w:rsidRDefault="00C418A2">
            <w:pPr>
              <w:pStyle w:val="Compact"/>
              <w:widowControl w:val="0"/>
              <w:ind w:firstLine="0"/>
              <w:jc w:val="center"/>
              <w:rPr>
                <w:rFonts w:eastAsia="Cambria"/>
                <w:lang w:val="en-GB"/>
              </w:rPr>
            </w:pPr>
            <w:r w:rsidRPr="00F16EDB">
              <w:rPr>
                <w:rFonts w:eastAsia="Cambria"/>
                <w:lang w:val="en-GB"/>
              </w:rPr>
              <w:t>Distance</w:t>
            </w:r>
          </w:p>
        </w:tc>
        <w:tc>
          <w:tcPr>
            <w:tcW w:w="0" w:type="auto"/>
          </w:tcPr>
          <w:p w14:paraId="39271B4B"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2C4EE03E"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68FD75C0" w14:textId="77777777" w:rsidR="00B76BF1" w:rsidRPr="00F16EDB" w:rsidRDefault="00C418A2">
            <w:pPr>
              <w:pStyle w:val="Compact"/>
              <w:widowControl w:val="0"/>
              <w:ind w:firstLine="0"/>
              <w:jc w:val="center"/>
              <w:rPr>
                <w:rFonts w:eastAsia="Cambria"/>
                <w:lang w:val="en-GB"/>
              </w:rPr>
            </w:pPr>
            <w:r w:rsidRPr="00F16EDB">
              <w:rPr>
                <w:rFonts w:eastAsia="Cambria"/>
                <w:lang w:val="en-GB"/>
              </w:rPr>
              <w:t>241.40</w:t>
            </w:r>
          </w:p>
        </w:tc>
      </w:tr>
      <w:tr w:rsidR="00B76BF1" w:rsidRPr="00F16EDB" w14:paraId="1A004C10" w14:textId="77777777" w:rsidTr="00F24393">
        <w:trPr>
          <w:trHeight w:val="234"/>
          <w:jc w:val="center"/>
        </w:trPr>
        <w:tc>
          <w:tcPr>
            <w:tcW w:w="0" w:type="auto"/>
          </w:tcPr>
          <w:p w14:paraId="025A7A38" w14:textId="77777777" w:rsidR="00B76BF1" w:rsidRPr="00F16EDB" w:rsidRDefault="00C418A2">
            <w:pPr>
              <w:pStyle w:val="Compact"/>
              <w:widowControl w:val="0"/>
              <w:ind w:firstLine="0"/>
              <w:jc w:val="center"/>
              <w:rPr>
                <w:rFonts w:eastAsia="Cambria"/>
                <w:lang w:val="en-GB"/>
              </w:rPr>
            </w:pPr>
            <w:r w:rsidRPr="00F16EDB">
              <w:rPr>
                <w:rFonts w:eastAsia="Cambria"/>
                <w:lang w:val="en-GB"/>
              </w:rPr>
              <w:t>10</w:t>
            </w:r>
          </w:p>
        </w:tc>
        <w:tc>
          <w:tcPr>
            <w:tcW w:w="0" w:type="auto"/>
            <w:shd w:val="clear" w:color="auto" w:fill="C6D9F1" w:themeFill="text2" w:themeFillTint="33"/>
          </w:tcPr>
          <w:p w14:paraId="640F61E0"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shd w:val="clear" w:color="auto" w:fill="C6D9F1" w:themeFill="text2" w:themeFillTint="33"/>
          </w:tcPr>
          <w:p w14:paraId="3D2ABCAC" w14:textId="77777777" w:rsidR="00B76BF1" w:rsidRPr="00F16EDB" w:rsidRDefault="00C418A2">
            <w:pPr>
              <w:pStyle w:val="Compact"/>
              <w:widowControl w:val="0"/>
              <w:ind w:firstLine="0"/>
              <w:jc w:val="center"/>
              <w:rPr>
                <w:rFonts w:eastAsia="Cambria"/>
                <w:lang w:val="en-GB"/>
              </w:rPr>
            </w:pPr>
            <w:r w:rsidRPr="00F16EDB">
              <w:rPr>
                <w:rFonts w:eastAsia="Cambria"/>
                <w:lang w:val="en-GB"/>
              </w:rPr>
              <w:t>Yes</w:t>
            </w:r>
          </w:p>
        </w:tc>
        <w:tc>
          <w:tcPr>
            <w:tcW w:w="0" w:type="auto"/>
          </w:tcPr>
          <w:p w14:paraId="2B94EB5A" w14:textId="77777777" w:rsidR="00B76BF1" w:rsidRPr="00F16EDB" w:rsidRDefault="00C418A2">
            <w:pPr>
              <w:pStyle w:val="Compact"/>
              <w:widowControl w:val="0"/>
              <w:ind w:firstLine="0"/>
              <w:jc w:val="center"/>
              <w:rPr>
                <w:rFonts w:eastAsia="Cambria"/>
                <w:lang w:val="en-GB"/>
              </w:rPr>
            </w:pPr>
            <w:r w:rsidRPr="00F16EDB">
              <w:rPr>
                <w:rFonts w:eastAsia="Cambria"/>
                <w:lang w:val="en-GB"/>
              </w:rPr>
              <w:t>Constant</w:t>
            </w:r>
          </w:p>
        </w:tc>
        <w:tc>
          <w:tcPr>
            <w:tcW w:w="0" w:type="auto"/>
            <w:shd w:val="clear" w:color="auto" w:fill="C6D9F1" w:themeFill="text2" w:themeFillTint="33"/>
          </w:tcPr>
          <w:p w14:paraId="0B159F82" w14:textId="77777777" w:rsidR="00B76BF1" w:rsidRPr="00F16EDB" w:rsidRDefault="00C418A2">
            <w:pPr>
              <w:pStyle w:val="Compact"/>
              <w:widowControl w:val="0"/>
              <w:ind w:firstLine="0"/>
              <w:jc w:val="center"/>
              <w:rPr>
                <w:rFonts w:eastAsia="Cambria"/>
                <w:lang w:val="en-GB"/>
              </w:rPr>
            </w:pPr>
            <w:r w:rsidRPr="00F16EDB">
              <w:rPr>
                <w:rFonts w:eastAsia="Cambria"/>
                <w:lang w:val="en-GB"/>
              </w:rPr>
              <w:t>Gaze</w:t>
            </w:r>
          </w:p>
        </w:tc>
        <w:tc>
          <w:tcPr>
            <w:tcW w:w="0" w:type="auto"/>
          </w:tcPr>
          <w:p w14:paraId="57950076" w14:textId="77777777" w:rsidR="00B76BF1" w:rsidRPr="00F16EDB" w:rsidRDefault="00C418A2">
            <w:pPr>
              <w:pStyle w:val="Compact"/>
              <w:widowControl w:val="0"/>
              <w:ind w:firstLine="0"/>
              <w:jc w:val="center"/>
              <w:rPr>
                <w:rFonts w:eastAsia="Cambria"/>
                <w:lang w:val="en-GB"/>
              </w:rPr>
            </w:pPr>
            <w:r w:rsidRPr="00F16EDB">
              <w:rPr>
                <w:rFonts w:eastAsia="Cambria"/>
                <w:lang w:val="en-GB"/>
              </w:rPr>
              <w:t>Multiplicative</w:t>
            </w:r>
          </w:p>
        </w:tc>
        <w:tc>
          <w:tcPr>
            <w:tcW w:w="0" w:type="auto"/>
          </w:tcPr>
          <w:p w14:paraId="0A3F9E97" w14:textId="77777777" w:rsidR="00B76BF1" w:rsidRPr="00F16EDB" w:rsidRDefault="00C418A2">
            <w:pPr>
              <w:pStyle w:val="Compact"/>
              <w:widowControl w:val="0"/>
              <w:ind w:firstLine="0"/>
              <w:jc w:val="center"/>
              <w:rPr>
                <w:rFonts w:eastAsia="Cambria"/>
                <w:lang w:val="en-GB"/>
              </w:rPr>
            </w:pPr>
            <w:r w:rsidRPr="00F16EDB">
              <w:rPr>
                <w:rFonts w:eastAsia="Cambria"/>
                <w:lang w:val="en-GB"/>
              </w:rPr>
              <w:t>Comparative</w:t>
            </w:r>
          </w:p>
        </w:tc>
        <w:tc>
          <w:tcPr>
            <w:tcW w:w="0" w:type="auto"/>
          </w:tcPr>
          <w:p w14:paraId="45B3B3AA" w14:textId="77777777" w:rsidR="00B76BF1" w:rsidRPr="00F16EDB" w:rsidRDefault="00C418A2">
            <w:pPr>
              <w:pStyle w:val="Compact"/>
              <w:widowControl w:val="0"/>
              <w:ind w:firstLine="0"/>
              <w:jc w:val="center"/>
              <w:rPr>
                <w:rFonts w:eastAsia="Cambria"/>
                <w:lang w:val="en-GB"/>
              </w:rPr>
            </w:pPr>
            <w:r w:rsidRPr="00F16EDB">
              <w:rPr>
                <w:rFonts w:eastAsia="Cambria"/>
                <w:lang w:val="en-GB"/>
              </w:rPr>
              <w:t>241.78</w:t>
            </w:r>
            <w:bookmarkStart w:id="151" w:name="X39207493217196a9798dc833a8ba6a45e072cbd"/>
            <w:bookmarkStart w:id="152" w:name="tab%252525253Aswitchboard-best-agg"/>
            <w:bookmarkEnd w:id="151"/>
            <w:bookmarkEnd w:id="152"/>
          </w:p>
        </w:tc>
      </w:tr>
    </w:tbl>
    <w:p w14:paraId="1872CA59" w14:textId="1BA0F65D" w:rsidR="00B76BF1" w:rsidRPr="00F16EDB" w:rsidRDefault="00C418A2">
      <w:pPr>
        <w:pStyle w:val="TableCaption"/>
        <w:spacing w:line="360" w:lineRule="auto"/>
        <w:ind w:firstLine="0"/>
        <w:rPr>
          <w:lang w:val="en-GB"/>
        </w:rPr>
      </w:pPr>
      <w:r w:rsidRPr="00F16EDB">
        <w:rPr>
          <w:b/>
          <w:lang w:val="en-GB"/>
        </w:rPr>
        <w:tab/>
        <w:t>Supplemental Table 3. Overview of average best fitting model variants.</w:t>
      </w:r>
      <w:r w:rsidRPr="00F16EDB">
        <w:rPr>
          <w:lang w:val="en-GB"/>
        </w:rPr>
        <w:t xml:space="preserve"> All ten model variants that fit the data best on average used some form of gaze-dependence (blue shaded cells), mostly an alternative-wise gaze</w:t>
      </w:r>
      <w:r w:rsidR="00B54B29" w:rsidRPr="00F16EDB">
        <w:rPr>
          <w:lang w:val="en-GB"/>
        </w:rPr>
        <w:t>-</w:t>
      </w:r>
      <w:r w:rsidRPr="00F16EDB">
        <w:rPr>
          <w:lang w:val="en-GB"/>
        </w:rPr>
        <w:t xml:space="preserve">discount. </w:t>
      </w:r>
      <w:r w:rsidRPr="00F16EDB">
        <w:rPr>
          <w:i/>
          <w:lang w:val="en-GB"/>
        </w:rPr>
        <w:t>"n.d."</w:t>
      </w:r>
      <w:r w:rsidRPr="00F16EDB">
        <w:rPr>
          <w:lang w:val="en-GB"/>
        </w:rPr>
        <w:t xml:space="preserve"> denotes variants where comparison mechanisms were not distinguishable by the analysis.</w:t>
      </w:r>
      <w:r w:rsidRPr="00F16EDB">
        <w:rPr>
          <w:lang w:val="en-GB"/>
        </w:rPr>
        <w:br w:type="page"/>
      </w:r>
    </w:p>
    <w:p w14:paraId="06C96538" w14:textId="77777777" w:rsidR="00B76BF1" w:rsidRPr="00F16EDB" w:rsidRDefault="00B76BF1">
      <w:pPr>
        <w:pStyle w:val="TableCaption"/>
        <w:spacing w:line="360" w:lineRule="auto"/>
        <w:ind w:firstLine="0"/>
        <w:rPr>
          <w:lang w:val="en-GB"/>
        </w:rPr>
      </w:pPr>
    </w:p>
    <w:p w14:paraId="773CC140" w14:textId="47DC15D2" w:rsidR="00B76BF1" w:rsidRPr="00F16EDB" w:rsidRDefault="00C418A2">
      <w:pPr>
        <w:pStyle w:val="Heading2"/>
        <w:rPr>
          <w:lang w:val="en-GB"/>
        </w:rPr>
      </w:pPr>
      <w:r w:rsidRPr="00F16EDB">
        <w:rPr>
          <w:lang w:val="en-GB"/>
        </w:rPr>
        <w:t xml:space="preserve">Counts of </w:t>
      </w:r>
      <w:r w:rsidR="00BA05F6">
        <w:rPr>
          <w:lang w:val="en-GB"/>
        </w:rPr>
        <w:t>I</w:t>
      </w:r>
      <w:r w:rsidRPr="00F16EDB">
        <w:rPr>
          <w:lang w:val="en-GB"/>
        </w:rPr>
        <w:t xml:space="preserve">ndividual </w:t>
      </w:r>
      <w:r w:rsidR="00BA05F6">
        <w:rPr>
          <w:lang w:val="en-GB"/>
        </w:rPr>
        <w:t>B</w:t>
      </w:r>
      <w:r w:rsidRPr="00F16EDB">
        <w:rPr>
          <w:lang w:val="en-GB"/>
        </w:rPr>
        <w:t xml:space="preserve">est </w:t>
      </w:r>
      <w:r w:rsidR="00BA05F6">
        <w:rPr>
          <w:lang w:val="en-GB"/>
        </w:rPr>
        <w:t>F</w:t>
      </w:r>
      <w:r w:rsidRPr="00F16EDB">
        <w:rPr>
          <w:lang w:val="en-GB"/>
        </w:rPr>
        <w:t xml:space="preserve">itting </w:t>
      </w:r>
      <w:r w:rsidR="00BA05F6">
        <w:rPr>
          <w:lang w:val="en-GB"/>
        </w:rPr>
        <w:t>S</w:t>
      </w:r>
      <w:r w:rsidRPr="00F16EDB">
        <w:rPr>
          <w:lang w:val="en-GB"/>
        </w:rPr>
        <w:t xml:space="preserve">witch </w:t>
      </w:r>
      <w:r w:rsidR="00BA05F6">
        <w:rPr>
          <w:lang w:val="en-GB"/>
        </w:rPr>
        <w:t>L</w:t>
      </w:r>
      <w:r w:rsidRPr="00F16EDB">
        <w:rPr>
          <w:lang w:val="en-GB"/>
        </w:rPr>
        <w:t>evels</w:t>
      </w:r>
    </w:p>
    <w:p w14:paraId="70CE9F05" w14:textId="77777777" w:rsidR="00B76BF1" w:rsidRPr="00F16EDB" w:rsidRDefault="00B76BF1">
      <w:pPr>
        <w:pStyle w:val="CaptionedFigure"/>
        <w:spacing w:line="360" w:lineRule="auto"/>
        <w:rPr>
          <w:lang w:val="en-GB"/>
        </w:rPr>
      </w:pPr>
    </w:p>
    <w:p w14:paraId="41B77CE0" w14:textId="77777777" w:rsidR="00B76BF1" w:rsidRPr="00F16EDB" w:rsidRDefault="00C418A2">
      <w:pPr>
        <w:pStyle w:val="CaptionedFigure"/>
        <w:spacing w:line="360" w:lineRule="auto"/>
        <w:jc w:val="center"/>
        <w:rPr>
          <w:lang w:val="en-GB"/>
        </w:rPr>
      </w:pPr>
      <w:bookmarkStart w:id="153" w:name="fig%252525253Aswitchboard-ind-switch-cou"/>
      <w:r w:rsidRPr="00F16EDB">
        <w:rPr>
          <w:noProof/>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7"/>
                    <a:stretch>
                      <a:fillRect/>
                    </a:stretch>
                  </pic:blipFill>
                  <pic:spPr bwMode="auto">
                    <a:xfrm>
                      <a:off x="0" y="0"/>
                      <a:ext cx="4152900" cy="1460500"/>
                    </a:xfrm>
                    <a:prstGeom prst="rect">
                      <a:avLst/>
                    </a:prstGeom>
                  </pic:spPr>
                </pic:pic>
              </a:graphicData>
            </a:graphic>
          </wp:inline>
        </w:drawing>
      </w:r>
      <w:bookmarkEnd w:id="153"/>
    </w:p>
    <w:p w14:paraId="373E732B" w14:textId="386DCA7D" w:rsidR="00B76BF1" w:rsidRPr="00F16EDB" w:rsidRDefault="00C418A2">
      <w:pPr>
        <w:pStyle w:val="ImageCaption"/>
        <w:spacing w:line="276" w:lineRule="auto"/>
        <w:rPr>
          <w:lang w:val="en-GB"/>
        </w:rPr>
      </w:pPr>
      <w:r w:rsidRPr="00F16EDB">
        <w:rPr>
          <w:b/>
          <w:lang w:val="en-GB"/>
        </w:rPr>
        <w:t xml:space="preserve">Supplemental Figure </w:t>
      </w:r>
      <w:r w:rsidR="000D457A" w:rsidRPr="00F16EDB">
        <w:rPr>
          <w:b/>
          <w:lang w:val="en-GB"/>
        </w:rPr>
        <w:t>6</w:t>
      </w:r>
      <w:r w:rsidRPr="00F16EDB">
        <w:rPr>
          <w:b/>
          <w:lang w:val="en-GB"/>
        </w:rPr>
        <w:t>. Counts of individual best fitting switches.</w:t>
      </w:r>
      <w:r w:rsidRPr="00F16EDB">
        <w:rPr>
          <w:lang w:val="en-GB"/>
        </w:rPr>
        <w:t xml:space="preserve"> Most participants were best described by model variants that included multiplicative attribute integration, with alternative-wise gaze</w:t>
      </w:r>
      <w:r w:rsidR="00086C51" w:rsidRPr="00F16EDB">
        <w:rPr>
          <w:lang w:val="en-GB"/>
        </w:rPr>
        <w:t>-</w:t>
      </w:r>
      <w:r w:rsidRPr="00F16EDB">
        <w:rPr>
          <w:lang w:val="en-GB"/>
        </w:rPr>
        <w:t>discount, no attribute-wise gaze</w:t>
      </w:r>
      <w:r w:rsidR="00086C51" w:rsidRPr="00F16EDB">
        <w:rPr>
          <w:lang w:val="en-GB"/>
        </w:rPr>
        <w:t>-</w:t>
      </w:r>
      <w:r w:rsidRPr="00F16EDB">
        <w:rPr>
          <w:lang w:val="en-GB"/>
        </w:rPr>
        <w:t>discount, constant leakage and no inhibition.</w:t>
      </w:r>
    </w:p>
    <w:p w14:paraId="71D511A2" w14:textId="77777777" w:rsidR="00B76BF1" w:rsidRPr="00F16EDB" w:rsidRDefault="00B76BF1">
      <w:pPr>
        <w:pStyle w:val="Heading2"/>
        <w:spacing w:line="360" w:lineRule="auto"/>
        <w:ind w:firstLine="737"/>
        <w:rPr>
          <w:lang w:val="en-GB"/>
        </w:rPr>
      </w:pPr>
    </w:p>
    <w:p w14:paraId="4E9AC7A8" w14:textId="77777777" w:rsidR="00572D82" w:rsidRPr="00F16EDB" w:rsidRDefault="00572D82">
      <w:pPr>
        <w:spacing w:after="0"/>
        <w:rPr>
          <w:lang w:val="en-GB"/>
        </w:rPr>
      </w:pPr>
      <w:r w:rsidRPr="00F16EDB">
        <w:rPr>
          <w:lang w:val="en-GB"/>
        </w:rPr>
        <w:br w:type="page"/>
      </w:r>
    </w:p>
    <w:p w14:paraId="6CEDEE1C" w14:textId="26658C62" w:rsidR="00305B64" w:rsidRPr="00F16EDB" w:rsidRDefault="002E3A5E" w:rsidP="00040010">
      <w:pPr>
        <w:spacing w:after="0"/>
        <w:jc w:val="center"/>
        <w:rPr>
          <w:lang w:val="en-GB"/>
        </w:rPr>
      </w:pPr>
      <w:r w:rsidRPr="00F16EDB">
        <w:rPr>
          <w:noProof/>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48">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p>
    <w:p w14:paraId="76796D65" w14:textId="79BDE3C9" w:rsidR="00305B64" w:rsidRPr="00F16EDB" w:rsidRDefault="00305B64" w:rsidP="00305B64">
      <w:pPr>
        <w:pStyle w:val="ImageCaption"/>
        <w:spacing w:line="276" w:lineRule="auto"/>
        <w:rPr>
          <w:lang w:val="en-GB"/>
        </w:rPr>
      </w:pPr>
      <w:r w:rsidRPr="00F16EDB">
        <w:rPr>
          <w:b/>
          <w:lang w:val="en-GB"/>
        </w:rPr>
        <w:t xml:space="preserve">Supplemental Figure </w:t>
      </w:r>
      <w:r w:rsidR="00E10408" w:rsidRPr="00F16EDB">
        <w:rPr>
          <w:b/>
          <w:lang w:val="en-GB"/>
        </w:rPr>
        <w:t>7</w:t>
      </w:r>
      <w:r w:rsidR="007E15C1" w:rsidRPr="00F16EDB">
        <w:rPr>
          <w:b/>
          <w:lang w:val="en-GB"/>
        </w:rPr>
        <w:t>.</w:t>
      </w:r>
      <w:r w:rsidRPr="00F16EDB">
        <w:rPr>
          <w:b/>
          <w:lang w:val="en-GB"/>
        </w:rPr>
        <w:t xml:space="preserve"> Observed and model-predicted association of </w:t>
      </w:r>
      <w:r w:rsidR="00E0147F" w:rsidRPr="00F16EDB">
        <w:rPr>
          <w:b/>
          <w:lang w:val="en-GB"/>
        </w:rPr>
        <w:t xml:space="preserve">dwell </w:t>
      </w:r>
      <w:r w:rsidRPr="00F16EDB">
        <w:rPr>
          <w:b/>
          <w:lang w:val="en-GB"/>
        </w:rPr>
        <w:t>time advantage and choice for participants with weaker and strong attraction effects.</w:t>
      </w:r>
      <w:r w:rsidR="00000539" w:rsidRPr="00F16EDB">
        <w:rPr>
          <w:lang w:val="en-GB"/>
        </w:rPr>
        <w:t xml:space="preserve"> </w:t>
      </w:r>
      <w:r w:rsidR="00EC5D32" w:rsidRPr="00F16EDB">
        <w:rPr>
          <w:b/>
          <w:lang w:val="en-GB"/>
        </w:rPr>
        <w:t xml:space="preserve">(a-f) </w:t>
      </w:r>
      <w:r w:rsidR="0036751B" w:rsidRPr="00F16EDB">
        <w:rPr>
          <w:lang w:val="en-GB"/>
        </w:rPr>
        <w:t>Data and model predictions for participants with w</w:t>
      </w:r>
      <w:r w:rsidR="00EC5D32" w:rsidRPr="00F16EDB">
        <w:rPr>
          <w:lang w:val="en-GB"/>
        </w:rPr>
        <w:t>eaker attraction effect</w:t>
      </w:r>
      <w:r w:rsidR="0036751B" w:rsidRPr="00F16EDB">
        <w:rPr>
          <w:lang w:val="en-GB"/>
        </w:rPr>
        <w:t>s</w:t>
      </w:r>
      <w:r w:rsidR="00EC5D32" w:rsidRPr="00F16EDB">
        <w:rPr>
          <w:lang w:val="en-GB"/>
        </w:rPr>
        <w:t xml:space="preserve"> (RST &lt; 0.7). </w:t>
      </w:r>
      <w:r w:rsidR="00EC5D32" w:rsidRPr="00F16EDB">
        <w:rPr>
          <w:b/>
          <w:lang w:val="en-GB"/>
        </w:rPr>
        <w:t>(g-l)</w:t>
      </w:r>
      <w:r w:rsidR="00EC5D32" w:rsidRPr="00F16EDB">
        <w:rPr>
          <w:lang w:val="en-GB"/>
        </w:rPr>
        <w:t xml:space="preserve"> </w:t>
      </w:r>
      <w:r w:rsidR="0036751B" w:rsidRPr="00F16EDB">
        <w:rPr>
          <w:lang w:val="en-GB"/>
        </w:rPr>
        <w:t xml:space="preserve">Data and model predictions for participants with strong attraction </w:t>
      </w:r>
      <w:r w:rsidR="00EC5D32" w:rsidRPr="00F16EDB">
        <w:rPr>
          <w:lang w:val="en-GB"/>
        </w:rPr>
        <w:t>effect</w:t>
      </w:r>
      <w:r w:rsidR="0036751B" w:rsidRPr="00F16EDB">
        <w:rPr>
          <w:lang w:val="en-GB"/>
        </w:rPr>
        <w:t>s</w:t>
      </w:r>
      <w:r w:rsidR="00EC5D32" w:rsidRPr="00F16EDB">
        <w:rPr>
          <w:lang w:val="en-GB"/>
        </w:rPr>
        <w:t xml:space="preserve"> (RST &gt; 0.7)</w:t>
      </w:r>
      <w:r w:rsidR="0036751B" w:rsidRPr="00F16EDB">
        <w:rPr>
          <w:lang w:val="en-GB"/>
        </w:rPr>
        <w:t xml:space="preserve"> </w:t>
      </w:r>
      <w:r w:rsidR="00040010" w:rsidRPr="00F16EDB">
        <w:rPr>
          <w:lang w:val="en-GB"/>
        </w:rPr>
        <w:t xml:space="preserve">Each column </w:t>
      </w:r>
      <w:r w:rsidR="00AD021A" w:rsidRPr="00F16EDB">
        <w:rPr>
          <w:lang w:val="en-GB"/>
        </w:rPr>
        <w:t>refer</w:t>
      </w:r>
      <w:r w:rsidR="00FE2FBD" w:rsidRPr="00F16EDB">
        <w:rPr>
          <w:lang w:val="en-GB"/>
        </w:rPr>
        <w:t>s to one choice</w:t>
      </w:r>
      <w:r w:rsidR="00040010" w:rsidRPr="00F16EDB">
        <w:rPr>
          <w:lang w:val="en-GB"/>
        </w:rPr>
        <w:t xml:space="preserve"> alternative: Target </w:t>
      </w:r>
      <w:r w:rsidR="00040010" w:rsidRPr="00F16EDB">
        <w:rPr>
          <w:b/>
          <w:lang w:val="en-GB"/>
        </w:rPr>
        <w:t>(</w:t>
      </w:r>
      <w:r w:rsidR="00040010" w:rsidRPr="00F16EDB">
        <w:rPr>
          <w:lang w:val="en-GB"/>
        </w:rPr>
        <w:t>first column;</w:t>
      </w:r>
      <w:r w:rsidR="00040010" w:rsidRPr="00F16EDB">
        <w:rPr>
          <w:b/>
          <w:lang w:val="en-GB"/>
        </w:rPr>
        <w:t xml:space="preserve"> a, d, g, j)</w:t>
      </w:r>
      <w:r w:rsidR="00040010" w:rsidRPr="00F16EDB">
        <w:rPr>
          <w:lang w:val="en-GB"/>
        </w:rPr>
        <w:t xml:space="preserve">; Competitor </w:t>
      </w:r>
      <w:r w:rsidR="00040010" w:rsidRPr="00F16EDB">
        <w:rPr>
          <w:b/>
          <w:lang w:val="en-GB"/>
        </w:rPr>
        <w:t>(</w:t>
      </w:r>
      <w:r w:rsidR="00040010" w:rsidRPr="00F16EDB">
        <w:rPr>
          <w:lang w:val="en-GB"/>
        </w:rPr>
        <w:t xml:space="preserve">second column; </w:t>
      </w:r>
      <w:r w:rsidR="00040010" w:rsidRPr="00F16EDB">
        <w:rPr>
          <w:b/>
          <w:lang w:val="en-GB"/>
        </w:rPr>
        <w:t>b, e, h, k)</w:t>
      </w:r>
      <w:r w:rsidR="00040010" w:rsidRPr="00F16EDB">
        <w:rPr>
          <w:lang w:val="en-GB"/>
        </w:rPr>
        <w:t xml:space="preserve">; Decoy </w:t>
      </w:r>
      <w:r w:rsidR="00040010" w:rsidRPr="00F16EDB">
        <w:rPr>
          <w:b/>
          <w:lang w:val="en-GB"/>
        </w:rPr>
        <w:t>(</w:t>
      </w:r>
      <w:r w:rsidR="00040010" w:rsidRPr="00F16EDB">
        <w:rPr>
          <w:lang w:val="en-GB"/>
        </w:rPr>
        <w:t xml:space="preserve">third column; </w:t>
      </w:r>
      <w:r w:rsidR="00040010" w:rsidRPr="00F16EDB">
        <w:rPr>
          <w:b/>
          <w:lang w:val="en-GB"/>
        </w:rPr>
        <w:t>c, f, i, l</w:t>
      </w:r>
      <w:r w:rsidR="00040010" w:rsidRPr="00F16EDB">
        <w:rPr>
          <w:lang w:val="en-GB"/>
        </w:rPr>
        <w:t xml:space="preserve">). Rows refer to trials in attraction </w:t>
      </w:r>
      <w:r w:rsidR="00040010" w:rsidRPr="00F16EDB">
        <w:rPr>
          <w:b/>
          <w:lang w:val="en-GB"/>
        </w:rPr>
        <w:t>(a-c, g-i)</w:t>
      </w:r>
      <w:r w:rsidR="00040010" w:rsidRPr="00F16EDB">
        <w:rPr>
          <w:lang w:val="en-GB"/>
        </w:rPr>
        <w:t xml:space="preserve"> and compromise trials </w:t>
      </w:r>
      <w:r w:rsidR="00040010" w:rsidRPr="00F16EDB">
        <w:rPr>
          <w:b/>
          <w:lang w:val="en-GB"/>
        </w:rPr>
        <w:t>(d-f, j-l)</w:t>
      </w:r>
      <w:r w:rsidR="00040010" w:rsidRPr="00F16EDB">
        <w:rPr>
          <w:lang w:val="en-GB"/>
        </w:rPr>
        <w:t xml:space="preserve">. </w:t>
      </w:r>
      <w:r w:rsidR="0036751B" w:rsidRPr="00F16EDB">
        <w:rPr>
          <w:lang w:val="en-GB"/>
        </w:rPr>
        <w:t xml:space="preserve">White and grey bars </w:t>
      </w:r>
      <w:r w:rsidR="00B00F38" w:rsidRPr="00F16EDB">
        <w:rPr>
          <w:lang w:val="en-GB"/>
        </w:rPr>
        <w:t xml:space="preserve">and error bars </w:t>
      </w:r>
      <w:r w:rsidR="0036751B" w:rsidRPr="00F16EDB">
        <w:rPr>
          <w:lang w:val="en-GB"/>
        </w:rPr>
        <w:t xml:space="preserve">show </w:t>
      </w:r>
      <w:r w:rsidR="00406973" w:rsidRPr="00F16EDB">
        <w:rPr>
          <w:lang w:val="en-GB"/>
        </w:rPr>
        <w:t xml:space="preserve">observed </w:t>
      </w:r>
      <w:r w:rsidR="00B00F38" w:rsidRPr="00F16EDB">
        <w:rPr>
          <w:lang w:val="en-GB"/>
        </w:rPr>
        <w:t>mean ± s.e.</w:t>
      </w:r>
      <w:r w:rsidR="00F01098" w:rsidRPr="00F16EDB">
        <w:rPr>
          <w:lang w:val="en-GB"/>
        </w:rPr>
        <w:t xml:space="preserve"> </w:t>
      </w:r>
      <w:r w:rsidR="00406973" w:rsidRPr="00F16EDB">
        <w:rPr>
          <w:lang w:val="en-GB"/>
        </w:rPr>
        <w:t>choice probabilities computed from even-numbered trials</w:t>
      </w:r>
      <w:r w:rsidR="001423C1" w:rsidRPr="00F16EDB">
        <w:rPr>
          <w:lang w:val="en-GB"/>
        </w:rPr>
        <w:t>, for participants with weaker and stronger attraction effects, respectively</w:t>
      </w:r>
      <w:r w:rsidR="0036751B" w:rsidRPr="00F16EDB">
        <w:rPr>
          <w:lang w:val="en-GB"/>
        </w:rPr>
        <w:t>. Coloured lines indicate model predictions derived from 50 simulations for each odd-numbered trial.</w:t>
      </w:r>
    </w:p>
    <w:p w14:paraId="779163C4" w14:textId="7ED49A6F" w:rsidR="00B01351" w:rsidRPr="00F16EDB" w:rsidRDefault="00B01351" w:rsidP="00305B64">
      <w:pPr>
        <w:spacing w:after="0"/>
        <w:rPr>
          <w:rFonts w:eastAsiaTheme="majorEastAsia" w:cstheme="majorBidi"/>
          <w:b/>
          <w:bCs/>
          <w:color w:val="000000"/>
          <w:lang w:val="en-GB"/>
        </w:rPr>
      </w:pPr>
      <w:r w:rsidRPr="00F16EDB">
        <w:rPr>
          <w:lang w:val="en-GB"/>
        </w:rPr>
        <w:br w:type="page"/>
      </w:r>
    </w:p>
    <w:p w14:paraId="16126BF7" w14:textId="7C066770" w:rsidR="00B76BF1" w:rsidRPr="00F16EDB" w:rsidRDefault="00C418A2">
      <w:pPr>
        <w:pStyle w:val="Heading2"/>
        <w:rPr>
          <w:lang w:val="en-GB"/>
        </w:rPr>
      </w:pPr>
      <w:r w:rsidRPr="00F16EDB">
        <w:rPr>
          <w:lang w:val="en-GB"/>
        </w:rPr>
        <w:lastRenderedPageBreak/>
        <w:t xml:space="preserve">No </w:t>
      </w:r>
      <w:r w:rsidR="001E11B2">
        <w:rPr>
          <w:lang w:val="en-GB"/>
        </w:rPr>
        <w:t>P</w:t>
      </w:r>
      <w:r w:rsidRPr="00F16EDB">
        <w:rPr>
          <w:lang w:val="en-GB"/>
        </w:rPr>
        <w:t xml:space="preserve">rocess </w:t>
      </w:r>
      <w:r w:rsidR="001E11B2">
        <w:rPr>
          <w:lang w:val="en-GB"/>
        </w:rPr>
        <w:t>E</w:t>
      </w:r>
      <w:r w:rsidRPr="00F16EDB">
        <w:rPr>
          <w:lang w:val="en-GB"/>
        </w:rPr>
        <w:t xml:space="preserve">vidence that </w:t>
      </w:r>
      <w:r w:rsidR="001E11B2">
        <w:rPr>
          <w:lang w:val="en-GB"/>
        </w:rPr>
        <w:t>H</w:t>
      </w:r>
      <w:r w:rsidRPr="00F16EDB">
        <w:rPr>
          <w:lang w:val="en-GB"/>
        </w:rPr>
        <w:t xml:space="preserve">igh </w:t>
      </w:r>
      <w:r w:rsidR="001E11B2">
        <w:rPr>
          <w:lang w:val="en-GB"/>
        </w:rPr>
        <w:t>A</w:t>
      </w:r>
      <w:r w:rsidRPr="00F16EDB">
        <w:rPr>
          <w:lang w:val="en-GB"/>
        </w:rPr>
        <w:t xml:space="preserve">ttraction </w:t>
      </w:r>
      <w:r w:rsidR="001E11B2">
        <w:rPr>
          <w:lang w:val="en-GB"/>
        </w:rPr>
        <w:t>R</w:t>
      </w:r>
      <w:r w:rsidRPr="00F16EDB">
        <w:rPr>
          <w:lang w:val="en-GB"/>
        </w:rPr>
        <w:t xml:space="preserve">esponders </w:t>
      </w:r>
      <w:r w:rsidR="001E11B2">
        <w:rPr>
          <w:lang w:val="en-GB"/>
        </w:rPr>
        <w:t>F</w:t>
      </w:r>
      <w:r w:rsidRPr="00F16EDB">
        <w:rPr>
          <w:lang w:val="en-GB"/>
        </w:rPr>
        <w:t xml:space="preserve">ollow </w:t>
      </w:r>
      <w:r w:rsidR="001E11B2">
        <w:rPr>
          <w:lang w:val="en-GB"/>
        </w:rPr>
        <w:t>S</w:t>
      </w:r>
      <w:r w:rsidRPr="00F16EDB">
        <w:rPr>
          <w:lang w:val="en-GB"/>
        </w:rPr>
        <w:t xml:space="preserve">imple </w:t>
      </w:r>
      <w:r w:rsidR="001E11B2">
        <w:rPr>
          <w:lang w:val="en-GB"/>
        </w:rPr>
        <w:t>C</w:t>
      </w:r>
      <w:r w:rsidRPr="00F16EDB">
        <w:rPr>
          <w:lang w:val="en-GB"/>
        </w:rPr>
        <w:t xml:space="preserve">hoice </w:t>
      </w:r>
      <w:r w:rsidR="001E11B2">
        <w:rPr>
          <w:lang w:val="en-GB"/>
        </w:rPr>
        <w:t>R</w:t>
      </w:r>
      <w:bookmarkStart w:id="154" w:name="_GoBack"/>
      <w:bookmarkEnd w:id="154"/>
      <w:r w:rsidRPr="00F16EDB">
        <w:rPr>
          <w:lang w:val="en-GB"/>
        </w:rPr>
        <w:t>ule</w:t>
      </w:r>
    </w:p>
    <w:p w14:paraId="5BC49CCC" w14:textId="77777777" w:rsidR="00B76BF1" w:rsidRPr="00F16EDB" w:rsidRDefault="00C418A2">
      <w:pPr>
        <w:pStyle w:val="FirstParagraph"/>
        <w:rPr>
          <w:lang w:val="en-GB"/>
        </w:rPr>
      </w:pPr>
      <w:r w:rsidRPr="00F16EDB">
        <w:rPr>
          <w:lang w:val="en-GB"/>
        </w:rPr>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F16EDB">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[-0.24, 0.34]). Similarly, no relationship was found between individual RST and the number of fixations in attraction trials (</w:t>
      </w:r>
      <m:oMath>
        <m:r>
          <w:rPr>
            <w:rFonts w:ascii="Cambria Math" w:hAnsi="Cambria Math"/>
            <w:lang w:val="en-GB"/>
          </w:rPr>
          <m:t>r</m:t>
        </m:r>
      </m:oMath>
      <w:r w:rsidRPr="00F16EDB">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F16EDB">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F16EDB">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F16EDB">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F16EDB">
        <w:rPr>
          <w:lang w:val="en-GB"/>
        </w:rPr>
        <w:t xml:space="preserve"> = [-0.20, 0.41]). Taken together, we did not find any evidence based on process data to support the hypothesis that strong attraction responders used a simple choice rule.</w:t>
      </w:r>
    </w:p>
    <w:sectPr w:rsidR="00B76BF1" w:rsidRPr="00F16EDB">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ott Huettel" w:date="2021-01-25T22:54:00Z" w:initials="SAH">
    <w:p w14:paraId="399138F2" w14:textId="4E8AF5B4" w:rsidR="00B0508A" w:rsidRDefault="00B0508A">
      <w:pPr>
        <w:pStyle w:val="CommentText"/>
      </w:pPr>
      <w:r>
        <w:rPr>
          <w:rStyle w:val="CommentReference"/>
        </w:rPr>
        <w:annotationRef/>
      </w:r>
      <w:r>
        <w:t>It seems like these two sentences could be combined and/or made more concrete. Perhaps mention attraction, compromise, and/or decoy effects explicitly?</w:t>
      </w:r>
    </w:p>
  </w:comment>
  <w:comment w:id="2" w:author="Felix Molter" w:date="2020-12-16T18:19:00Z" w:initials="FM">
    <w:p w14:paraId="2E26E831" w14:textId="77777777" w:rsidR="00B0508A" w:rsidRDefault="00B0508A">
      <w:r>
        <w:rPr>
          <w:rFonts w:ascii="Cambria" w:eastAsia="Cambria" w:hAnsi="Cambria" w:cs="Tahoma"/>
          <w:sz w:val="20"/>
          <w:lang w:bidi="en-US"/>
        </w:rPr>
        <w:t>Not sure if this edit works, because our evidence for the compromise effect is marginal.</w:t>
      </w:r>
    </w:p>
  </w:comment>
  <w:comment w:id="6" w:author="Armin Thomas" w:date="2021-01-22T17:24:00Z" w:initials="AT">
    <w:p w14:paraId="78B6857F" w14:textId="23615689" w:rsidR="00B0508A" w:rsidRDefault="00B0508A">
      <w:pPr>
        <w:pStyle w:val="CommentText"/>
      </w:pPr>
      <w:r>
        <w:rPr>
          <w:rStyle w:val="CommentReference"/>
        </w:rPr>
        <w:annotationRef/>
      </w:r>
      <w:r>
        <w:t>Attraction? This will also better link it to the previous sentence; maybe also say which mechanisms?</w:t>
      </w:r>
    </w:p>
  </w:comment>
  <w:comment w:id="5" w:author="Scott Huettel" w:date="2021-01-25T23:02:00Z" w:initials="SAH">
    <w:p w14:paraId="7AA9BA2A" w14:textId="5EB50B58" w:rsidR="00B0508A" w:rsidRDefault="00B0508A">
      <w:pPr>
        <w:pStyle w:val="CommentText"/>
      </w:pPr>
      <w:r>
        <w:rPr>
          <w:rStyle w:val="CommentReference"/>
        </w:rPr>
        <w:annotationRef/>
      </w:r>
      <w:r>
        <w:t>Replace this part with something like “provides the most accurate predictions of risky choice behavior across contexts.”?</w:t>
      </w:r>
    </w:p>
  </w:comment>
  <w:comment w:id="11" w:author="Felix Molter" w:date="2021-01-30T16:12:00Z" w:initials="FM">
    <w:p w14:paraId="03B5180C" w14:textId="6842456E" w:rsidR="00A06B4E" w:rsidRDefault="00A06B4E">
      <w:pPr>
        <w:pStyle w:val="CommentText"/>
      </w:pPr>
      <w:r>
        <w:rPr>
          <w:rStyle w:val="CommentReference"/>
        </w:rPr>
        <w:annotationRef/>
      </w:r>
      <w:r>
        <w:t>Section is called relative dwell. What did I use here? Also, define the measures</w:t>
      </w:r>
    </w:p>
  </w:comment>
  <w:comment w:id="12" w:author="Armin Thomas" w:date="2021-01-22T17:46:00Z" w:initials="AT">
    <w:p w14:paraId="5C319774" w14:textId="21715DE3" w:rsidR="00B0508A" w:rsidRDefault="00B0508A">
      <w:pPr>
        <w:pStyle w:val="CommentText"/>
      </w:pPr>
      <w:r>
        <w:rPr>
          <w:rStyle w:val="CommentReference"/>
        </w:rPr>
        <w:annotationRef/>
      </w:r>
      <w:r>
        <w:t>Can we conclude from g that GLA does not recover strong attraction effects because it predicts too many decoy choices in these trials (based on the large gaze share for decoys; Fig. 2 c)?</w:t>
      </w:r>
    </w:p>
  </w:comment>
  <w:comment w:id="13" w:author="Felix Molter" w:date="2021-01-30T15:55:00Z" w:initials="FM">
    <w:p w14:paraId="10E598EC" w14:textId="2D31A53A" w:rsidR="0069299E" w:rsidRDefault="0069299E">
      <w:pPr>
        <w:pStyle w:val="CommentText"/>
      </w:pPr>
      <w:r>
        <w:rPr>
          <w:rStyle w:val="CommentReference"/>
        </w:rPr>
        <w:annotationRef/>
      </w:r>
      <w:r>
        <w:t xml:space="preserve">I don’t think we can. The measure of context effect strength (RST) completely ignores decoy choices and only looks at target choices relative to (target + competitor choices). </w:t>
      </w:r>
    </w:p>
  </w:comment>
  <w:comment w:id="15" w:author="Scott Huettel" w:date="2021-01-26T10:25:00Z" w:initials="SAH">
    <w:p w14:paraId="3EF8AB48" w14:textId="2FAA103F" w:rsidR="00B0508A" w:rsidRDefault="00B0508A">
      <w:pPr>
        <w:pStyle w:val="CommentText"/>
      </w:pPr>
      <w:r>
        <w:rPr>
          <w:rStyle w:val="CommentReference"/>
        </w:rPr>
        <w:annotationRef/>
      </w:r>
      <w:r>
        <w:t>Missing equation here.</w:t>
      </w:r>
    </w:p>
  </w:comment>
  <w:comment w:id="17" w:author="Scott Huettel" w:date="2021-01-26T10:29:00Z" w:initials="SAH">
    <w:p w14:paraId="23E392EC" w14:textId="36C39F06" w:rsidR="00B0508A" w:rsidRDefault="00B0508A">
      <w:pPr>
        <w:pStyle w:val="CommentText"/>
      </w:pPr>
      <w:r>
        <w:rPr>
          <w:rStyle w:val="CommentReference"/>
        </w:rPr>
        <w:annotationRef/>
      </w:r>
      <w:r>
        <w:t>I wasn’t sure what this meant. Do you mean to emphasize that this limits overall model performance?</w:t>
      </w:r>
    </w:p>
  </w:comment>
  <w:comment w:id="18" w:author="Armin Thomas" w:date="2021-01-22T17:50:00Z" w:initials="AT">
    <w:p w14:paraId="05CB7450" w14:textId="1BA6995A" w:rsidR="00B0508A" w:rsidRDefault="00B0508A">
      <w:pPr>
        <w:pStyle w:val="CommentText"/>
      </w:pPr>
      <w:r>
        <w:rPr>
          <w:rStyle w:val="CommentReference"/>
        </w:rPr>
        <w:annotationRef/>
      </w:r>
      <w:r>
        <w:t>I would move this to the discussion</w:t>
      </w:r>
    </w:p>
  </w:comment>
  <w:comment w:id="19" w:author="Scott Huettel" w:date="2021-01-26T11:27:00Z" w:initials="SAH">
    <w:p w14:paraId="473416C5" w14:textId="4B671FAB" w:rsidR="00B0508A" w:rsidRDefault="00B0508A">
      <w:pPr>
        <w:pStyle w:val="CommentText"/>
      </w:pPr>
      <w:r>
        <w:rPr>
          <w:rStyle w:val="CommentReference"/>
        </w:rPr>
        <w:annotationRef/>
      </w:r>
      <w:r>
        <w:t>Agreed.</w:t>
      </w:r>
    </w:p>
  </w:comment>
  <w:comment w:id="20" w:author="Armin Thomas" w:date="2021-01-22T19:18:00Z" w:initials="AT">
    <w:p w14:paraId="2A7FC785" w14:textId="443CD842" w:rsidR="00B0508A" w:rsidRDefault="00B0508A">
      <w:pPr>
        <w:pStyle w:val="CommentText"/>
      </w:pPr>
      <w:r>
        <w:rPr>
          <w:rStyle w:val="CommentReference"/>
        </w:rPr>
        <w:annotationRef/>
      </w:r>
      <w:r>
        <w:rPr>
          <w:rStyle w:val="CommentReference"/>
        </w:rPr>
        <w:t>Consider defining what a relative dwell is</w:t>
      </w:r>
    </w:p>
  </w:comment>
  <w:comment w:id="21" w:author="Felix Molter" w:date="2021-01-30T16:13:00Z" w:initials="FM">
    <w:p w14:paraId="57B3F95D" w14:textId="60A6A7C5" w:rsidR="00DD45B4" w:rsidRDefault="00DD45B4">
      <w:pPr>
        <w:pStyle w:val="CommentText"/>
      </w:pPr>
      <w:r>
        <w:rPr>
          <w:rStyle w:val="CommentReference"/>
        </w:rPr>
        <w:t xml:space="preserve">Yes. </w:t>
      </w:r>
      <w:r>
        <w:rPr>
          <w:rStyle w:val="CommentReference"/>
        </w:rPr>
        <w:annotationRef/>
      </w:r>
      <w:r>
        <w:rPr>
          <w:rStyle w:val="CommentReference"/>
        </w:rPr>
        <w:t>This</w:t>
      </w:r>
      <w:r>
        <w:t xml:space="preserve"> should have been defined in the second results section. </w:t>
      </w:r>
    </w:p>
  </w:comment>
  <w:comment w:id="23" w:author="Felix Molter" w:date="2021-01-30T16:16:00Z" w:initials="FM">
    <w:p w14:paraId="41341382" w14:textId="3B071A96" w:rsidR="00280496" w:rsidRDefault="00280496">
      <w:pPr>
        <w:pStyle w:val="CommentText"/>
      </w:pPr>
      <w:r>
        <w:rPr>
          <w:rStyle w:val="CommentReference"/>
        </w:rPr>
        <w:annotationRef/>
      </w:r>
      <w:r>
        <w:t>I think this still has to say relative. The measure is computed as rel(A) – mean(rel(B), rel(C)). This is the same as (abs(A) – mean(abs(B), abs(C))) / rt</w:t>
      </w:r>
    </w:p>
  </w:comment>
  <w:comment w:id="25" w:author="Felix Molter" w:date="2021-01-30T16:28:00Z" w:initials="FM">
    <w:p w14:paraId="3F4F311F" w14:textId="0D16CB20" w:rsidR="00657C31" w:rsidRDefault="00657C31">
      <w:pPr>
        <w:pStyle w:val="CommentText"/>
      </w:pPr>
      <w:r>
        <w:rPr>
          <w:rStyle w:val="CommentReference"/>
        </w:rPr>
        <w:annotationRef/>
      </w:r>
      <w:r>
        <w:t>I’m not sure this edit works. The association is *not* present in the data, so that these models don’t predict decoy choices (in contrast to the gaze models) for decoys with large gaze advantage, is *not* a point illustrating their failure to capture the association</w:t>
      </w:r>
    </w:p>
  </w:comment>
  <w:comment w:id="33" w:author="Felix Molter" w:date="2021-01-30T16:42:00Z" w:initials="FM">
    <w:p w14:paraId="3D90906C" w14:textId="77777777" w:rsidR="000C6B1A" w:rsidRDefault="000C6B1A">
      <w:pPr>
        <w:pStyle w:val="CommentText"/>
        <w:rPr>
          <w:rStyle w:val="CommentReference"/>
        </w:rPr>
      </w:pPr>
      <w:r>
        <w:rPr>
          <w:rStyle w:val="CommentReference"/>
        </w:rPr>
        <w:annotationRef/>
      </w:r>
      <w:r>
        <w:rPr>
          <w:rStyle w:val="CommentReference"/>
        </w:rPr>
        <w:t>If this is too short now, there used to be additional information:</w:t>
      </w:r>
    </w:p>
    <w:p w14:paraId="3C03E759" w14:textId="4C116739" w:rsidR="000C6B1A" w:rsidRDefault="000C6B1A">
      <w:pPr>
        <w:pStyle w:val="CommentText"/>
      </w:pPr>
      <w:r>
        <w:rPr>
          <w:lang w:val="en-GB"/>
        </w:rPr>
        <w:t>“While target alternatives were chosen frequently by some participants, gaze was distributed much more evenly across alternatives for a large part of the trial (see Supplementary Figure 1d, j). This limits simple gaze-dependent models like GLA in increasing and decreasing choice probabilities for target and competitor alternatives, respectively, even with a strong gaze discount”</w:t>
      </w:r>
    </w:p>
  </w:comment>
  <w:comment w:id="34" w:author="Scott Huettel" w:date="2021-01-26T14:21:00Z" w:initials="SAH">
    <w:p w14:paraId="0E39F069" w14:textId="03EF8A5F" w:rsidR="00B0508A" w:rsidRDefault="00B0508A">
      <w:pPr>
        <w:pStyle w:val="CommentText"/>
      </w:pPr>
      <w:r>
        <w:rPr>
          <w:rStyle w:val="CommentReference"/>
        </w:rPr>
        <w:annotationRef/>
      </w:r>
      <w:r>
        <w:t>This ends up being a very long subsection; it might be good to break it up into parts with different subheadings.</w:t>
      </w:r>
    </w:p>
  </w:comment>
  <w:comment w:id="35" w:author="Felix Molter" w:date="2021-01-30T17:26:00Z" w:initials="FM">
    <w:p w14:paraId="5024ACA5" w14:textId="77777777" w:rsidR="00AE7CC9" w:rsidRDefault="00AE7CC9">
      <w:pPr>
        <w:pStyle w:val="CommentText"/>
      </w:pPr>
      <w:r>
        <w:rPr>
          <w:rStyle w:val="CommentReference"/>
        </w:rPr>
        <w:annotationRef/>
      </w:r>
      <w:r>
        <w:t xml:space="preserve">I divided it </w:t>
      </w:r>
      <w:r w:rsidR="00EF0C7E">
        <w:t>into:</w:t>
      </w:r>
    </w:p>
    <w:p w14:paraId="5C87F474" w14:textId="77777777" w:rsidR="00EF0C7E" w:rsidRDefault="00EF0C7E" w:rsidP="00EF0C7E">
      <w:pPr>
        <w:pStyle w:val="CommentText"/>
        <w:numPr>
          <w:ilvl w:val="0"/>
          <w:numId w:val="13"/>
        </w:numPr>
      </w:pPr>
      <w:r>
        <w:t xml:space="preserve"> Mechanisms</w:t>
      </w:r>
    </w:p>
    <w:p w14:paraId="629A2B14" w14:textId="77777777" w:rsidR="00EF0C7E" w:rsidRDefault="00EF0C7E" w:rsidP="00EF0C7E">
      <w:pPr>
        <w:pStyle w:val="CommentText"/>
        <w:numPr>
          <w:ilvl w:val="0"/>
          <w:numId w:val="13"/>
        </w:numPr>
      </w:pPr>
      <w:r>
        <w:t xml:space="preserve"> Variants (combination of mechanisms)</w:t>
      </w:r>
    </w:p>
    <w:p w14:paraId="02FB7739" w14:textId="75BC4A63" w:rsidR="007734E8" w:rsidRDefault="007734E8" w:rsidP="00EF0C7E">
      <w:pPr>
        <w:pStyle w:val="CommentText"/>
        <w:numPr>
          <w:ilvl w:val="0"/>
          <w:numId w:val="13"/>
        </w:numPr>
      </w:pPr>
      <w:r>
        <w:t xml:space="preserve"> Hybrid variant</w:t>
      </w:r>
    </w:p>
  </w:comment>
  <w:comment w:id="39" w:author="Armin Thomas" w:date="2021-01-22T19:37:00Z" w:initials="AT">
    <w:p w14:paraId="2E01F2D7" w14:textId="387599C3" w:rsidR="00B0508A" w:rsidRDefault="00B0508A">
      <w:pPr>
        <w:pStyle w:val="CommentText"/>
      </w:pPr>
      <w:r>
        <w:rPr>
          <w:rStyle w:val="CommentReference"/>
        </w:rPr>
        <w:annotationRef/>
      </w:r>
      <w:r>
        <w:t>Equivalent how?</w:t>
      </w:r>
    </w:p>
  </w:comment>
  <w:comment w:id="40" w:author="Felix Molter" w:date="2021-01-30T16:58:00Z" w:initials="FM">
    <w:p w14:paraId="637873DF" w14:textId="757FDD8F" w:rsidR="00DC7B6A" w:rsidRDefault="00DC7B6A">
      <w:pPr>
        <w:pStyle w:val="CommentText"/>
      </w:pPr>
      <w:r>
        <w:rPr>
          <w:rStyle w:val="CommentReference"/>
        </w:rPr>
        <w:annotationRef/>
      </w:r>
      <w:r>
        <w:t xml:space="preserve">Accumulation of comparative values with constant leak and or inhibition is equivalent to a model with independent values and a scaled soft-max parameter. But I’d rather not have all these details in the figure caption. </w:t>
      </w:r>
    </w:p>
  </w:comment>
  <w:comment w:id="44" w:author="Scott Huettel" w:date="2021-01-26T14:20:00Z" w:initials="SAH">
    <w:p w14:paraId="047E8A29" w14:textId="378D4715" w:rsidR="00B0508A" w:rsidRDefault="00B0508A">
      <w:pPr>
        <w:pStyle w:val="CommentText"/>
      </w:pPr>
      <w:r>
        <w:rPr>
          <w:rStyle w:val="CommentReference"/>
        </w:rPr>
        <w:annotationRef/>
      </w:r>
      <w:r>
        <w:t xml:space="preserve">This paragraph seems again like it could be moved to a supplement. </w:t>
      </w:r>
    </w:p>
  </w:comment>
  <w:comment w:id="45" w:author="Felix Molter" w:date="2021-01-30T17:31:00Z" w:initials="FM">
    <w:p w14:paraId="52645326" w14:textId="04B68BF5" w:rsidR="001E38C1" w:rsidRDefault="001E38C1">
      <w:pPr>
        <w:pStyle w:val="CommentText"/>
      </w:pPr>
      <w:r>
        <w:rPr>
          <w:rStyle w:val="CommentReference"/>
        </w:rPr>
        <w:annotationRef/>
      </w:r>
      <w:r>
        <w:t>I’m hesitant to remove this. It’s the detailed information to Figure 4b.</w:t>
      </w:r>
    </w:p>
  </w:comment>
  <w:comment w:id="46" w:author="Felix Molter" w:date="2021-01-30T17:33:00Z" w:initials="FM">
    <w:p w14:paraId="2A52E61B" w14:textId="6A4E69D8" w:rsidR="00C33E8B" w:rsidRDefault="00C33E8B">
      <w:pPr>
        <w:pStyle w:val="CommentText"/>
      </w:pPr>
      <w:r>
        <w:rPr>
          <w:rStyle w:val="CommentReference"/>
        </w:rPr>
        <w:annotationRef/>
      </w:r>
      <w:r>
        <w:t>Moved this paragraph up.</w:t>
      </w:r>
    </w:p>
  </w:comment>
  <w:comment w:id="68" w:author="Felix Molter" w:date="2021-01-30T17:21:00Z" w:initials="FM">
    <w:p w14:paraId="1F7C8053" w14:textId="67187829" w:rsidR="00FA77E0" w:rsidRDefault="00FA77E0">
      <w:pPr>
        <w:pStyle w:val="CommentText"/>
      </w:pPr>
      <w:r>
        <w:rPr>
          <w:rStyle w:val="CommentReference"/>
        </w:rPr>
        <w:annotationRef/>
      </w:r>
      <w:r>
        <w:t>Moved this here from the results section. Does this work here, even though it’s technically a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9138F2" w15:done="0"/>
  <w15:commentEx w15:paraId="2E26E831" w15:done="0"/>
  <w15:commentEx w15:paraId="78B6857F" w15:done="0"/>
  <w15:commentEx w15:paraId="7AA9BA2A" w15:done="0"/>
  <w15:commentEx w15:paraId="03B5180C" w15:done="0"/>
  <w15:commentEx w15:paraId="5C319774" w15:done="0"/>
  <w15:commentEx w15:paraId="10E598EC" w15:paraIdParent="5C319774" w15:done="0"/>
  <w15:commentEx w15:paraId="3EF8AB48" w15:done="0"/>
  <w15:commentEx w15:paraId="23E392EC" w15:done="0"/>
  <w15:commentEx w15:paraId="05CB7450" w15:done="0"/>
  <w15:commentEx w15:paraId="473416C5" w15:paraIdParent="05CB7450" w15:done="0"/>
  <w15:commentEx w15:paraId="2A7FC785" w15:done="0"/>
  <w15:commentEx w15:paraId="57B3F95D" w15:paraIdParent="2A7FC785" w15:done="0"/>
  <w15:commentEx w15:paraId="41341382" w15:done="0"/>
  <w15:commentEx w15:paraId="3F4F311F" w15:done="0"/>
  <w15:commentEx w15:paraId="3C03E759" w15:done="0"/>
  <w15:commentEx w15:paraId="0E39F069" w15:done="0"/>
  <w15:commentEx w15:paraId="02FB7739" w15:paraIdParent="0E39F069" w15:done="0"/>
  <w15:commentEx w15:paraId="2E01F2D7" w15:done="0"/>
  <w15:commentEx w15:paraId="637873DF" w15:paraIdParent="2E01F2D7" w15:done="0"/>
  <w15:commentEx w15:paraId="047E8A29" w15:done="0"/>
  <w15:commentEx w15:paraId="52645326" w15:paraIdParent="047E8A29" w15:done="0"/>
  <w15:commentEx w15:paraId="2A52E61B" w15:done="0"/>
  <w15:commentEx w15:paraId="1F7C80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88D9" w16cex:dateUtc="2021-01-22T16:24:00Z"/>
  <w16cex:commentExtensible w16cex:durableId="23B58CB5" w16cex:dateUtc="2021-01-22T16:41:00Z"/>
  <w16cex:commentExtensible w16cex:durableId="23B58DEB" w16cex:dateUtc="2021-01-22T16:46:00Z"/>
  <w16cex:commentExtensible w16cex:durableId="23B58ED8" w16cex:dateUtc="2021-01-22T16:50:00Z"/>
  <w16cex:commentExtensible w16cex:durableId="23B5A39D" w16cex:dateUtc="2021-01-22T18:18:00Z"/>
  <w16cex:commentExtensible w16cex:durableId="23B5A814" w16cex:dateUtc="2021-01-22T18:37:00Z"/>
  <w16cex:commentExtensible w16cex:durableId="23B5A8C1" w16cex:dateUtc="2021-01-22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9138F2" w16cid:durableId="23BFF686"/>
  <w16cid:commentId w16cid:paraId="2E26E831" w16cid:durableId="239E0FEB"/>
  <w16cid:commentId w16cid:paraId="78B6857F" w16cid:durableId="23B588D9"/>
  <w16cid:commentId w16cid:paraId="7AA9BA2A" w16cid:durableId="23BFF68C"/>
  <w16cid:commentId w16cid:paraId="03B5180C" w16cid:durableId="23C00401"/>
  <w16cid:commentId w16cid:paraId="5C319774" w16cid:durableId="23B58DEB"/>
  <w16cid:commentId w16cid:paraId="10E598EC" w16cid:durableId="23C0000D"/>
  <w16cid:commentId w16cid:paraId="3EF8AB48" w16cid:durableId="23BFF691"/>
  <w16cid:commentId w16cid:paraId="23E392EC" w16cid:durableId="23BFF693"/>
  <w16cid:commentId w16cid:paraId="05CB7450" w16cid:durableId="23B58ED8"/>
  <w16cid:commentId w16cid:paraId="473416C5" w16cid:durableId="23BFF695"/>
  <w16cid:commentId w16cid:paraId="2A7FC785" w16cid:durableId="23B5A39D"/>
  <w16cid:commentId w16cid:paraId="57B3F95D" w16cid:durableId="23C0042E"/>
  <w16cid:commentId w16cid:paraId="41341382" w16cid:durableId="23C004CD"/>
  <w16cid:commentId w16cid:paraId="3F4F311F" w16cid:durableId="23C007BF"/>
  <w16cid:commentId w16cid:paraId="3C03E759" w16cid:durableId="23C00AF5"/>
  <w16cid:commentId w16cid:paraId="0E39F069" w16cid:durableId="23BFF69B"/>
  <w16cid:commentId w16cid:paraId="02FB7739" w16cid:durableId="23C0155E"/>
  <w16cid:commentId w16cid:paraId="2E01F2D7" w16cid:durableId="23B5A814"/>
  <w16cid:commentId w16cid:paraId="637873DF" w16cid:durableId="23C00EBD"/>
  <w16cid:commentId w16cid:paraId="047E8A29" w16cid:durableId="23BFF6A4"/>
  <w16cid:commentId w16cid:paraId="52645326" w16cid:durableId="23C01658"/>
  <w16cid:commentId w16cid:paraId="2A52E61B" w16cid:durableId="23C016CE"/>
  <w16cid:commentId w16cid:paraId="1F7C8053" w16cid:durableId="23C014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A442F" w14:textId="77777777" w:rsidR="00B1693E" w:rsidRDefault="00B1693E">
      <w:pPr>
        <w:spacing w:after="0"/>
      </w:pPr>
      <w:r>
        <w:separator/>
      </w:r>
    </w:p>
  </w:endnote>
  <w:endnote w:type="continuationSeparator" w:id="0">
    <w:p w14:paraId="177B8250" w14:textId="77777777" w:rsidR="00B1693E" w:rsidRDefault="00B169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Liberation Sans">
    <w:altName w:val="Arial"/>
    <w:panose1 w:val="020B0604020202020204"/>
    <w:charset w:val="01"/>
    <w:family w:val="roman"/>
    <w:pitch w:val="variable"/>
  </w:font>
  <w:font w:name="PingFang SC">
    <w:altName w:val="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5E8D5" w14:textId="77777777" w:rsidR="00B1693E" w:rsidRDefault="00B1693E">
      <w:pPr>
        <w:spacing w:after="0"/>
      </w:pPr>
      <w:r>
        <w:separator/>
      </w:r>
    </w:p>
  </w:footnote>
  <w:footnote w:type="continuationSeparator" w:id="0">
    <w:p w14:paraId="7A3193BE" w14:textId="77777777" w:rsidR="00B1693E" w:rsidRDefault="00B169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6CBFB208" w:rsidR="00B0508A" w:rsidRDefault="00B0508A">
    <w:pPr>
      <w:pStyle w:val="Header"/>
    </w:pPr>
    <w:r>
      <w:t>GAZE-DEPENDENT ACCUMULATION IN RISKY CHOICE</w:t>
    </w:r>
    <w:r>
      <w:tab/>
    </w:r>
    <w:r>
      <w:fldChar w:fldCharType="begin"/>
    </w:r>
    <w:r>
      <w:instrText>PAGE</w:instrText>
    </w:r>
    <w:r>
      <w:fldChar w:fldCharType="separate"/>
    </w:r>
    <w:r>
      <w:rPr>
        <w:noProof/>
      </w:rPr>
      <w:t>47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A282EBE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C64269F0"/>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3"/>
    <w:multiLevelType w:val="singleLevel"/>
    <w:tmpl w:val="B436F25C"/>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B6F66"/>
    <w:multiLevelType w:val="hybridMultilevel"/>
    <w:tmpl w:val="4A52A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E5149"/>
    <w:multiLevelType w:val="hybridMultilevel"/>
    <w:tmpl w:val="13109380"/>
    <w:lvl w:ilvl="0" w:tplc="F7F647A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13"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5"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7"/>
  </w:num>
  <w:num w:numId="2">
    <w:abstractNumId w:val="9"/>
  </w:num>
  <w:num w:numId="3">
    <w:abstractNumId w:val="13"/>
  </w:num>
  <w:num w:numId="4">
    <w:abstractNumId w:val="4"/>
  </w:num>
  <w:num w:numId="5">
    <w:abstractNumId w:val="6"/>
  </w:num>
  <w:num w:numId="6">
    <w:abstractNumId w:val="11"/>
  </w:num>
  <w:num w:numId="7">
    <w:abstractNumId w:val="3"/>
  </w:num>
  <w:num w:numId="8">
    <w:abstractNumId w:val="10"/>
  </w:num>
  <w:num w:numId="9">
    <w:abstractNumId w:val="15"/>
  </w:num>
  <w:num w:numId="10">
    <w:abstractNumId w:val="14"/>
  </w:num>
  <w:num w:numId="11">
    <w:abstractNumId w:val="12"/>
  </w:num>
  <w:num w:numId="12">
    <w:abstractNumId w:val="8"/>
  </w:num>
  <w:num w:numId="13">
    <w:abstractNumId w:val="5"/>
  </w:num>
  <w:num w:numId="14">
    <w:abstractNumId w:val="0"/>
  </w:num>
  <w:num w:numId="15">
    <w:abstractNumId w:val="1"/>
  </w:num>
  <w:num w:numId="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Huettel">
    <w15:presenceInfo w15:providerId="Windows Live" w15:userId="7f2728e321ff5e1c"/>
  </w15:person>
  <w15:person w15:author="Felix Molter">
    <w15:presenceInfo w15:providerId="Windows Live" w15:userId="1aa9f4776944cba9"/>
  </w15:person>
  <w15:person w15:author="Armin Thomas">
    <w15:presenceInfo w15:providerId="AD" w15:userId="S::athms@stanford.edu::a7c19d5b-3452-4585-94cc-da091bfbf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embedSystemFont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BF1"/>
    <w:rsid w:val="00000539"/>
    <w:rsid w:val="0000644B"/>
    <w:rsid w:val="000117ED"/>
    <w:rsid w:val="0001448D"/>
    <w:rsid w:val="00015E31"/>
    <w:rsid w:val="00030907"/>
    <w:rsid w:val="00031274"/>
    <w:rsid w:val="000368AD"/>
    <w:rsid w:val="00040010"/>
    <w:rsid w:val="00042DE0"/>
    <w:rsid w:val="000432E4"/>
    <w:rsid w:val="00046D92"/>
    <w:rsid w:val="0005541C"/>
    <w:rsid w:val="000671DC"/>
    <w:rsid w:val="000706B1"/>
    <w:rsid w:val="00076D21"/>
    <w:rsid w:val="00086C51"/>
    <w:rsid w:val="00093637"/>
    <w:rsid w:val="00095D71"/>
    <w:rsid w:val="000A386D"/>
    <w:rsid w:val="000A751A"/>
    <w:rsid w:val="000C5B01"/>
    <w:rsid w:val="000C6490"/>
    <w:rsid w:val="000C64DF"/>
    <w:rsid w:val="000C6B1A"/>
    <w:rsid w:val="000D457A"/>
    <w:rsid w:val="000D61C4"/>
    <w:rsid w:val="000F0845"/>
    <w:rsid w:val="000F0EE9"/>
    <w:rsid w:val="000F4DED"/>
    <w:rsid w:val="00103EFE"/>
    <w:rsid w:val="00112112"/>
    <w:rsid w:val="001205B6"/>
    <w:rsid w:val="00120BD9"/>
    <w:rsid w:val="00127975"/>
    <w:rsid w:val="00131E45"/>
    <w:rsid w:val="00134A05"/>
    <w:rsid w:val="001402FB"/>
    <w:rsid w:val="001423C1"/>
    <w:rsid w:val="0014478C"/>
    <w:rsid w:val="00151D2D"/>
    <w:rsid w:val="00157F80"/>
    <w:rsid w:val="0016269E"/>
    <w:rsid w:val="0016431B"/>
    <w:rsid w:val="00165FFF"/>
    <w:rsid w:val="00166849"/>
    <w:rsid w:val="00173A3B"/>
    <w:rsid w:val="00187A9E"/>
    <w:rsid w:val="00190EF1"/>
    <w:rsid w:val="00195A96"/>
    <w:rsid w:val="001A2142"/>
    <w:rsid w:val="001A2F76"/>
    <w:rsid w:val="001A4723"/>
    <w:rsid w:val="001B1629"/>
    <w:rsid w:val="001C08D5"/>
    <w:rsid w:val="001C1F83"/>
    <w:rsid w:val="001C4DAC"/>
    <w:rsid w:val="001E11B2"/>
    <w:rsid w:val="001E1D41"/>
    <w:rsid w:val="001E38C1"/>
    <w:rsid w:val="001F21E5"/>
    <w:rsid w:val="002118BB"/>
    <w:rsid w:val="00214CDF"/>
    <w:rsid w:val="00217AA0"/>
    <w:rsid w:val="0023559F"/>
    <w:rsid w:val="00237D1F"/>
    <w:rsid w:val="0024469B"/>
    <w:rsid w:val="0024619E"/>
    <w:rsid w:val="002536F5"/>
    <w:rsid w:val="00257877"/>
    <w:rsid w:val="00267D82"/>
    <w:rsid w:val="00270F68"/>
    <w:rsid w:val="0027102F"/>
    <w:rsid w:val="002716B1"/>
    <w:rsid w:val="002738C7"/>
    <w:rsid w:val="00275E90"/>
    <w:rsid w:val="00280496"/>
    <w:rsid w:val="00287068"/>
    <w:rsid w:val="00290FE5"/>
    <w:rsid w:val="002A01B6"/>
    <w:rsid w:val="002A3006"/>
    <w:rsid w:val="002A5E7A"/>
    <w:rsid w:val="002A7424"/>
    <w:rsid w:val="002B6CCF"/>
    <w:rsid w:val="002B7FEB"/>
    <w:rsid w:val="002D5A74"/>
    <w:rsid w:val="002E3A5E"/>
    <w:rsid w:val="002F2160"/>
    <w:rsid w:val="002F2AED"/>
    <w:rsid w:val="002F5CF7"/>
    <w:rsid w:val="002F6535"/>
    <w:rsid w:val="00301204"/>
    <w:rsid w:val="0030426A"/>
    <w:rsid w:val="00305B64"/>
    <w:rsid w:val="00320C2C"/>
    <w:rsid w:val="003220BF"/>
    <w:rsid w:val="00324CE4"/>
    <w:rsid w:val="00325434"/>
    <w:rsid w:val="00326803"/>
    <w:rsid w:val="00326A4E"/>
    <w:rsid w:val="00326F44"/>
    <w:rsid w:val="00331FA3"/>
    <w:rsid w:val="003331E0"/>
    <w:rsid w:val="003352F9"/>
    <w:rsid w:val="00335A1E"/>
    <w:rsid w:val="0034265E"/>
    <w:rsid w:val="003466E0"/>
    <w:rsid w:val="00346AF1"/>
    <w:rsid w:val="00350720"/>
    <w:rsid w:val="00352695"/>
    <w:rsid w:val="003529BF"/>
    <w:rsid w:val="00353012"/>
    <w:rsid w:val="003608FC"/>
    <w:rsid w:val="00360C3F"/>
    <w:rsid w:val="00365435"/>
    <w:rsid w:val="00366C19"/>
    <w:rsid w:val="0036751B"/>
    <w:rsid w:val="00367EA8"/>
    <w:rsid w:val="00392218"/>
    <w:rsid w:val="003A184D"/>
    <w:rsid w:val="003B5F4E"/>
    <w:rsid w:val="003C1494"/>
    <w:rsid w:val="003C3F02"/>
    <w:rsid w:val="003C6397"/>
    <w:rsid w:val="003D060B"/>
    <w:rsid w:val="003D129A"/>
    <w:rsid w:val="003E7139"/>
    <w:rsid w:val="003F44DB"/>
    <w:rsid w:val="003F5C6B"/>
    <w:rsid w:val="00402903"/>
    <w:rsid w:val="00403089"/>
    <w:rsid w:val="00406973"/>
    <w:rsid w:val="00412F82"/>
    <w:rsid w:val="00425A3A"/>
    <w:rsid w:val="0043183D"/>
    <w:rsid w:val="00431CC5"/>
    <w:rsid w:val="004342C1"/>
    <w:rsid w:val="00442557"/>
    <w:rsid w:val="004613C6"/>
    <w:rsid w:val="004627E1"/>
    <w:rsid w:val="004628D0"/>
    <w:rsid w:val="004656E2"/>
    <w:rsid w:val="00470576"/>
    <w:rsid w:val="00473495"/>
    <w:rsid w:val="00477686"/>
    <w:rsid w:val="004813F8"/>
    <w:rsid w:val="00482D12"/>
    <w:rsid w:val="00485FF3"/>
    <w:rsid w:val="00486C45"/>
    <w:rsid w:val="00487C8F"/>
    <w:rsid w:val="004A10C8"/>
    <w:rsid w:val="004A2B58"/>
    <w:rsid w:val="004A705E"/>
    <w:rsid w:val="004C3045"/>
    <w:rsid w:val="004C530A"/>
    <w:rsid w:val="004D2483"/>
    <w:rsid w:val="004D7812"/>
    <w:rsid w:val="004E07AF"/>
    <w:rsid w:val="004E0E9F"/>
    <w:rsid w:val="004F794B"/>
    <w:rsid w:val="005079F6"/>
    <w:rsid w:val="005113F2"/>
    <w:rsid w:val="005132F5"/>
    <w:rsid w:val="005175F2"/>
    <w:rsid w:val="00524ECE"/>
    <w:rsid w:val="00526B3A"/>
    <w:rsid w:val="00526F62"/>
    <w:rsid w:val="005311B8"/>
    <w:rsid w:val="00533BE1"/>
    <w:rsid w:val="005355CA"/>
    <w:rsid w:val="0053646C"/>
    <w:rsid w:val="00542ABB"/>
    <w:rsid w:val="00542F2C"/>
    <w:rsid w:val="005644D3"/>
    <w:rsid w:val="00564A3A"/>
    <w:rsid w:val="00572D82"/>
    <w:rsid w:val="00597444"/>
    <w:rsid w:val="005A0673"/>
    <w:rsid w:val="005A2AA3"/>
    <w:rsid w:val="005A3A48"/>
    <w:rsid w:val="005A5EEF"/>
    <w:rsid w:val="005B587E"/>
    <w:rsid w:val="005C04A1"/>
    <w:rsid w:val="005C1265"/>
    <w:rsid w:val="005C5727"/>
    <w:rsid w:val="005D5ABD"/>
    <w:rsid w:val="005D65A0"/>
    <w:rsid w:val="005D7AF9"/>
    <w:rsid w:val="005E13DD"/>
    <w:rsid w:val="005E2597"/>
    <w:rsid w:val="005F229B"/>
    <w:rsid w:val="005F3D9A"/>
    <w:rsid w:val="005F3FE3"/>
    <w:rsid w:val="005F51F9"/>
    <w:rsid w:val="00603286"/>
    <w:rsid w:val="00603604"/>
    <w:rsid w:val="0060554F"/>
    <w:rsid w:val="006151ED"/>
    <w:rsid w:val="006203FF"/>
    <w:rsid w:val="00620A14"/>
    <w:rsid w:val="006250A8"/>
    <w:rsid w:val="00631E62"/>
    <w:rsid w:val="00634092"/>
    <w:rsid w:val="00635479"/>
    <w:rsid w:val="0063728E"/>
    <w:rsid w:val="00651E9B"/>
    <w:rsid w:val="0065213E"/>
    <w:rsid w:val="00657C31"/>
    <w:rsid w:val="00665A15"/>
    <w:rsid w:val="00671E0D"/>
    <w:rsid w:val="00684EC6"/>
    <w:rsid w:val="0069299E"/>
    <w:rsid w:val="00692C22"/>
    <w:rsid w:val="006938EC"/>
    <w:rsid w:val="006940E0"/>
    <w:rsid w:val="00696DC0"/>
    <w:rsid w:val="00697183"/>
    <w:rsid w:val="006A1684"/>
    <w:rsid w:val="006B420C"/>
    <w:rsid w:val="006B5214"/>
    <w:rsid w:val="006B68BA"/>
    <w:rsid w:val="006C5B25"/>
    <w:rsid w:val="006C6207"/>
    <w:rsid w:val="006D1133"/>
    <w:rsid w:val="006D742F"/>
    <w:rsid w:val="006E0524"/>
    <w:rsid w:val="0070133B"/>
    <w:rsid w:val="007142C9"/>
    <w:rsid w:val="00724721"/>
    <w:rsid w:val="007266AF"/>
    <w:rsid w:val="007277E1"/>
    <w:rsid w:val="0073537F"/>
    <w:rsid w:val="00735E2F"/>
    <w:rsid w:val="00742D34"/>
    <w:rsid w:val="00743E46"/>
    <w:rsid w:val="00752614"/>
    <w:rsid w:val="00755ECD"/>
    <w:rsid w:val="007734E8"/>
    <w:rsid w:val="00774FF0"/>
    <w:rsid w:val="007821E2"/>
    <w:rsid w:val="007859CB"/>
    <w:rsid w:val="00787D8D"/>
    <w:rsid w:val="007973A3"/>
    <w:rsid w:val="007A784C"/>
    <w:rsid w:val="007C27B8"/>
    <w:rsid w:val="007D0B63"/>
    <w:rsid w:val="007D1A01"/>
    <w:rsid w:val="007D5C5D"/>
    <w:rsid w:val="007D72B8"/>
    <w:rsid w:val="007E15C1"/>
    <w:rsid w:val="007E4677"/>
    <w:rsid w:val="007E47CD"/>
    <w:rsid w:val="007E6C30"/>
    <w:rsid w:val="007E79AD"/>
    <w:rsid w:val="007F2A18"/>
    <w:rsid w:val="007F72FE"/>
    <w:rsid w:val="008064C6"/>
    <w:rsid w:val="008103F7"/>
    <w:rsid w:val="008177C7"/>
    <w:rsid w:val="00844F79"/>
    <w:rsid w:val="0084513E"/>
    <w:rsid w:val="00846B5B"/>
    <w:rsid w:val="00866FD0"/>
    <w:rsid w:val="008710B2"/>
    <w:rsid w:val="00871CB9"/>
    <w:rsid w:val="00874F77"/>
    <w:rsid w:val="008769FD"/>
    <w:rsid w:val="00892F86"/>
    <w:rsid w:val="008A247A"/>
    <w:rsid w:val="008A7F4E"/>
    <w:rsid w:val="008B3F9A"/>
    <w:rsid w:val="008C170D"/>
    <w:rsid w:val="008D25B6"/>
    <w:rsid w:val="008D72FC"/>
    <w:rsid w:val="008F181D"/>
    <w:rsid w:val="008F4B55"/>
    <w:rsid w:val="0090724F"/>
    <w:rsid w:val="009140E0"/>
    <w:rsid w:val="00927837"/>
    <w:rsid w:val="0093154D"/>
    <w:rsid w:val="0093259A"/>
    <w:rsid w:val="00947C20"/>
    <w:rsid w:val="00962E17"/>
    <w:rsid w:val="0096581F"/>
    <w:rsid w:val="00972275"/>
    <w:rsid w:val="0097331E"/>
    <w:rsid w:val="00973E0C"/>
    <w:rsid w:val="009771E8"/>
    <w:rsid w:val="00981378"/>
    <w:rsid w:val="00984668"/>
    <w:rsid w:val="00992C87"/>
    <w:rsid w:val="00993C85"/>
    <w:rsid w:val="009A574C"/>
    <w:rsid w:val="009B1CA9"/>
    <w:rsid w:val="009D6D05"/>
    <w:rsid w:val="009E0E0C"/>
    <w:rsid w:val="009E1D5D"/>
    <w:rsid w:val="009F0B78"/>
    <w:rsid w:val="009F2677"/>
    <w:rsid w:val="009F7069"/>
    <w:rsid w:val="00A06B4E"/>
    <w:rsid w:val="00A06F84"/>
    <w:rsid w:val="00A13D45"/>
    <w:rsid w:val="00A1574B"/>
    <w:rsid w:val="00A41DBB"/>
    <w:rsid w:val="00A5421D"/>
    <w:rsid w:val="00A543B5"/>
    <w:rsid w:val="00A55B18"/>
    <w:rsid w:val="00A55C15"/>
    <w:rsid w:val="00A63635"/>
    <w:rsid w:val="00A657C2"/>
    <w:rsid w:val="00A7295B"/>
    <w:rsid w:val="00A75D8C"/>
    <w:rsid w:val="00A77FB2"/>
    <w:rsid w:val="00A84993"/>
    <w:rsid w:val="00A862BB"/>
    <w:rsid w:val="00AA35CF"/>
    <w:rsid w:val="00AC3159"/>
    <w:rsid w:val="00AD021A"/>
    <w:rsid w:val="00AD110F"/>
    <w:rsid w:val="00AD473D"/>
    <w:rsid w:val="00AE23AB"/>
    <w:rsid w:val="00AE7CC9"/>
    <w:rsid w:val="00AF5E01"/>
    <w:rsid w:val="00AF5F55"/>
    <w:rsid w:val="00B00F38"/>
    <w:rsid w:val="00B01351"/>
    <w:rsid w:val="00B01756"/>
    <w:rsid w:val="00B0508A"/>
    <w:rsid w:val="00B13CF2"/>
    <w:rsid w:val="00B1693E"/>
    <w:rsid w:val="00B201D5"/>
    <w:rsid w:val="00B20E49"/>
    <w:rsid w:val="00B20F7C"/>
    <w:rsid w:val="00B27185"/>
    <w:rsid w:val="00B37F55"/>
    <w:rsid w:val="00B53296"/>
    <w:rsid w:val="00B54B29"/>
    <w:rsid w:val="00B718FA"/>
    <w:rsid w:val="00B76BF1"/>
    <w:rsid w:val="00B94B8D"/>
    <w:rsid w:val="00B956D7"/>
    <w:rsid w:val="00BA05F6"/>
    <w:rsid w:val="00BA0C40"/>
    <w:rsid w:val="00BA2011"/>
    <w:rsid w:val="00BA312B"/>
    <w:rsid w:val="00BA6DF5"/>
    <w:rsid w:val="00BB7E7E"/>
    <w:rsid w:val="00BC3508"/>
    <w:rsid w:val="00BC4C9C"/>
    <w:rsid w:val="00BD26E7"/>
    <w:rsid w:val="00BD4BC0"/>
    <w:rsid w:val="00BE2A9E"/>
    <w:rsid w:val="00BF4A14"/>
    <w:rsid w:val="00BF6225"/>
    <w:rsid w:val="00C11F56"/>
    <w:rsid w:val="00C138A7"/>
    <w:rsid w:val="00C2788D"/>
    <w:rsid w:val="00C32187"/>
    <w:rsid w:val="00C322C1"/>
    <w:rsid w:val="00C33E8B"/>
    <w:rsid w:val="00C418A2"/>
    <w:rsid w:val="00C5065F"/>
    <w:rsid w:val="00C53A58"/>
    <w:rsid w:val="00C67BA0"/>
    <w:rsid w:val="00C704B8"/>
    <w:rsid w:val="00C7797C"/>
    <w:rsid w:val="00C8391C"/>
    <w:rsid w:val="00C87923"/>
    <w:rsid w:val="00C92133"/>
    <w:rsid w:val="00CA4B9A"/>
    <w:rsid w:val="00CB7974"/>
    <w:rsid w:val="00CB7F30"/>
    <w:rsid w:val="00CC17AF"/>
    <w:rsid w:val="00CC695C"/>
    <w:rsid w:val="00CD0985"/>
    <w:rsid w:val="00CD2235"/>
    <w:rsid w:val="00CD6BDE"/>
    <w:rsid w:val="00CD7D93"/>
    <w:rsid w:val="00CE26EC"/>
    <w:rsid w:val="00CE5C44"/>
    <w:rsid w:val="00CF095C"/>
    <w:rsid w:val="00CF6785"/>
    <w:rsid w:val="00D00CFB"/>
    <w:rsid w:val="00D03773"/>
    <w:rsid w:val="00D15A5E"/>
    <w:rsid w:val="00D23187"/>
    <w:rsid w:val="00D26AF4"/>
    <w:rsid w:val="00D36F34"/>
    <w:rsid w:val="00D41316"/>
    <w:rsid w:val="00D50B5F"/>
    <w:rsid w:val="00D53A4F"/>
    <w:rsid w:val="00D53D9F"/>
    <w:rsid w:val="00D62E38"/>
    <w:rsid w:val="00D63D4A"/>
    <w:rsid w:val="00D72BEE"/>
    <w:rsid w:val="00D74BF2"/>
    <w:rsid w:val="00D85654"/>
    <w:rsid w:val="00D86888"/>
    <w:rsid w:val="00D93A34"/>
    <w:rsid w:val="00D96B12"/>
    <w:rsid w:val="00DA79B9"/>
    <w:rsid w:val="00DB6043"/>
    <w:rsid w:val="00DB79B1"/>
    <w:rsid w:val="00DC077F"/>
    <w:rsid w:val="00DC1361"/>
    <w:rsid w:val="00DC2633"/>
    <w:rsid w:val="00DC7937"/>
    <w:rsid w:val="00DC7B6A"/>
    <w:rsid w:val="00DD2C73"/>
    <w:rsid w:val="00DD45B4"/>
    <w:rsid w:val="00DD564F"/>
    <w:rsid w:val="00DD68FD"/>
    <w:rsid w:val="00DE3614"/>
    <w:rsid w:val="00DE7010"/>
    <w:rsid w:val="00DF37FE"/>
    <w:rsid w:val="00DF5C54"/>
    <w:rsid w:val="00E010EA"/>
    <w:rsid w:val="00E0147F"/>
    <w:rsid w:val="00E016AA"/>
    <w:rsid w:val="00E10408"/>
    <w:rsid w:val="00E23051"/>
    <w:rsid w:val="00E23CBA"/>
    <w:rsid w:val="00E32286"/>
    <w:rsid w:val="00E33070"/>
    <w:rsid w:val="00E36641"/>
    <w:rsid w:val="00E4575B"/>
    <w:rsid w:val="00E53635"/>
    <w:rsid w:val="00E53719"/>
    <w:rsid w:val="00E5599D"/>
    <w:rsid w:val="00E606A8"/>
    <w:rsid w:val="00E60D19"/>
    <w:rsid w:val="00E61419"/>
    <w:rsid w:val="00E66AAF"/>
    <w:rsid w:val="00E67318"/>
    <w:rsid w:val="00E772E0"/>
    <w:rsid w:val="00E779ED"/>
    <w:rsid w:val="00E905D9"/>
    <w:rsid w:val="00E933CB"/>
    <w:rsid w:val="00E978AD"/>
    <w:rsid w:val="00EB149F"/>
    <w:rsid w:val="00EB6310"/>
    <w:rsid w:val="00EC5D32"/>
    <w:rsid w:val="00ED1EE9"/>
    <w:rsid w:val="00ED6997"/>
    <w:rsid w:val="00EE1FBE"/>
    <w:rsid w:val="00EF0C7E"/>
    <w:rsid w:val="00EF31EF"/>
    <w:rsid w:val="00EF364F"/>
    <w:rsid w:val="00EF366C"/>
    <w:rsid w:val="00EF5079"/>
    <w:rsid w:val="00F01098"/>
    <w:rsid w:val="00F06D15"/>
    <w:rsid w:val="00F07886"/>
    <w:rsid w:val="00F07F4C"/>
    <w:rsid w:val="00F14599"/>
    <w:rsid w:val="00F14B74"/>
    <w:rsid w:val="00F16EDB"/>
    <w:rsid w:val="00F23204"/>
    <w:rsid w:val="00F24393"/>
    <w:rsid w:val="00F35B82"/>
    <w:rsid w:val="00F35EC1"/>
    <w:rsid w:val="00F373AB"/>
    <w:rsid w:val="00F43A3E"/>
    <w:rsid w:val="00F4408C"/>
    <w:rsid w:val="00F5208B"/>
    <w:rsid w:val="00F77427"/>
    <w:rsid w:val="00F81411"/>
    <w:rsid w:val="00F82B2B"/>
    <w:rsid w:val="00F84102"/>
    <w:rsid w:val="00F863C3"/>
    <w:rsid w:val="00F90B13"/>
    <w:rsid w:val="00F93C67"/>
    <w:rsid w:val="00FA77E0"/>
    <w:rsid w:val="00FC092C"/>
    <w:rsid w:val="00FC0D54"/>
    <w:rsid w:val="00FC3CCD"/>
    <w:rsid w:val="00FD0710"/>
    <w:rsid w:val="00FD1C1F"/>
    <w:rsid w:val="00FD33A2"/>
    <w:rsid w:val="00FE2FBD"/>
    <w:rsid w:val="00FF0394"/>
    <w:rsid w:val="00FF17E0"/>
    <w:rsid w:val="00FF317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link w:val="Heading3Char"/>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link w:val="BodyTextChar"/>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 w:type="character" w:customStyle="1" w:styleId="BodyTextChar">
    <w:name w:val="Body Text Char"/>
    <w:basedOn w:val="DefaultParagraphFont"/>
    <w:link w:val="BodyText"/>
    <w:rsid w:val="00D53A4F"/>
    <w:rPr>
      <w:rFonts w:ascii="Times New Roman" w:hAnsi="Times New Roman"/>
    </w:rPr>
  </w:style>
  <w:style w:type="character" w:customStyle="1" w:styleId="Heading3Char">
    <w:name w:val="Heading 3 Char"/>
    <w:basedOn w:val="DefaultParagraphFont"/>
    <w:link w:val="Heading3"/>
    <w:uiPriority w:val="9"/>
    <w:rsid w:val="002A7424"/>
    <w:rPr>
      <w:rFonts w:ascii="Times New Roman" w:eastAsiaTheme="majorEastAsia" w:hAnsi="Times New Roman" w:cstheme="majorBidi"/>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doi.org/10.1016/j.cognition.2018.10.012" TargetMode="External"/><Relationship Id="rId26" Type="http://schemas.openxmlformats.org/officeDocument/2006/relationships/hyperlink" Target="https://doi.org/10.25080/Majora-92bf1922-00a" TargetMode="External"/><Relationship Id="rId39" Type="http://schemas.openxmlformats.org/officeDocument/2006/relationships/hyperlink" Target="http://arxiv.org/abs/1702.01201" TargetMode="External"/><Relationship Id="rId21" Type="http://schemas.openxmlformats.org/officeDocument/2006/relationships/hyperlink" Target="https://doi.org/10.1371/journal.pone.0071698" TargetMode="External"/><Relationship Id="rId34" Type="http://schemas.openxmlformats.org/officeDocument/2006/relationships/hyperlink" Target="https://doi.org/10.7717/peerj-cs.55" TargetMode="External"/><Relationship Id="rId42" Type="http://schemas.openxmlformats.org/officeDocument/2006/relationships/image" Target="media/image7.png"/><Relationship Id="rId47" Type="http://schemas.openxmlformats.org/officeDocument/2006/relationships/image" Target="media/image11.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3389/fpsyg.2012.00335" TargetMode="External"/><Relationship Id="rId29" Type="http://schemas.openxmlformats.org/officeDocument/2006/relationships/hyperlink" Target="https://doi.org/10.1016/j.cognition.2014.03.006" TargetMode="External"/><Relationship Id="rId11" Type="http://schemas.openxmlformats.org/officeDocument/2006/relationships/image" Target="media/image1.emf"/><Relationship Id="rId24" Type="http://schemas.openxmlformats.org/officeDocument/2006/relationships/hyperlink" Target="https://doi.org/10.3758/s13423-016-1032-7" TargetMode="External"/><Relationship Id="rId32" Type="http://schemas.openxmlformats.org/officeDocument/2006/relationships/hyperlink" Target="https://doi.org/10.3758/BF03213243" TargetMode="External"/><Relationship Id="rId37" Type="http://schemas.openxmlformats.org/officeDocument/2006/relationships/hyperlink" Target="https://doi.org/10.1038/s41592-019-0686-2" TargetMode="External"/><Relationship Id="rId40" Type="http://schemas.openxmlformats.org/officeDocument/2006/relationships/hyperlink" Target="https://doi.org/10.31219/osf.io/rv7sn" TargetMode="External"/><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doi.org/10.2307/1914185" TargetMode="External"/><Relationship Id="rId28" Type="http://schemas.openxmlformats.org/officeDocument/2006/relationships/hyperlink" Target="https://doi.org/10.1037/dec0000049" TargetMode="External"/><Relationship Id="rId36" Type="http://schemas.openxmlformats.org/officeDocument/2006/relationships/hyperlink" Target="https://doi.org/10.1037/a0032861"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doi.org/10.1038/s41586-020-2649-2" TargetMode="External"/><Relationship Id="rId31" Type="http://schemas.openxmlformats.org/officeDocument/2006/relationships/hyperlink" Target="https://doi.org/10.3758/BF03198244" TargetMode="External"/><Relationship Id="rId44" Type="http://schemas.openxmlformats.org/officeDocument/2006/relationships/image" Target="media/image9.emf"/><Relationship Id="rId52"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doi.org/10.1037/0033-295X.115.1.263" TargetMode="External"/><Relationship Id="rId27" Type="http://schemas.openxmlformats.org/officeDocument/2006/relationships/hyperlink" Target="https://doi.org/10.1016/j.jcps.2011.10.002" TargetMode="External"/><Relationship Id="rId30" Type="http://schemas.openxmlformats.org/officeDocument/2006/relationships/hyperlink" Target="https://doi.org/10.1016/0030-5073(76)90022-2" TargetMode="External"/><Relationship Id="rId35" Type="http://schemas.openxmlformats.org/officeDocument/2006/relationships/hyperlink" Target="https://doi.org/10.1002/bdm.1854" TargetMode="External"/><Relationship Id="rId43" Type="http://schemas.openxmlformats.org/officeDocument/2006/relationships/image" Target="media/image8.emf"/><Relationship Id="rId48" Type="http://schemas.openxmlformats.org/officeDocument/2006/relationships/image" Target="media/image12.emf"/><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i.org/10.1002/bdm.684" TargetMode="External"/><Relationship Id="rId25" Type="http://schemas.openxmlformats.org/officeDocument/2006/relationships/hyperlink" Target="https://doi.org/10.1002/bdm.2219" TargetMode="External"/><Relationship Id="rId33" Type="http://schemas.openxmlformats.org/officeDocument/2006/relationships/hyperlink" Target="https://doi.org/10.1037/0278-7393.9.4.676" TargetMode="External"/><Relationship Id="rId38" Type="http://schemas.openxmlformats.org/officeDocument/2006/relationships/hyperlink" Target="https://doi.org/10.1037/0278-7393.17.4.767" TargetMode="External"/><Relationship Id="rId46" Type="http://schemas.openxmlformats.org/officeDocument/2006/relationships/header" Target="header1.xml"/><Relationship Id="rId20" Type="http://schemas.openxmlformats.org/officeDocument/2006/relationships/hyperlink" Target="https://doi.org/10.1109/MCSE.2007.55"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B231B-448D-DD45-BCD7-3773E0CAE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60</Pages>
  <Words>17318</Words>
  <Characters>98715</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115802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Molter;Armin W. Thomas;Scott A. Huettel;Hauke R. Heekeren;Peter N. C. Mohr</dc:creator>
  <dc:description/>
  <cp:lastModifiedBy>Felix Molter</cp:lastModifiedBy>
  <cp:revision>59</cp:revision>
  <dcterms:created xsi:type="dcterms:W3CDTF">2021-01-26T03:58:00Z</dcterms:created>
  <dcterms:modified xsi:type="dcterms:W3CDTF">2021-01-30T17:22:00Z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